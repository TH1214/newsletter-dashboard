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2A4B4" w14:textId="77777777" w:rsidR="00FF2FC6" w:rsidRDefault="00000000">
      <w:pPr>
        <w:spacing w:before="2400" w:after="200"/>
        <w:jc w:val="center"/>
      </w:pPr>
      <w:r>
        <w:rPr>
          <w:rFonts w:eastAsia="Helvetica Neue"/>
          <w:b/>
          <w:bCs/>
          <w:color w:val="B5322C"/>
          <w:sz w:val="28"/>
          <w:szCs w:val="28"/>
        </w:rPr>
        <w:t>BOLGHERI DAILY BRIEF</w:t>
      </w:r>
    </w:p>
    <w:p w14:paraId="6ED53999" w14:textId="77777777" w:rsidR="00FF2FC6" w:rsidRDefault="00000000">
      <w:pPr>
        <w:spacing w:after="480"/>
        <w:jc w:val="center"/>
      </w:pPr>
      <w:r>
        <w:rPr>
          <w:rFonts w:eastAsia="Helvetica Neue"/>
          <w:b/>
          <w:bCs/>
          <w:sz w:val="44"/>
          <w:szCs w:val="44"/>
        </w:rPr>
        <w:t>Dashboard 仕様書</w:t>
      </w:r>
    </w:p>
    <w:p w14:paraId="050F82DF" w14:textId="77777777" w:rsidR="00FF2FC6" w:rsidRDefault="00000000">
      <w:pPr>
        <w:spacing w:after="120"/>
        <w:jc w:val="center"/>
      </w:pPr>
      <w:r>
        <w:rPr>
          <w:rFonts w:eastAsia="Helvetica Neue"/>
          <w:b/>
          <w:bCs/>
          <w:sz w:val="72"/>
          <w:szCs w:val="72"/>
        </w:rPr>
        <w:del w:id="100" w:author="Claude" w:date="2026-05-01T09:00:00Z">
          <w:r>
            <w:delText xml:space="preserve">v1.4</w:delText>
          </w:r>
        </w:del>
        <w:ins w:id="101" w:author="Claude" w:date="2026-05-01T09:00:00Z">
          <w:r>
            <w:t xml:space="preserve">v2.0</w:t>
          </w:r>
        </w:ins>
      </w:r>
    </w:p>
    <w:p w14:paraId="3F1C58CA" w14:textId="77777777" w:rsidR="00FF2FC6" w:rsidRDefault="00000000">
      <w:pPr>
        <w:spacing w:after="120"/>
        <w:jc w:val="center"/>
      </w:pPr>
      <w:r>
        <w:rPr>
          <w:rFonts w:eastAsia="Helvetica Neue"/>
          <w:i/>
          <w:iCs/>
          <w:color w:val="6A6D74"/>
          <w:sz w:val="28"/>
          <w:szCs w:val="28"/>
        </w:rPr>
        <w:t>Implementation Complete Edition</w:t>
      </w:r>
    </w:p>
    <w:p w14:paraId="3D870491" w14:textId="77777777" w:rsidR="00FF2FC6" w:rsidRDefault="00000000">
      <w:pPr>
        <w:spacing w:after="960"/>
        <w:jc w:val="center"/>
      </w:pPr>
      <w:r>
        <w:rPr>
          <w:rFonts w:eastAsia="Helvetica Neue"/>
          <w:color w:val="6A6D74"/>
        </w:rPr>
        <w:del w:id="102" w:author="Claude" w:date="2026-05-01T09:00:00Z">
          <w:r>
            <w:delText xml:space="preserve">（Phase 6 実装完了 + Pattern A/B 確定 + 2026-04-23 実装ログ）</w:delText>
          </w:r>
        </w:del>
        <w:ins w:id="103" w:author="Claude" w:date="2026-05-01T09:00:00Z">
          <w:r>
            <w:t xml:space="preserve">（Phase 10 完了 + 全ソースバックフィル + モバイルアーカイブ修正 + 2026-05-01 実装ログ）</w:t>
          </w:r>
        </w:ins>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FF2FC6" w14:paraId="2EB6353A" w14:textId="77777777">
        <w:tblPrEx>
          <w:tblCellMar>
            <w:top w:w="0" w:type="dxa"/>
            <w:bottom w:w="0" w:type="dxa"/>
          </w:tblCellMar>
        </w:tblPrEx>
        <w:trPr>
          <w:tblHeader/>
        </w:trPr>
        <w:tc>
          <w:tcPr>
            <w:tcW w:w="288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7FC6F794" w14:textId="77777777" w:rsidR="00FF2FC6" w:rsidRDefault="00000000">
            <w:r>
              <w:rPr>
                <w:rFonts w:eastAsia="Helvetica Neue"/>
                <w:b/>
                <w:bCs/>
                <w:color w:val="FFFFFF"/>
                <w:sz w:val="20"/>
                <w:szCs w:val="20"/>
              </w:rPr>
              <w:t>項目</w:t>
            </w:r>
          </w:p>
        </w:tc>
        <w:tc>
          <w:tcPr>
            <w:tcW w:w="648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0F14DEDB" w14:textId="77777777" w:rsidR="00FF2FC6" w:rsidRDefault="00000000">
            <w:r>
              <w:rPr>
                <w:rFonts w:eastAsia="Helvetica Neue"/>
                <w:b/>
                <w:bCs/>
                <w:color w:val="FFFFFF"/>
                <w:sz w:val="20"/>
                <w:szCs w:val="20"/>
              </w:rPr>
              <w:t>値</w:t>
            </w:r>
          </w:p>
        </w:tc>
      </w:tr>
      <w:tr w:rsidR="00FF2FC6" w14:paraId="3650B65A" w14:textId="77777777">
        <w:tblPrEx>
          <w:tblCellMar>
            <w:top w:w="0" w:type="dxa"/>
            <w:bottom w:w="0" w:type="dxa"/>
          </w:tblCellMar>
        </w:tblPrEx>
        <w:tc>
          <w:tcPr>
            <w:tcW w:w="28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F24B85B" w14:textId="77777777" w:rsidR="00FF2FC6" w:rsidRDefault="00000000">
            <w:r>
              <w:rPr>
                <w:rFonts w:eastAsia="Helvetica Neue"/>
                <w:b/>
                <w:bCs/>
                <w:sz w:val="20"/>
                <w:szCs w:val="20"/>
              </w:rPr>
              <w:t>最終更新</w:t>
            </w:r>
          </w:p>
        </w:tc>
        <w:tc>
          <w:tcPr>
            <w:tcW w:w="64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EC13D12" w14:textId="77777777" w:rsidR="00FF2FC6" w:rsidRDefault="00000000">
            <w:r>
              <w:rPr>
                <w:rFonts w:eastAsia="Helvetica Neue"/>
                <w:sz w:val="20"/>
                <w:szCs w:val="20"/>
              </w:rPr>
              <w:del w:id="104" w:author="Claude" w:date="2026-05-01T09:00:00Z">
                <w:r>
                  <w:delText xml:space="preserve">2026-04-23 (Thursday) 13:15 JST</w:delText>
                </w:r>
              </w:del>
              <w:ins w:id="105" w:author="Claude" w:date="2026-05-01T09:00:00Z">
                <w:r>
                  <w:t xml:space="preserve">2026-05-01 (Friday) 09:00 JST</w:t>
                </w:r>
              </w:ins>
            </w:r>
          </w:p>
        </w:tc>
      </w:tr>
      <w:tr w:rsidR="00FF2FC6" w14:paraId="2947A122" w14:textId="77777777">
        <w:tblPrEx>
          <w:tblCellMar>
            <w:top w:w="0" w:type="dxa"/>
            <w:bottom w:w="0" w:type="dxa"/>
          </w:tblCellMar>
        </w:tblPrEx>
        <w:tc>
          <w:tcPr>
            <w:tcW w:w="28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1707A3A" w14:textId="77777777" w:rsidR="00FF2FC6" w:rsidRDefault="00000000">
            <w:r>
              <w:rPr>
                <w:rFonts w:eastAsia="Helvetica Neue"/>
                <w:b/>
                <w:bCs/>
                <w:sz w:val="20"/>
                <w:szCs w:val="20"/>
              </w:rPr>
              <w:t>ステータス</w:t>
            </w:r>
          </w:p>
        </w:tc>
        <w:tc>
          <w:tcPr>
            <w:tcW w:w="64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30DF39C" w14:textId="77777777" w:rsidR="00FF2FC6" w:rsidRDefault="00000000">
            <w:r>
              <w:rPr>
                <w:rFonts w:eastAsia="Helvetica Neue"/>
                <w:sz w:val="20"/>
                <w:szCs w:val="20"/>
              </w:rPr>
              <w:del w:id="106" w:author="Claude" w:date="2026-05-01T09:00:00Z">
                <w:r>
                  <w:delText xml:space="preserve">Active — Phase 6 ✅ 完了、Phase 9-11 計画中</w:delText>
                </w:r>
              </w:del>
              <w:ins w:id="107" w:author="Claude" w:date="2026-05-01T09:00:00Z">
                <w:r>
                  <w:t xml:space="preserve">Active — Phase 10 ✅ 完了、Phase 2.5 / 3.5 / 7 / 8 / 9 / 11 計画中</w:t>
                </w:r>
              </w:ins>
            </w:r>
          </w:p>
        </w:tc>
      </w:tr>
      <w:tr w:rsidR="00FF2FC6" w14:paraId="548650BA" w14:textId="77777777">
        <w:tblPrEx>
          <w:tblCellMar>
            <w:top w:w="0" w:type="dxa"/>
            <w:bottom w:w="0" w:type="dxa"/>
          </w:tblCellMar>
        </w:tblPrEx>
        <w:tc>
          <w:tcPr>
            <w:tcW w:w="28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BFD59B0" w14:textId="77777777" w:rsidR="00FF2FC6" w:rsidRDefault="00000000">
            <w:r>
              <w:rPr>
                <w:rFonts w:eastAsia="Helvetica Neue"/>
                <w:b/>
                <w:bCs/>
                <w:sz w:val="20"/>
                <w:szCs w:val="20"/>
              </w:rPr>
              <w:t>リポジトリ</w:t>
            </w:r>
          </w:p>
        </w:tc>
        <w:tc>
          <w:tcPr>
            <w:tcW w:w="64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1668198" w14:textId="77777777" w:rsidR="00FF2FC6" w:rsidRDefault="00000000">
            <w:r>
              <w:rPr>
                <w:rFonts w:eastAsia="Helvetica Neue"/>
                <w:sz w:val="20"/>
                <w:szCs w:val="20"/>
              </w:rPr>
              <w:t>TH1214/newsletter-dashboard</w:t>
            </w:r>
          </w:p>
        </w:tc>
      </w:tr>
      <w:tr w:rsidR="00FF2FC6" w14:paraId="6004AB6E" w14:textId="77777777">
        <w:tblPrEx>
          <w:tblCellMar>
            <w:top w:w="0" w:type="dxa"/>
            <w:bottom w:w="0" w:type="dxa"/>
          </w:tblCellMar>
        </w:tblPrEx>
        <w:tc>
          <w:tcPr>
            <w:tcW w:w="28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FD3C55D" w14:textId="77777777" w:rsidR="00FF2FC6" w:rsidRDefault="00000000">
            <w:r>
              <w:rPr>
                <w:rFonts w:eastAsia="Helvetica Neue"/>
                <w:b/>
                <w:bCs/>
                <w:sz w:val="20"/>
                <w:szCs w:val="20"/>
              </w:rPr>
              <w:t>本番コミット</w:t>
            </w:r>
          </w:p>
        </w:tc>
        <w:tc>
          <w:tcPr>
            <w:tcW w:w="64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A476544" w14:textId="77777777" w:rsidR="00FF2FC6" w:rsidRDefault="00000000">
            <w:r>
              <w:rPr>
                <w:rFonts w:eastAsia="Helvetica Neue"/>
                <w:sz w:val="20"/>
                <w:szCs w:val="20"/>
              </w:rPr>
              <w:t>76e3ff8 Merge feat/v1.3-gs-grade-illustration</w:t>
            </w:r>
          </w:p>
        </w:tc>
      </w:tr>
      <w:tr w:rsidR="00FF2FC6" w14:paraId="3B4321B9" w14:textId="77777777">
        <w:tblPrEx>
          <w:tblCellMar>
            <w:top w:w="0" w:type="dxa"/>
            <w:bottom w:w="0" w:type="dxa"/>
          </w:tblCellMar>
        </w:tblPrEx>
        <w:tc>
          <w:tcPr>
            <w:tcW w:w="28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E3190F9" w14:textId="77777777" w:rsidR="00FF2FC6" w:rsidRDefault="00000000">
            <w:r>
              <w:rPr>
                <w:rFonts w:eastAsia="Helvetica Neue"/>
                <w:b/>
                <w:bCs/>
                <w:sz w:val="20"/>
                <w:szCs w:val="20"/>
              </w:rPr>
              <w:t>公開URL</w:t>
            </w:r>
          </w:p>
        </w:tc>
        <w:tc>
          <w:tcPr>
            <w:tcW w:w="64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E937D85" w14:textId="77777777" w:rsidR="00FF2FC6" w:rsidRDefault="00000000">
            <w:r>
              <w:rPr>
                <w:rFonts w:eastAsia="Helvetica Neue"/>
                <w:sz w:val="20"/>
                <w:szCs w:val="20"/>
              </w:rPr>
              <w:t>https://th1214.github.io/newsletter-dashboard/</w:t>
            </w:r>
          </w:p>
        </w:tc>
      </w:tr>
      <w:tr w:rsidR="00FF2FC6" w14:paraId="3973E79D" w14:textId="77777777">
        <w:tblPrEx>
          <w:tblCellMar>
            <w:top w:w="0" w:type="dxa"/>
            <w:bottom w:w="0" w:type="dxa"/>
          </w:tblCellMar>
        </w:tblPrEx>
        <w:tc>
          <w:tcPr>
            <w:tcW w:w="28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97177D9" w14:textId="77777777" w:rsidR="00FF2FC6" w:rsidRDefault="00000000">
            <w:r>
              <w:rPr>
                <w:rFonts w:eastAsia="Helvetica Neue"/>
                <w:b/>
                <w:bCs/>
                <w:sz w:val="20"/>
                <w:szCs w:val="20"/>
              </w:rPr>
              <w:t>バージョン</w:t>
            </w:r>
          </w:p>
        </w:tc>
        <w:tc>
          <w:tcPr>
            <w:tcW w:w="64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10F77CE" w14:textId="77777777" w:rsidR="00FF2FC6" w:rsidRDefault="00000000">
            <w:r>
              <w:rPr>
                <w:rFonts w:eastAsia="Helvetica Neue"/>
                <w:sz w:val="20"/>
                <w:szCs w:val="20"/>
              </w:rPr>
              <w:del w:id="116" w:author="Claude" w:date="2026-05-01T09:00:00Z">
                <w:r>
                  <w:delText xml:space="preserve">v1.4 (Implementation Complete Edition)</w:delText>
                </w:r>
              </w:del>
              <w:ins w:id="117" w:author="Claude" w:date="2026-05-01T09:00:00Z">
                <w:r>
                  <w:t xml:space="preserve">v2.0 (Phase 10 Complete Edition)</w:t>
                </w:r>
              </w:ins>
            </w:r>
          </w:p>
        </w:tc>
      </w:tr>
      <w:tr w:rsidR="00FF2FC6" w14:paraId="6C68B555" w14:textId="77777777">
        <w:tblPrEx>
          <w:tblCellMar>
            <w:top w:w="0" w:type="dxa"/>
            <w:bottom w:w="0" w:type="dxa"/>
          </w:tblCellMar>
        </w:tblPrEx>
        <w:tc>
          <w:tcPr>
            <w:tcW w:w="28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E893A58" w14:textId="77777777" w:rsidR="00FF2FC6" w:rsidRDefault="00000000">
            <w:r>
              <w:rPr>
                <w:rFonts w:eastAsia="Helvetica Neue"/>
                <w:b/>
                <w:bCs/>
                <w:sz w:val="20"/>
                <w:szCs w:val="20"/>
              </w:rPr>
              <w:t>前版</w:t>
            </w:r>
          </w:p>
        </w:tc>
        <w:tc>
          <w:tcPr>
            <w:tcW w:w="64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190004F" w14:textId="77777777" w:rsidR="00FF2FC6" w:rsidRDefault="00000000">
            <w:r>
              <w:rPr>
                <w:rFonts w:eastAsia="Helvetica Neue"/>
                <w:sz w:val="20"/>
                <w:szCs w:val="20"/>
              </w:rPr>
              <w:t>v1.3 (2026-04-23 12:00 JST 策定時点 — 計画段階)</w:t>
            </w:r>
          </w:p>
        </w:tc>
      </w:tr>
      <w:tr w:rsidR="00FF2FC6" w14:paraId="0AF68B47" w14:textId="77777777">
        <w:tblPrEx>
          <w:tblCellMar>
            <w:top w:w="0" w:type="dxa"/>
            <w:bottom w:w="0" w:type="dxa"/>
          </w:tblCellMar>
        </w:tblPrEx>
        <w:tc>
          <w:tcPr>
            <w:tcW w:w="28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8016788" w14:textId="77777777" w:rsidR="00FF2FC6" w:rsidRDefault="00000000">
            <w:r>
              <w:rPr>
                <w:rFonts w:eastAsia="Helvetica Neue"/>
                <w:b/>
                <w:bCs/>
                <w:sz w:val="20"/>
                <w:szCs w:val="20"/>
              </w:rPr>
              <w:t>本版の性質</w:t>
            </w:r>
          </w:p>
        </w:tc>
        <w:tc>
          <w:tcPr>
            <w:tcW w:w="64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8ED843B" w14:textId="77777777" w:rsidR="00FF2FC6" w:rsidRDefault="00000000">
            <w:r>
              <w:rPr>
                <w:rFonts w:eastAsia="Helvetica Neue"/>
                <w:sz w:val="20"/>
                <w:szCs w:val="20"/>
              </w:rPr>
              <w:t>v1.3 の計画を実装完了として記録、新規発見課題 3 件を追加、実装ログ (§12) 新設</w:t>
            </w:r>
          </w:p>
        </w:tc>
      </w:tr>
    </w:tbl>
    <w:p w14:paraId="2F49CCFB" w14:textId="77777777" w:rsidR="00FF2FC6" w:rsidRDefault="00000000">
      <w:r>
        <w:br w:type="page"/>
      </w:r>
    </w:p>
    <w:p w14:paraId="3D4976C6" w14:textId="77777777" w:rsidR="00FF2FC6" w:rsidRDefault="00000000">
      <w:pPr>
        <w:pStyle w:val="1"/>
      </w:pPr>
      <w:r>
        <w:lastRenderedPageBreak/>
        <w:t>目次</w:t>
      </w:r>
    </w:p>
    <w:p w14:paraId="465E6F9B" w14:textId="77777777" w:rsidR="00FF2FC6" w:rsidRDefault="00000000">
      <w:pPr>
        <w:spacing w:after="120"/>
      </w:pPr>
      <w:r>
        <w:rPr>
          <w:rFonts w:eastAsia="Helvetica Neue"/>
        </w:rPr>
        <w:t>§1. システム概要</w:t>
      </w:r>
    </w:p>
    <w:p w14:paraId="2FEC79CE" w14:textId="77777777" w:rsidR="00FF2FC6" w:rsidRDefault="00000000">
      <w:pPr>
        <w:spacing w:after="120"/>
      </w:pPr>
      <w:r>
        <w:rPr>
          <w:rFonts w:eastAsia="Helvetica Neue"/>
        </w:rPr>
        <w:t>§2. ディレクトリ構成</w:t>
      </w:r>
    </w:p>
    <w:p w14:paraId="1E09AE47" w14:textId="77777777" w:rsidR="00FF2FC6" w:rsidRDefault="00000000">
      <w:pPr>
        <w:spacing w:after="120"/>
      </w:pPr>
      <w:r>
        <w:rPr>
          <w:rFonts w:eastAsia="Helvetica Neue"/>
        </w:rPr>
        <w:t>§3. コンポーネント仕様</w:t>
      </w:r>
    </w:p>
    <w:p w14:paraId="746F967B" w14:textId="77777777" w:rsidR="00FF2FC6" w:rsidRDefault="00000000">
      <w:pPr>
        <w:spacing w:after="120"/>
      </w:pPr>
      <w:r>
        <w:rPr>
          <w:rFonts w:eastAsia="Helvetica Neue"/>
          <w:b/>
          <w:bCs/>
        </w:rPr>
        <w:t>§4. Hero 画像生成エンジン詳細仕様 (v1.1 SPEC 全 13 節 統合)</w:t>
      </w:r>
    </w:p>
    <w:p w14:paraId="77ECF1D4" w14:textId="77777777" w:rsidR="00FF2FC6" w:rsidRDefault="00000000">
      <w:pPr>
        <w:spacing w:after="120"/>
      </w:pPr>
      <w:r>
        <w:rPr>
          <w:rFonts w:eastAsia="Helvetica Neue"/>
          <w:color w:val="6A6D74"/>
        </w:rPr>
        <w:t xml:space="preserve">     §4.0 〜 §4.13  (v1.3 継承)</w:t>
      </w:r>
    </w:p>
    <w:p w14:paraId="580649AD" w14:textId="77777777" w:rsidR="00FF2FC6" w:rsidRDefault="00000000">
      <w:pPr>
        <w:spacing w:after="120"/>
      </w:pPr>
      <w:r>
        <w:rPr>
          <w:rFonts w:eastAsia="Helvetica Neue"/>
        </w:rPr>
        <w:t>§5. ソース一覧</w:t>
      </w:r>
    </w:p>
    <w:p w14:paraId="04454ED6" w14:textId="77777777" w:rsidR="00FF2FC6" w:rsidRDefault="00000000">
      <w:pPr>
        <w:spacing w:after="120"/>
      </w:pPr>
      <w:r>
        <w:rPr>
          <w:rFonts w:eastAsia="Helvetica Neue"/>
        </w:rPr>
        <w:t>§6. 運用フロー</w:t>
      </w:r>
    </w:p>
    <w:p w14:paraId="71EE2B2D" w14:textId="77777777" w:rsidR="00FF2FC6" w:rsidRDefault="00000000">
      <w:pPr>
        <w:spacing w:after="120"/>
      </w:pPr>
      <w:r>
        <w:rPr>
          <w:rFonts w:eastAsia="Helvetica Neue"/>
        </w:rPr>
        <w:t>§7. 監視・トラブルシュート</w:t>
      </w:r>
    </w:p>
    <w:p w14:paraId="58FB4978" w14:textId="77777777" w:rsidR="00FF2FC6" w:rsidRDefault="00000000">
      <w:pPr>
        <w:spacing w:after="120"/>
      </w:pPr>
      <w:r>
        <w:rPr>
          <w:rFonts w:eastAsia="Helvetica Neue"/>
          <w:b/>
          <w:bCs/>
        </w:rPr>
        <w:del w:id="108" w:author="Claude" w:date="2026-05-01T09:00:00Z">
          <w:r>
            <w:delText xml:space="preserve">§8. 既知の課題 (解消 3 件 + 新規 3 件) 【v1.4 更新】</w:delText>
          </w:r>
        </w:del>
        <w:ins w:id="109" w:author="Claude" w:date="2026-05-01T09:00:00Z">
          <w:r>
            <w:t xml:space="preserve">§8. 既知の課題 (解消 4 件 + 新規 3 件) 【v2.0 更新】</w:t>
          </w:r>
        </w:ins>
      </w:r>
    </w:p>
    <w:p w14:paraId="3B3E5EA1" w14:textId="77777777" w:rsidR="00FF2FC6" w:rsidRDefault="00000000">
      <w:pPr>
        <w:spacing w:after="120"/>
      </w:pPr>
      <w:r>
        <w:rPr>
          <w:rFonts w:eastAsia="Helvetica Neue"/>
          <w:b/>
          <w:bCs/>
        </w:rPr>
        <w:t>§9. illustration fix パッチ実装完了記録 【v1.4 更新】</w:t>
      </w:r>
    </w:p>
    <w:p w14:paraId="62C11EC1" w14:textId="77777777" w:rsidR="00FF2FC6" w:rsidRDefault="00000000">
      <w:pPr>
        <w:spacing w:after="120"/>
      </w:pPr>
      <w:r>
        <w:rPr>
          <w:rFonts w:eastAsia="Helvetica Neue"/>
        </w:rPr>
        <w:t>§10. 運用ガイドライン (branch 運用 / Cowork 制約)</w:t>
      </w:r>
    </w:p>
    <w:p w14:paraId="25C5AAE8" w14:textId="77777777" w:rsidR="00FF2FC6" w:rsidRDefault="00000000">
      <w:pPr>
        <w:spacing w:after="120"/>
      </w:pPr>
      <w:r>
        <w:rPr>
          <w:rFonts w:eastAsia="Helvetica Neue"/>
        </w:rPr>
        <w:del w:id="110" w:author="Claude" w:date="2026-05-01T09:00:00Z">
          <w:r>
            <w:delText xml:space="preserve">§11. ロードマップ 【v1.4 更新】</w:delText>
          </w:r>
        </w:del>
        <w:ins w:id="111" w:author="Claude" w:date="2026-05-01T09:00:00Z">
          <w:r>
            <w:t xml:space="preserve">§11. ロードマップ 【v2.0 更新】</w:t>
          </w:r>
        </w:ins>
      </w:r>
    </w:p>
    <w:p w14:paraId="2B3A4320" w14:textId="77777777" w:rsidR="00FF2FC6" w:rsidRDefault="00000000">
      <w:pPr>
        <w:spacing w:after="120"/>
      </w:pPr>
      <w:r>
        <w:rPr>
          <w:rFonts w:eastAsia="Helvetica Neue"/>
          <w:b/>
          <w:bCs/>
        </w:rPr>
        <w:del w:id="112" w:author="Claude" w:date="2026-05-01T09:00:00Z">
          <w:r>
            <w:delText xml:space="preserve">§12. 2026-04-23 実装ログ 【v1.4 新規】</w:delText>
          </w:r>
        </w:del>
        <w:ins w:id="113" w:author="Claude" w:date="2026-05-01T09:00:00Z">
          <w:r>
            <w:t xml:space="preserve">§12. 2026-04-23 実装ログ (Phase 6 完了)</w:t>
          </w:r>
        </w:ins>
      </w:r>
    </w:p>
    <w:p w14:paraId="6D000001" w14:textId="77777777" w:rsidR="00000000" w:rsidRDefault="00000000">
      <w:pPr>
        <w:pStyle w:val="a3"/>
        <w:tabs>
          <w:tab w:val="right" w:leader="dot" w:pos="9020"/>
        </w:tabs>
      </w:pPr>
      <w:ins w:id="500" w:author="Claude" w:date="2026-05-01T09:00:00Z">
        <w:r>
          <w:t xml:space="preserve">§13. 2026-04-24〜2026-05-01 実装ログ (Phase 10 完了) 【v2.0 新規】</w:t>
        </w:r>
      </w:ins>
    </w:p>
    <w:p w14:paraId="752DE8FB" w14:textId="77777777" w:rsidR="00FF2FC6" w:rsidRDefault="00000000">
      <w:pPr>
        <w:spacing w:after="120"/>
      </w:pPr>
      <w:r>
        <w:rPr>
          <w:rFonts w:eastAsia="Helvetica Neue"/>
        </w:rPr>
        <w:del w:id="114" w:author="Claude" w:date="2026-05-01T09:00:00Z">
          <w:r>
            <w:delText xml:space="preserve">付録A. 改訂履歴 (v1.0 → v1.4)</w:delText>
          </w:r>
        </w:del>
        <w:ins w:id="115" w:author="Claude" w:date="2026-05-01T09:00:00Z">
          <w:r>
            <w:t xml:space="preserve">付録A. 改訂履歴 (v1.0 → v2.0)</w:t>
          </w:r>
        </w:ins>
      </w:r>
    </w:p>
    <w:p w14:paraId="7D4FD486" w14:textId="77777777" w:rsidR="00FF2FC6" w:rsidRDefault="00000000">
      <w:pPr>
        <w:spacing w:after="120"/>
      </w:pPr>
      <w:r>
        <w:rPr>
          <w:rFonts w:eastAsia="Helvetica Neue"/>
          <w:b/>
          <w:bCs/>
        </w:rPr>
        <w:t>付録B. v1.3 → v1.4 変更履歴詳細 【v1.4 新規】</w:t>
      </w:r>
    </w:p>
    <w:p w14:paraId="7A9915BB" w14:textId="77777777" w:rsidR="00FF2FC6" w:rsidRDefault="00000000">
      <w:pPr>
        <w:spacing w:after="120"/>
      </w:pPr>
      <w:r>
        <w:rPr>
          <w:rFonts w:eastAsia="Helvetica Neue"/>
          <w:b/>
          <w:bCs/>
        </w:rPr>
        <w:t>付録C. SPEC_hero_v1.1_2026-04-22.md 原本全文 (参照用)</w:t>
      </w:r>
    </w:p>
    <w:p w14:paraId="5DE3AD47" w14:textId="77777777" w:rsidR="00FF2FC6" w:rsidRDefault="00000000">
      <w:r>
        <w:br w:type="page"/>
      </w:r>
    </w:p>
    <w:p w14:paraId="027B70DC" w14:textId="77777777" w:rsidR="00FF2FC6" w:rsidRDefault="00000000">
      <w:pPr>
        <w:pStyle w:val="1"/>
      </w:pPr>
      <w:r>
        <w:lastRenderedPageBreak/>
        <w:t>§1. システム概要</w:t>
      </w:r>
      <w:r>
        <w:rPr>
          <w:color w:val="B5322C"/>
          <w:sz w:val="20"/>
          <w:szCs w:val="20"/>
        </w:rPr>
        <w:t xml:space="preserve">  【v1.3 更新】</w:t>
      </w:r>
    </w:p>
    <w:p w14:paraId="54A56942" w14:textId="77777777" w:rsidR="00FF2FC6" w:rsidRDefault="00000000">
      <w:pPr>
        <w:spacing w:after="120"/>
      </w:pPr>
      <w:r>
        <w:rPr>
          <w:rFonts w:eastAsia="Helvetica Neue"/>
        </w:rPr>
        <w:t>英語ニュースレター 7 媒体を毎朝自動取得・日本語翻訳し、Hugo 静的サイトとして GitHub Pages で配信するダッシュボード。月額 ¥0。全工程が GitHub Actions 上で完結する。</w:t>
      </w:r>
    </w:p>
    <w:p w14:paraId="68C3F1CD" w14:textId="77777777" w:rsidR="00FF2FC6" w:rsidRDefault="00000000">
      <w:pPr>
        <w:spacing w:after="120"/>
      </w:pPr>
      <w:r>
        <w:rPr>
          <w:rFonts w:eastAsia="Helvetica Neue"/>
        </w:rPr>
        <w:t>v1.2 では Gemini 2.5 Flash Image による Hero 画像自動生成（毎日 7 枚）と動的フロントエンドローダーを実装した。v1.3 ではその Hero 画像生成を 2 段階プロンプト (SPEC v1.1) へ刷新する計画を策定し、v1.4 で実装完了。Pattern A (editorial satire) / Pattern B (modern flat lifestyle) の 2 分類による媒体別 illustration 出力が本番適用された。</w:t>
      </w:r>
    </w:p>
    <w:p w14:paraId="40203ABC" w14:textId="77777777" w:rsidR="00FF2FC6" w:rsidRDefault="00000000">
      <w:pPr>
        <w:pStyle w:val="2"/>
      </w:pPr>
      <w:r>
        <w:t>1.1 アーキテクチャ</w:t>
      </w:r>
    </w:p>
    <w:p w14:paraId="2F7A2267" w14:textId="77777777" w:rsidR="00FF2FC6" w:rsidRDefault="00000000">
      <w:pPr>
        <w:shd w:val="clear" w:color="auto" w:fill="F6F4EE"/>
        <w:ind w:left="360"/>
      </w:pPr>
      <w:r>
        <w:rPr>
          <w:rFonts w:ascii="Courier New" w:eastAsia="Courier New" w:hAnsi="Courier New" w:cs="Courier New"/>
          <w:color w:val="303641"/>
          <w:sz w:val="18"/>
          <w:szCs w:val="18"/>
        </w:rPr>
        <w:t>┌─────────┐   ┌─────────────────────────────────────┐   ┌───────────┐</w:t>
      </w:r>
    </w:p>
    <w:p w14:paraId="7B8696AA" w14:textId="77777777" w:rsidR="00FF2FC6" w:rsidRDefault="00000000">
      <w:pPr>
        <w:shd w:val="clear" w:color="auto" w:fill="F6F4EE"/>
        <w:ind w:left="360"/>
      </w:pPr>
      <w:r>
        <w:rPr>
          <w:rFonts w:ascii="Courier New" w:eastAsia="Courier New" w:hAnsi="Courier New" w:cs="Courier New"/>
          <w:color w:val="303641"/>
          <w:sz w:val="18"/>
          <w:szCs w:val="18"/>
        </w:rPr>
        <w:t>│  Gmail  │──►│    GitHub Actions (21:00 UTC 日次)   │──►│ GitHub    │</w:t>
      </w:r>
    </w:p>
    <w:p w14:paraId="754F025F" w14:textId="77777777" w:rsidR="00FF2FC6" w:rsidRDefault="00000000">
      <w:pPr>
        <w:shd w:val="clear" w:color="auto" w:fill="F6F4EE"/>
        <w:ind w:left="360"/>
      </w:pPr>
      <w:r>
        <w:rPr>
          <w:rFonts w:ascii="Courier New" w:eastAsia="Courier New" w:hAnsi="Courier New" w:cs="Courier New"/>
          <w:color w:val="303641"/>
          <w:sz w:val="18"/>
          <w:szCs w:val="18"/>
        </w:rPr>
        <w:t>│ 7ソース │   │  fetch → translate → hero image gen  │   │ Repo main │</w:t>
      </w:r>
    </w:p>
    <w:p w14:paraId="731AF80F" w14:textId="77777777" w:rsidR="00FF2FC6" w:rsidRDefault="00000000">
      <w:pPr>
        <w:shd w:val="clear" w:color="auto" w:fill="F6F4EE"/>
        <w:ind w:left="360"/>
      </w:pPr>
      <w:r>
        <w:rPr>
          <w:rFonts w:ascii="Courier New" w:eastAsia="Courier New" w:hAnsi="Courier New" w:cs="Courier New"/>
          <w:color w:val="303641"/>
          <w:sz w:val="18"/>
          <w:szCs w:val="18"/>
        </w:rPr>
        <w:t>└─────────┘   │   (Gmail OAuth / GPT-4.1 / Gemini)   │   └─────┬─────┘</w:t>
      </w:r>
    </w:p>
    <w:p w14:paraId="6CAB59E6" w14:textId="77777777" w:rsidR="00FF2FC6" w:rsidRDefault="00000000">
      <w:pPr>
        <w:shd w:val="clear" w:color="auto" w:fill="F6F4EE"/>
        <w:ind w:left="360"/>
      </w:pPr>
      <w:r>
        <w:rPr>
          <w:rFonts w:ascii="Courier New" w:eastAsia="Courier New" w:hAnsi="Courier New" w:cs="Courier New"/>
          <w:color w:val="303641"/>
          <w:sz w:val="18"/>
          <w:szCs w:val="18"/>
        </w:rPr>
        <w:t xml:space="preserve">              └─────────────────────────────────────┘         │</w:t>
      </w:r>
    </w:p>
    <w:p w14:paraId="04A4AF8A"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CEEF2A9"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5E019B5" w14:textId="77777777" w:rsidR="00FF2FC6" w:rsidRDefault="00000000">
      <w:pPr>
        <w:shd w:val="clear" w:color="auto" w:fill="F6F4EE"/>
        <w:ind w:left="360"/>
      </w:pPr>
      <w:r>
        <w:rPr>
          <w:rFonts w:ascii="Courier New" w:eastAsia="Courier New" w:hAnsi="Courier New" w:cs="Courier New"/>
          <w:color w:val="303641"/>
          <w:sz w:val="18"/>
          <w:szCs w:val="18"/>
        </w:rPr>
        <w:t xml:space="preserve">                                                       │  deploy.yml  │</w:t>
      </w:r>
    </w:p>
    <w:p w14:paraId="71470633" w14:textId="77777777" w:rsidR="00FF2FC6" w:rsidRDefault="00000000">
      <w:pPr>
        <w:shd w:val="clear" w:color="auto" w:fill="F6F4EE"/>
        <w:ind w:left="360"/>
      </w:pPr>
      <w:r>
        <w:rPr>
          <w:rFonts w:ascii="Courier New" w:eastAsia="Courier New" w:hAnsi="Courier New" w:cs="Courier New"/>
          <w:color w:val="303641"/>
          <w:sz w:val="18"/>
          <w:szCs w:val="18"/>
        </w:rPr>
        <w:t xml:space="preserve">                                                       │  Hugo build  │</w:t>
      </w:r>
    </w:p>
    <w:p w14:paraId="4CC5BD60" w14:textId="77777777" w:rsidR="00FF2FC6" w:rsidRDefault="00000000">
      <w:pPr>
        <w:shd w:val="clear" w:color="auto" w:fill="F6F4EE"/>
        <w:ind w:left="360"/>
      </w:pPr>
      <w:r>
        <w:rPr>
          <w:rFonts w:ascii="Courier New" w:eastAsia="Courier New" w:hAnsi="Courier New" w:cs="Courier New"/>
          <w:color w:val="303641"/>
          <w:sz w:val="18"/>
          <w:szCs w:val="18"/>
        </w:rPr>
        <w:t xml:space="preserve">                                                       │  Pages公開    │</w:t>
      </w:r>
    </w:p>
    <w:p w14:paraId="58FEE676"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45DC2DDC" w14:textId="77777777" w:rsidR="00FF2FC6" w:rsidRDefault="00000000">
      <w:pPr>
        <w:pStyle w:val="2"/>
      </w:pPr>
      <w:r>
        <w:t>1.2 コスト構造（2026年4月時点）</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2400"/>
        <w:gridCol w:w="2160"/>
      </w:tblGrid>
      <w:tr w:rsidR="00FF2FC6" w14:paraId="723EA8A9" w14:textId="77777777">
        <w:tblPrEx>
          <w:tblCellMar>
            <w:top w:w="0" w:type="dxa"/>
            <w:bottom w:w="0" w:type="dxa"/>
          </w:tblCellMar>
        </w:tblPrEx>
        <w:trPr>
          <w:tblHeader/>
        </w:trPr>
        <w:tc>
          <w:tcPr>
            <w:tcW w:w="30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2AD82777" w14:textId="77777777" w:rsidR="00FF2FC6" w:rsidRDefault="00000000">
            <w:r>
              <w:rPr>
                <w:rFonts w:eastAsia="Helvetica Neue"/>
                <w:b/>
                <w:bCs/>
                <w:color w:val="FFFFFF"/>
                <w:sz w:val="20"/>
                <w:szCs w:val="20"/>
              </w:rPr>
              <w:t>項目</w:t>
            </w:r>
          </w:p>
        </w:tc>
        <w:tc>
          <w:tcPr>
            <w:tcW w:w="18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416ED234" w14:textId="77777777" w:rsidR="00FF2FC6" w:rsidRDefault="00000000">
            <w:r>
              <w:rPr>
                <w:rFonts w:eastAsia="Helvetica Neue"/>
                <w:b/>
                <w:bCs/>
                <w:color w:val="FFFFFF"/>
                <w:sz w:val="20"/>
                <w:szCs w:val="20"/>
              </w:rPr>
              <w:t>提供元</w:t>
            </w:r>
          </w:p>
        </w:tc>
        <w:tc>
          <w:tcPr>
            <w:tcW w:w="24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5382E3CA" w14:textId="77777777" w:rsidR="00FF2FC6" w:rsidRDefault="00000000">
            <w:r>
              <w:rPr>
                <w:rFonts w:eastAsia="Helvetica Neue"/>
                <w:b/>
                <w:bCs/>
                <w:color w:val="FFFFFF"/>
                <w:sz w:val="20"/>
                <w:szCs w:val="20"/>
              </w:rPr>
              <w:t>制限</w:t>
            </w:r>
          </w:p>
        </w:tc>
        <w:tc>
          <w:tcPr>
            <w:tcW w:w="21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5F69A07C" w14:textId="77777777" w:rsidR="00FF2FC6" w:rsidRDefault="00000000">
            <w:r>
              <w:rPr>
                <w:rFonts w:eastAsia="Helvetica Neue"/>
                <w:b/>
                <w:bCs/>
                <w:color w:val="FFFFFF"/>
                <w:sz w:val="20"/>
                <w:szCs w:val="20"/>
              </w:rPr>
              <w:t>現状消費</w:t>
            </w:r>
          </w:p>
        </w:tc>
      </w:tr>
      <w:tr w:rsidR="00FF2FC6" w14:paraId="1CE8D8FA" w14:textId="77777777">
        <w:tblPrEx>
          <w:tblCellMar>
            <w:top w:w="0" w:type="dxa"/>
            <w:bottom w:w="0" w:type="dxa"/>
          </w:tblCellMar>
        </w:tblPrEx>
        <w:tc>
          <w:tcPr>
            <w:tcW w:w="3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8D93FA5" w14:textId="77777777" w:rsidR="00FF2FC6" w:rsidRDefault="00000000">
            <w:r>
              <w:rPr>
                <w:rFonts w:eastAsia="Helvetica Neue"/>
                <w:sz w:val="20"/>
                <w:szCs w:val="20"/>
              </w:rPr>
              <w:t>GitHub Actions (public)</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16B9E7D" w14:textId="77777777" w:rsidR="00FF2FC6" w:rsidRDefault="00000000">
            <w:r>
              <w:rPr>
                <w:rFonts w:eastAsia="Helvetica Neue"/>
                <w:sz w:val="20"/>
                <w:szCs w:val="20"/>
              </w:rPr>
              <w:t>GitHub</w:t>
            </w:r>
          </w:p>
        </w:tc>
        <w:tc>
          <w:tcPr>
            <w:tcW w:w="24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8AC23C9" w14:textId="77777777" w:rsidR="00FF2FC6" w:rsidRDefault="00000000">
            <w:r>
              <w:rPr>
                <w:rFonts w:eastAsia="Helvetica Neue"/>
                <w:sz w:val="20"/>
                <w:szCs w:val="20"/>
              </w:rPr>
              <w:t>無制限</w:t>
            </w:r>
          </w:p>
        </w:tc>
        <w:tc>
          <w:tcPr>
            <w:tcW w:w="2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EE5B1F6" w14:textId="77777777" w:rsidR="00FF2FC6" w:rsidRDefault="00000000">
            <w:r>
              <w:rPr>
                <w:rFonts w:eastAsia="Helvetica Neue"/>
                <w:sz w:val="20"/>
                <w:szCs w:val="20"/>
              </w:rPr>
              <w:t>≒13 分/日</w:t>
            </w:r>
          </w:p>
        </w:tc>
      </w:tr>
      <w:tr w:rsidR="00FF2FC6" w14:paraId="62B4F90E" w14:textId="77777777">
        <w:tblPrEx>
          <w:tblCellMar>
            <w:top w:w="0" w:type="dxa"/>
            <w:bottom w:w="0" w:type="dxa"/>
          </w:tblCellMar>
        </w:tblPrEx>
        <w:tc>
          <w:tcPr>
            <w:tcW w:w="3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BD8A18C" w14:textId="77777777" w:rsidR="00FF2FC6" w:rsidRDefault="00000000">
            <w:r>
              <w:rPr>
                <w:rFonts w:eastAsia="Helvetica Neue"/>
                <w:sz w:val="20"/>
                <w:szCs w:val="20"/>
              </w:rPr>
              <w:t>GitHub Pages</w:t>
            </w:r>
          </w:p>
        </w:tc>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0BA5093" w14:textId="77777777" w:rsidR="00FF2FC6" w:rsidRDefault="00000000">
            <w:r>
              <w:rPr>
                <w:rFonts w:eastAsia="Helvetica Neue"/>
                <w:sz w:val="20"/>
                <w:szCs w:val="20"/>
              </w:rPr>
              <w:t>GitHub</w:t>
            </w:r>
          </w:p>
        </w:tc>
        <w:tc>
          <w:tcPr>
            <w:tcW w:w="24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6B1F3A3" w14:textId="77777777" w:rsidR="00FF2FC6" w:rsidRDefault="00000000">
            <w:r>
              <w:rPr>
                <w:rFonts w:eastAsia="Helvetica Neue"/>
                <w:sz w:val="20"/>
                <w:szCs w:val="20"/>
              </w:rPr>
              <w:t>100GB/月 転送</w:t>
            </w:r>
          </w:p>
        </w:tc>
        <w:tc>
          <w:tcPr>
            <w:tcW w:w="2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3DCA50F" w14:textId="77777777" w:rsidR="00FF2FC6" w:rsidRDefault="00000000">
            <w:r>
              <w:rPr>
                <w:rFonts w:eastAsia="Helvetica Neue"/>
                <w:sz w:val="20"/>
                <w:szCs w:val="20"/>
              </w:rPr>
              <w:t>≪1GB</w:t>
            </w:r>
          </w:p>
        </w:tc>
      </w:tr>
      <w:tr w:rsidR="00FF2FC6" w14:paraId="6EF0B707" w14:textId="77777777">
        <w:tblPrEx>
          <w:tblCellMar>
            <w:top w:w="0" w:type="dxa"/>
            <w:bottom w:w="0" w:type="dxa"/>
          </w:tblCellMar>
        </w:tblPrEx>
        <w:tc>
          <w:tcPr>
            <w:tcW w:w="3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3C3684C" w14:textId="77777777" w:rsidR="00FF2FC6" w:rsidRDefault="00000000">
            <w:r>
              <w:rPr>
                <w:rFonts w:eastAsia="Helvetica Neue"/>
                <w:sz w:val="20"/>
                <w:szCs w:val="20"/>
              </w:rPr>
              <w:t>GitHub Models API (GPT-4.1)</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A852020" w14:textId="77777777" w:rsidR="00FF2FC6" w:rsidRDefault="00000000">
            <w:r>
              <w:rPr>
                <w:rFonts w:eastAsia="Helvetica Neue"/>
                <w:sz w:val="20"/>
                <w:szCs w:val="20"/>
              </w:rPr>
              <w:t>GitHub</w:t>
            </w:r>
          </w:p>
        </w:tc>
        <w:tc>
          <w:tcPr>
            <w:tcW w:w="24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02E3069" w14:textId="77777777" w:rsidR="00FF2FC6" w:rsidRDefault="00000000">
            <w:r>
              <w:rPr>
                <w:rFonts w:eastAsia="Helvetica Neue"/>
                <w:sz w:val="20"/>
                <w:szCs w:val="20"/>
              </w:rPr>
              <w:t>10 RPM / 50 req/日</w:t>
            </w:r>
          </w:p>
        </w:tc>
        <w:tc>
          <w:tcPr>
            <w:tcW w:w="2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703FC3D" w14:textId="77777777" w:rsidR="00FF2FC6" w:rsidRDefault="00000000">
            <w:r>
              <w:rPr>
                <w:rFonts w:eastAsia="Helvetica Neue"/>
                <w:sz w:val="20"/>
                <w:szCs w:val="20"/>
              </w:rPr>
              <w:t>≒80 req/日 (要注意)</w:t>
            </w:r>
          </w:p>
        </w:tc>
      </w:tr>
      <w:tr w:rsidR="00FF2FC6" w14:paraId="7EC319FA" w14:textId="77777777">
        <w:tblPrEx>
          <w:tblCellMar>
            <w:top w:w="0" w:type="dxa"/>
            <w:bottom w:w="0" w:type="dxa"/>
          </w:tblCellMar>
        </w:tblPrEx>
        <w:tc>
          <w:tcPr>
            <w:tcW w:w="3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3AA85F3" w14:textId="77777777" w:rsidR="00FF2FC6" w:rsidRDefault="00000000">
            <w:r>
              <w:rPr>
                <w:rFonts w:eastAsia="Helvetica Neue"/>
                <w:sz w:val="20"/>
                <w:szCs w:val="20"/>
              </w:rPr>
              <w:t>Gemini 2.5 Flash Image</w:t>
            </w:r>
          </w:p>
        </w:tc>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FE17F3C" w14:textId="77777777" w:rsidR="00FF2FC6" w:rsidRDefault="00000000">
            <w:r>
              <w:rPr>
                <w:rFonts w:eastAsia="Helvetica Neue"/>
                <w:sz w:val="20"/>
                <w:szCs w:val="20"/>
              </w:rPr>
              <w:t>Google</w:t>
            </w:r>
          </w:p>
        </w:tc>
        <w:tc>
          <w:tcPr>
            <w:tcW w:w="24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8DB1755" w14:textId="77777777" w:rsidR="00FF2FC6" w:rsidRDefault="00000000">
            <w:r>
              <w:rPr>
                <w:rFonts w:eastAsia="Helvetica Neue"/>
                <w:sz w:val="20"/>
                <w:szCs w:val="20"/>
              </w:rPr>
              <w:t>500 img/日 @ 1024×1024</w:t>
            </w:r>
          </w:p>
        </w:tc>
        <w:tc>
          <w:tcPr>
            <w:tcW w:w="2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81AFF5B" w14:textId="77777777" w:rsidR="00FF2FC6" w:rsidRDefault="00000000">
            <w:r>
              <w:rPr>
                <w:rFonts w:eastAsia="Helvetica Neue"/>
                <w:sz w:val="20"/>
                <w:szCs w:val="20"/>
              </w:rPr>
              <w:t>7 img/日 (1.4%)</w:t>
            </w:r>
          </w:p>
        </w:tc>
      </w:tr>
      <w:tr w:rsidR="00FF2FC6" w14:paraId="437F0F87" w14:textId="77777777">
        <w:tblPrEx>
          <w:tblCellMar>
            <w:top w:w="0" w:type="dxa"/>
            <w:bottom w:w="0" w:type="dxa"/>
          </w:tblCellMar>
        </w:tblPrEx>
        <w:tc>
          <w:tcPr>
            <w:tcW w:w="3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DC87672" w14:textId="77777777" w:rsidR="00FF2FC6" w:rsidRDefault="00000000">
            <w:r>
              <w:rPr>
                <w:rFonts w:eastAsia="Helvetica Neue"/>
                <w:sz w:val="20"/>
                <w:szCs w:val="20"/>
              </w:rPr>
              <w:t>Gemini 2.5 Flash text (v1.3+)</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E74B92C" w14:textId="77777777" w:rsidR="00FF2FC6" w:rsidRDefault="00000000">
            <w:r>
              <w:rPr>
                <w:rFonts w:eastAsia="Helvetica Neue"/>
                <w:sz w:val="20"/>
                <w:szCs w:val="20"/>
              </w:rPr>
              <w:t>Google</w:t>
            </w:r>
          </w:p>
        </w:tc>
        <w:tc>
          <w:tcPr>
            <w:tcW w:w="24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EF0AAF2" w14:textId="77777777" w:rsidR="00FF2FC6" w:rsidRDefault="00000000">
            <w:r>
              <w:rPr>
                <w:rFonts w:eastAsia="Helvetica Neue"/>
                <w:sz w:val="20"/>
                <w:szCs w:val="20"/>
              </w:rPr>
              <w:t>1,500 RPD / 15 RPM</w:t>
            </w:r>
          </w:p>
        </w:tc>
        <w:tc>
          <w:tcPr>
            <w:tcW w:w="2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1DAD737" w14:textId="77777777" w:rsidR="00FF2FC6" w:rsidRDefault="00000000">
            <w:r>
              <w:rPr>
                <w:rFonts w:eastAsia="Helvetica Neue"/>
                <w:sz w:val="20"/>
                <w:szCs w:val="20"/>
              </w:rPr>
              <w:t>最大 14 call/日 (0.9%)</w:t>
            </w:r>
          </w:p>
        </w:tc>
      </w:tr>
      <w:tr w:rsidR="00FF2FC6" w14:paraId="4ED1B8A0" w14:textId="77777777">
        <w:tblPrEx>
          <w:tblCellMar>
            <w:top w:w="0" w:type="dxa"/>
            <w:bottom w:w="0" w:type="dxa"/>
          </w:tblCellMar>
        </w:tblPrEx>
        <w:tc>
          <w:tcPr>
            <w:tcW w:w="3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C8390DF" w14:textId="77777777" w:rsidR="00FF2FC6" w:rsidRDefault="00000000">
            <w:r>
              <w:rPr>
                <w:rFonts w:eastAsia="Helvetica Neue"/>
                <w:sz w:val="20"/>
                <w:szCs w:val="20"/>
              </w:rPr>
              <w:t>Gmail API</w:t>
            </w:r>
          </w:p>
        </w:tc>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E59C241" w14:textId="77777777" w:rsidR="00FF2FC6" w:rsidRDefault="00000000">
            <w:r>
              <w:rPr>
                <w:rFonts w:eastAsia="Helvetica Neue"/>
                <w:sz w:val="20"/>
                <w:szCs w:val="20"/>
              </w:rPr>
              <w:t>Google</w:t>
            </w:r>
          </w:p>
        </w:tc>
        <w:tc>
          <w:tcPr>
            <w:tcW w:w="24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47E3292" w14:textId="77777777" w:rsidR="00FF2FC6" w:rsidRDefault="00000000">
            <w:r>
              <w:rPr>
                <w:rFonts w:eastAsia="Helvetica Neue"/>
                <w:sz w:val="20"/>
                <w:szCs w:val="20"/>
              </w:rPr>
              <w:t>10B quota/日</w:t>
            </w:r>
          </w:p>
        </w:tc>
        <w:tc>
          <w:tcPr>
            <w:tcW w:w="2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866E7A6" w14:textId="77777777" w:rsidR="00FF2FC6" w:rsidRDefault="00000000">
            <w:r>
              <w:rPr>
                <w:rFonts w:eastAsia="Helvetica Neue"/>
                <w:sz w:val="20"/>
                <w:szCs w:val="20"/>
              </w:rPr>
              <w:t>無視できる</w:t>
            </w:r>
          </w:p>
        </w:tc>
      </w:tr>
      <w:tr w:rsidR="00FF2FC6" w14:paraId="76BAF7EE" w14:textId="77777777">
        <w:tblPrEx>
          <w:tblCellMar>
            <w:top w:w="0" w:type="dxa"/>
            <w:bottom w:w="0" w:type="dxa"/>
          </w:tblCellMar>
        </w:tblPrEx>
        <w:tc>
          <w:tcPr>
            <w:tcW w:w="3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EA4AC7D" w14:textId="77777777" w:rsidR="00FF2FC6" w:rsidRDefault="00000000">
            <w:r>
              <w:rPr>
                <w:rFonts w:eastAsia="Helvetica Neue"/>
                <w:sz w:val="20"/>
                <w:szCs w:val="20"/>
              </w:rPr>
              <w:t>月額合計</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E7A137F" w14:textId="77777777" w:rsidR="00FF2FC6" w:rsidRDefault="00000000">
            <w:r>
              <w:rPr>
                <w:rFonts w:eastAsia="Helvetica Neue"/>
                <w:sz w:val="20"/>
                <w:szCs w:val="20"/>
              </w:rPr>
              <w:t>—</w:t>
            </w:r>
          </w:p>
        </w:tc>
        <w:tc>
          <w:tcPr>
            <w:tcW w:w="24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C4AD20A" w14:textId="77777777" w:rsidR="00FF2FC6" w:rsidRDefault="00000000">
            <w:r>
              <w:rPr>
                <w:rFonts w:eastAsia="Helvetica Neue"/>
                <w:sz w:val="20"/>
                <w:szCs w:val="20"/>
              </w:rPr>
              <w:t>—</w:t>
            </w:r>
          </w:p>
        </w:tc>
        <w:tc>
          <w:tcPr>
            <w:tcW w:w="2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D68C0D8" w14:textId="77777777" w:rsidR="00FF2FC6" w:rsidRDefault="00000000">
            <w:r>
              <w:rPr>
                <w:rFonts w:eastAsia="Helvetica Neue"/>
                <w:sz w:val="20"/>
                <w:szCs w:val="20"/>
              </w:rPr>
              <w:t>¥0</w:t>
            </w:r>
          </w:p>
        </w:tc>
      </w:tr>
    </w:tbl>
    <w:p w14:paraId="7DC66104" w14:textId="77777777" w:rsidR="00FF2FC6" w:rsidRDefault="00000000">
      <w:pPr>
        <w:spacing w:after="120"/>
      </w:pPr>
      <w:r>
        <w:rPr>
          <w:rFonts w:eastAsia="Helvetica Neue"/>
        </w:rPr>
        <w:t xml:space="preserve"> </w:t>
      </w:r>
    </w:p>
    <w:p w14:paraId="3E84C486" w14:textId="77777777" w:rsidR="00FF2FC6" w:rsidRDefault="00000000">
      <w:pPr>
        <w:spacing w:after="120"/>
      </w:pPr>
      <w:r>
        <w:rPr>
          <w:rFonts w:eastAsia="Helvetica Neue"/>
          <w:i/>
          <w:iCs/>
          <w:color w:val="6A6D74"/>
        </w:rPr>
        <w:t>※ v1.4 では gemini-3.1-flash-image-preview (Nano Banana 2) を GEMINI_MODEL opt-in で切替可能だが、preview 段階で黒画像問題 (§8.4) 発生中のため default は gemini-2.5-flash-image 継続。</w:t>
      </w:r>
    </w:p>
    <w:p w14:paraId="06741C14" w14:textId="77777777" w:rsidR="00FF2FC6" w:rsidRDefault="00000000">
      <w:pPr>
        <w:pStyle w:val="2"/>
      </w:pPr>
      <w:r>
        <w:t>1.3 設計原則</w:t>
      </w:r>
    </w:p>
    <w:p w14:paraId="2F65E51D" w14:textId="77777777" w:rsidR="00FF2FC6" w:rsidRDefault="00000000">
      <w:pPr>
        <w:pStyle w:val="a4"/>
        <w:numPr>
          <w:ilvl w:val="0"/>
          <w:numId w:val="2"/>
        </w:numPr>
        <w:spacing w:after="80"/>
      </w:pPr>
      <w:r>
        <w:rPr>
          <w:rFonts w:eastAsia="Helvetica Neue"/>
        </w:rPr>
        <w:t>完全無料 — 外部有料 API に依存しない</w:t>
      </w:r>
    </w:p>
    <w:p w14:paraId="731345B3" w14:textId="77777777" w:rsidR="00FF2FC6" w:rsidRDefault="00000000">
      <w:pPr>
        <w:pStyle w:val="a4"/>
        <w:numPr>
          <w:ilvl w:val="0"/>
          <w:numId w:val="2"/>
        </w:numPr>
        <w:spacing w:after="80"/>
      </w:pPr>
      <w:r>
        <w:rPr>
          <w:rFonts w:eastAsia="Helvetica Neue"/>
        </w:rPr>
        <w:t>疎結合 — 翻訳エンジン (GitHub Models / Gemini / Groq) を差し替え可能</w:t>
      </w:r>
    </w:p>
    <w:p w14:paraId="4565DEC3" w14:textId="77777777" w:rsidR="00FF2FC6" w:rsidRDefault="00000000">
      <w:pPr>
        <w:pStyle w:val="a4"/>
        <w:numPr>
          <w:ilvl w:val="0"/>
          <w:numId w:val="2"/>
        </w:numPr>
        <w:spacing w:after="80"/>
      </w:pPr>
      <w:r>
        <w:rPr>
          <w:rFonts w:eastAsia="Helvetica Neue"/>
        </w:rPr>
        <w:t>冪等性 — 同日再実行しても上書きのみ、副作用なし</w:t>
      </w:r>
    </w:p>
    <w:p w14:paraId="701FA68B" w14:textId="77777777" w:rsidR="00FF2FC6" w:rsidRDefault="00000000">
      <w:pPr>
        <w:pStyle w:val="a4"/>
        <w:numPr>
          <w:ilvl w:val="0"/>
          <w:numId w:val="2"/>
        </w:numPr>
        <w:spacing w:after="80"/>
      </w:pPr>
      <w:r>
        <w:rPr>
          <w:rFonts w:eastAsia="Helvetica Neue"/>
        </w:rPr>
        <w:t>観測可能 — 全ステップが GitHub Actions ログに残る</w:t>
      </w:r>
    </w:p>
    <w:p w14:paraId="09451C2F" w14:textId="77777777" w:rsidR="00FF2FC6" w:rsidRDefault="00000000">
      <w:pPr>
        <w:pStyle w:val="a4"/>
        <w:numPr>
          <w:ilvl w:val="0"/>
          <w:numId w:val="2"/>
        </w:numPr>
        <w:spacing w:after="80"/>
      </w:pPr>
      <w:r>
        <w:rPr>
          <w:rFonts w:eastAsia="Helvetica Neue"/>
        </w:rPr>
        <w:t>視覚検証前提 — hero 画像変更は feature branch で A/B 検証後にのみ main マージ</w:t>
      </w:r>
    </w:p>
    <w:p w14:paraId="3B56E9F3" w14:textId="77777777" w:rsidR="00FF2FC6" w:rsidRDefault="00000000">
      <w:r>
        <w:br w:type="page"/>
      </w:r>
    </w:p>
    <w:p w14:paraId="1059F5EF" w14:textId="77777777" w:rsidR="00FF2FC6" w:rsidRDefault="00000000">
      <w:pPr>
        <w:pStyle w:val="1"/>
      </w:pPr>
      <w:r>
        <w:lastRenderedPageBreak/>
        <w:t>§2. ディレクトリ構成</w:t>
      </w:r>
      <w:r>
        <w:rPr>
          <w:color w:val="B5322C"/>
          <w:sz w:val="20"/>
          <w:szCs w:val="20"/>
        </w:rPr>
        <w:t xml:space="preserve">  【v1.3 更新】</w:t>
      </w:r>
    </w:p>
    <w:p w14:paraId="663C7F74" w14:textId="77777777" w:rsidR="00FF2FC6" w:rsidRDefault="00000000">
      <w:pPr>
        <w:shd w:val="clear" w:color="auto" w:fill="F6F4EE"/>
        <w:ind w:left="360"/>
      </w:pPr>
      <w:r>
        <w:rPr>
          <w:rFonts w:ascii="Courier New" w:eastAsia="Courier New" w:hAnsi="Courier New" w:cs="Courier New"/>
          <w:color w:val="303641"/>
          <w:sz w:val="18"/>
          <w:szCs w:val="18"/>
        </w:rPr>
        <w:t>newsletter-dashboard/</w:t>
      </w:r>
    </w:p>
    <w:p w14:paraId="39F276BC" w14:textId="77777777" w:rsidR="00FF2FC6" w:rsidRDefault="00000000">
      <w:pPr>
        <w:shd w:val="clear" w:color="auto" w:fill="F6F4EE"/>
        <w:ind w:left="360"/>
      </w:pPr>
      <w:r>
        <w:rPr>
          <w:rFonts w:ascii="Courier New" w:eastAsia="Courier New" w:hAnsi="Courier New" w:cs="Courier New"/>
          <w:color w:val="303641"/>
          <w:sz w:val="18"/>
          <w:szCs w:val="18"/>
        </w:rPr>
        <w:t>├── SPEC.md                                 ← Dashboard 仕様 (v1.1)</w:t>
      </w:r>
    </w:p>
    <w:p w14:paraId="25C1CBDC" w14:textId="77777777" w:rsidR="00FF2FC6" w:rsidRDefault="00000000">
      <w:pPr>
        <w:shd w:val="clear" w:color="auto" w:fill="F6F4EE"/>
        <w:ind w:left="360"/>
      </w:pPr>
      <w:r>
        <w:rPr>
          <w:rFonts w:ascii="Courier New" w:eastAsia="Courier New" w:hAnsi="Courier New" w:cs="Courier New"/>
          <w:color w:val="303641"/>
          <w:sz w:val="18"/>
          <w:szCs w:val="18"/>
        </w:rPr>
        <w:t>├── SPEC.docx                               ← SPEC.md の Word 版</w:t>
      </w:r>
    </w:p>
    <w:p w14:paraId="16B68E4B" w14:textId="77777777" w:rsidR="00FF2FC6" w:rsidRDefault="00000000">
      <w:pPr>
        <w:shd w:val="clear" w:color="auto" w:fill="F6F4EE"/>
        <w:ind w:left="360"/>
      </w:pPr>
      <w:r>
        <w:rPr>
          <w:rFonts w:ascii="Courier New" w:eastAsia="Courier New" w:hAnsi="Courier New" w:cs="Courier New"/>
          <w:color w:val="303641"/>
          <w:sz w:val="18"/>
          <w:szCs w:val="18"/>
        </w:rPr>
        <w:t>├── SPEC_hero_v1.1_2026-04-22.md            ← Hero 画像生成詳細仕様 (本書 §4 に統合)</w:t>
      </w:r>
    </w:p>
    <w:p w14:paraId="747D7EC7" w14:textId="77777777" w:rsidR="00FF2FC6" w:rsidRDefault="00000000">
      <w:pPr>
        <w:shd w:val="clear" w:color="auto" w:fill="F6F4EE"/>
        <w:ind w:left="360"/>
      </w:pPr>
      <w:r>
        <w:rPr>
          <w:rFonts w:ascii="Courier New" w:eastAsia="Courier New" w:hAnsi="Courier New" w:cs="Courier New"/>
          <w:color w:val="303641"/>
          <w:sz w:val="18"/>
          <w:szCs w:val="18"/>
        </w:rPr>
        <w:t>├── Bolgheri_Daily_Brief_仕様書_v1.3_2026-04-23.docx  ← v1.3 計画段階版</w:t>
      </w:r>
    </w:p>
    <w:p w14:paraId="0D758697" w14:textId="77777777" w:rsidR="00FF2FC6" w:rsidRDefault="00000000">
      <w:pPr>
        <w:shd w:val="clear" w:color="auto" w:fill="F6F4EE"/>
        <w:ind w:left="360"/>
      </w:pPr>
      <w:r>
        <w:rPr>
          <w:rFonts w:ascii="Courier New" w:eastAsia="Courier New" w:hAnsi="Courier New" w:cs="Courier New"/>
          <w:color w:val="303641"/>
          <w:sz w:val="18"/>
          <w:szCs w:val="18"/>
        </w:rPr>
        <w:t>├── Bolgheri_Daily_Brief_仕様書_v1.4_2026-04-23.docx  ← 本書 【v1.4 新規】</w:t>
      </w:r>
    </w:p>
    <w:p w14:paraId="70B910B7" w14:textId="77777777" w:rsidR="00FF2FC6" w:rsidRDefault="00000000">
      <w:pPr>
        <w:shd w:val="clear" w:color="auto" w:fill="F6F4EE"/>
        <w:ind w:left="360"/>
      </w:pPr>
      <w:r>
        <w:rPr>
          <w:rFonts w:ascii="Courier New" w:eastAsia="Courier New" w:hAnsi="Courier New" w:cs="Courier New"/>
          <w:color w:val="303641"/>
          <w:sz w:val="18"/>
          <w:szCs w:val="18"/>
        </w:rPr>
        <w:t>├── config.yaml                             ← Hugo 設定</w:t>
      </w:r>
    </w:p>
    <w:p w14:paraId="06C32FB9" w14:textId="77777777" w:rsidR="00FF2FC6" w:rsidRDefault="00000000">
      <w:pPr>
        <w:shd w:val="clear" w:color="auto" w:fill="F6F4EE"/>
        <w:ind w:left="360"/>
      </w:pPr>
      <w:r>
        <w:rPr>
          <w:rFonts w:ascii="Courier New" w:eastAsia="Courier New" w:hAnsi="Courier New" w:cs="Courier New"/>
          <w:color w:val="303641"/>
          <w:sz w:val="18"/>
          <w:szCs w:val="18"/>
        </w:rPr>
        <w:t>├── content/                                ← 翻訳済み記事 (Hugo ビルド対象)</w:t>
      </w:r>
    </w:p>
    <w:p w14:paraId="090A8DA0" w14:textId="77777777" w:rsidR="00FF2FC6" w:rsidRDefault="00000000">
      <w:pPr>
        <w:shd w:val="clear" w:color="auto" w:fill="F6F4EE"/>
        <w:ind w:left="360"/>
      </w:pPr>
      <w:r>
        <w:rPr>
          <w:rFonts w:ascii="Courier New" w:eastAsia="Courier New" w:hAnsi="Courier New" w:cs="Courier New"/>
          <w:color w:val="303641"/>
          <w:sz w:val="18"/>
          <w:szCs w:val="18"/>
        </w:rPr>
        <w:t>│   ├── wsj/&lt;YYYY-MM-DD&gt;.md</w:t>
      </w:r>
    </w:p>
    <w:p w14:paraId="74E7D630" w14:textId="77777777" w:rsidR="00FF2FC6" w:rsidRDefault="00000000">
      <w:pPr>
        <w:shd w:val="clear" w:color="auto" w:fill="F6F4EE"/>
        <w:ind w:left="360"/>
      </w:pPr>
      <w:r>
        <w:rPr>
          <w:rFonts w:ascii="Courier New" w:eastAsia="Courier New" w:hAnsi="Courier New" w:cs="Courier New"/>
          <w:color w:val="303641"/>
          <w:sz w:val="18"/>
          <w:szCs w:val="18"/>
        </w:rPr>
        <w:t>│   ├── nyt-bn/&lt;YYYY-MM-DD&gt;.md</w:t>
      </w:r>
    </w:p>
    <w:p w14:paraId="7D10EFF0" w14:textId="77777777" w:rsidR="00FF2FC6" w:rsidRDefault="00000000">
      <w:pPr>
        <w:shd w:val="clear" w:color="auto" w:fill="F6F4EE"/>
        <w:ind w:left="360"/>
      </w:pPr>
      <w:r>
        <w:rPr>
          <w:rFonts w:ascii="Courier New" w:eastAsia="Courier New" w:hAnsi="Courier New" w:cs="Courier New"/>
          <w:color w:val="303641"/>
          <w:sz w:val="18"/>
          <w:szCs w:val="18"/>
        </w:rPr>
        <w:t>│   ├── nyt-op/&lt;YYYY-MM-DD&gt;.md</w:t>
      </w:r>
    </w:p>
    <w:p w14:paraId="0DD1B7D0" w14:textId="77777777" w:rsidR="00FF2FC6" w:rsidRDefault="00000000">
      <w:pPr>
        <w:shd w:val="clear" w:color="auto" w:fill="F6F4EE"/>
        <w:ind w:left="360"/>
      </w:pPr>
      <w:r>
        <w:rPr>
          <w:rFonts w:ascii="Courier New" w:eastAsia="Courier New" w:hAnsi="Courier New" w:cs="Courier New"/>
          <w:color w:val="303641"/>
          <w:sz w:val="18"/>
          <w:szCs w:val="18"/>
        </w:rPr>
        <w:t>│   ├── short-squeez/&lt;YYYY-MM-DD&gt;.md</w:t>
      </w:r>
    </w:p>
    <w:p w14:paraId="41855026" w14:textId="77777777" w:rsidR="00FF2FC6" w:rsidRDefault="00000000">
      <w:pPr>
        <w:shd w:val="clear" w:color="auto" w:fill="F6F4EE"/>
        <w:ind w:left="360"/>
      </w:pPr>
      <w:r>
        <w:rPr>
          <w:rFonts w:ascii="Courier New" w:eastAsia="Courier New" w:hAnsi="Courier New" w:cs="Courier New"/>
          <w:color w:val="303641"/>
          <w:sz w:val="18"/>
          <w:szCs w:val="18"/>
        </w:rPr>
        <w:t>│   ├── skift/&lt;YYYY-MM-DD&gt;.md</w:t>
      </w:r>
    </w:p>
    <w:p w14:paraId="32609460" w14:textId="77777777" w:rsidR="00FF2FC6" w:rsidRDefault="00000000">
      <w:pPr>
        <w:shd w:val="clear" w:color="auto" w:fill="F6F4EE"/>
        <w:ind w:left="360"/>
      </w:pPr>
      <w:r>
        <w:rPr>
          <w:rFonts w:ascii="Courier New" w:eastAsia="Courier New" w:hAnsi="Courier New" w:cs="Courier New"/>
          <w:color w:val="303641"/>
          <w:sz w:val="18"/>
          <w:szCs w:val="18"/>
        </w:rPr>
        <w:t>│   ├── buysiders/&lt;YYYY-MM-DD&gt;.md</w:t>
      </w:r>
    </w:p>
    <w:p w14:paraId="3E290729" w14:textId="77777777" w:rsidR="00FF2FC6" w:rsidRDefault="00000000">
      <w:pPr>
        <w:shd w:val="clear" w:color="auto" w:fill="F6F4EE"/>
        <w:ind w:left="360"/>
      </w:pPr>
      <w:r>
        <w:rPr>
          <w:rFonts w:ascii="Courier New" w:eastAsia="Courier New" w:hAnsi="Courier New" w:cs="Courier New"/>
          <w:color w:val="303641"/>
          <w:sz w:val="18"/>
          <w:szCs w:val="18"/>
        </w:rPr>
        <w:t>│   ├── business-insider/&lt;YYYY-MM-DD&gt;.md</w:t>
      </w:r>
    </w:p>
    <w:p w14:paraId="47047308" w14:textId="77777777" w:rsidR="00FF2FC6" w:rsidRDefault="00000000">
      <w:pPr>
        <w:shd w:val="clear" w:color="auto" w:fill="F6F4EE"/>
        <w:ind w:left="360"/>
      </w:pPr>
      <w:r>
        <w:rPr>
          <w:rFonts w:ascii="Courier New" w:eastAsia="Courier New" w:hAnsi="Courier New" w:cs="Courier New"/>
          <w:color w:val="303641"/>
          <w:sz w:val="18"/>
          <w:szCs w:val="18"/>
        </w:rPr>
        <w:t>│   └── economist/                          ← ※ 日次配信未実装</w:t>
      </w:r>
    </w:p>
    <w:p w14:paraId="10BDCA28" w14:textId="77777777" w:rsidR="00FF2FC6" w:rsidRDefault="00000000">
      <w:pPr>
        <w:shd w:val="clear" w:color="auto" w:fill="F6F4EE"/>
        <w:ind w:left="360"/>
      </w:pPr>
      <w:r>
        <w:rPr>
          <w:rFonts w:ascii="Courier New" w:eastAsia="Courier New" w:hAnsi="Courier New" w:cs="Courier New"/>
          <w:color w:val="303641"/>
          <w:sz w:val="18"/>
          <w:szCs w:val="18"/>
        </w:rPr>
        <w:t>├── static/</w:t>
      </w:r>
    </w:p>
    <w:p w14:paraId="5C01289C" w14:textId="77777777" w:rsidR="00FF2FC6" w:rsidRDefault="00000000">
      <w:pPr>
        <w:shd w:val="clear" w:color="auto" w:fill="F6F4EE"/>
        <w:ind w:left="360"/>
      </w:pPr>
      <w:r>
        <w:rPr>
          <w:rFonts w:ascii="Courier New" w:eastAsia="Courier New" w:hAnsi="Courier New" w:cs="Courier New"/>
          <w:color w:val="303641"/>
          <w:sz w:val="18"/>
          <w:szCs w:val="18"/>
        </w:rPr>
        <w:t>│   └── images/&lt;source&gt;/&lt;YYYY-MM-DD&gt;.png    ← Hero 画像 (v1.4 illustration)</w:t>
      </w:r>
    </w:p>
    <w:p w14:paraId="337FDED6" w14:textId="77777777" w:rsidR="00FF2FC6" w:rsidRDefault="00000000">
      <w:pPr>
        <w:shd w:val="clear" w:color="auto" w:fill="F6F4EE"/>
        <w:ind w:left="360"/>
      </w:pPr>
      <w:r>
        <w:rPr>
          <w:rFonts w:ascii="Courier New" w:eastAsia="Courier New" w:hAnsi="Courier New" w:cs="Courier New"/>
          <w:color w:val="303641"/>
          <w:sz w:val="18"/>
          <w:szCs w:val="18"/>
        </w:rPr>
        <w:t>├── _preview_hero_v1.3_2026-04-22/          ← v1.4 検証時プレビュー (4 媒体 illustration)</w:t>
      </w:r>
    </w:p>
    <w:p w14:paraId="4B947C60" w14:textId="77777777" w:rsidR="00FF2FC6" w:rsidRDefault="00000000">
      <w:pPr>
        <w:shd w:val="clear" w:color="auto" w:fill="F6F4EE"/>
        <w:ind w:left="360"/>
      </w:pPr>
      <w:r>
        <w:rPr>
          <w:rFonts w:ascii="Courier New" w:eastAsia="Courier New" w:hAnsi="Courier New" w:cs="Courier New"/>
          <w:color w:val="303641"/>
          <w:sz w:val="18"/>
          <w:szCs w:val="18"/>
        </w:rPr>
        <w:t>├── verify_hero_v13_2026-04-22.html         ← A/B 比較レポート v1.0 vs v1.3 (=v1.4)</w:t>
      </w:r>
    </w:p>
    <w:p w14:paraId="1A745767" w14:textId="77777777" w:rsidR="00FF2FC6" w:rsidRDefault="00000000">
      <w:pPr>
        <w:shd w:val="clear" w:color="auto" w:fill="F6F4EE"/>
        <w:ind w:left="360"/>
      </w:pPr>
      <w:r>
        <w:rPr>
          <w:rFonts w:ascii="Courier New" w:eastAsia="Courier New" w:hAnsi="Courier New" w:cs="Courier New"/>
          <w:color w:val="303641"/>
          <w:sz w:val="18"/>
          <w:szCs w:val="18"/>
        </w:rPr>
        <w:t>├── verify_hero_v11_2026-04-22.html         ← A/B 比較レポート (v1.1 検証時)</w:t>
      </w:r>
    </w:p>
    <w:p w14:paraId="7C49CCCD" w14:textId="77777777" w:rsidR="00FF2FC6" w:rsidRDefault="00000000">
      <w:pPr>
        <w:shd w:val="clear" w:color="auto" w:fill="F6F4EE"/>
        <w:ind w:left="360"/>
      </w:pPr>
      <w:r>
        <w:rPr>
          <w:rFonts w:ascii="Courier New" w:eastAsia="Courier New" w:hAnsi="Courier New" w:cs="Courier New"/>
          <w:color w:val="303641"/>
          <w:sz w:val="18"/>
          <w:szCs w:val="18"/>
        </w:rPr>
        <w:t>├── logs/                                   ← hero_generation.log 出力先</w:t>
      </w:r>
    </w:p>
    <w:p w14:paraId="3642D221" w14:textId="77777777" w:rsidR="00FF2FC6" w:rsidRDefault="00000000">
      <w:pPr>
        <w:shd w:val="clear" w:color="auto" w:fill="F6F4EE"/>
        <w:ind w:left="360"/>
      </w:pPr>
      <w:r>
        <w:rPr>
          <w:rFonts w:ascii="Courier New" w:eastAsia="Courier New" w:hAnsi="Courier New" w:cs="Courier New"/>
          <w:color w:val="303641"/>
          <w:sz w:val="18"/>
          <w:szCs w:val="18"/>
        </w:rPr>
        <w:t>├── scripts/</w:t>
      </w:r>
    </w:p>
    <w:p w14:paraId="3C8406FE" w14:textId="77777777" w:rsidR="00FF2FC6" w:rsidRDefault="00000000">
      <w:pPr>
        <w:shd w:val="clear" w:color="auto" w:fill="F6F4EE"/>
        <w:ind w:left="360"/>
      </w:pPr>
      <w:r>
        <w:rPr>
          <w:rFonts w:ascii="Courier New" w:eastAsia="Courier New" w:hAnsi="Courier New" w:cs="Courier New"/>
          <w:color w:val="303641"/>
          <w:sz w:val="18"/>
          <w:szCs w:val="18"/>
        </w:rPr>
        <w:t>│   ├── fetch_gmail.py</w:t>
      </w:r>
    </w:p>
    <w:p w14:paraId="300D114C" w14:textId="77777777" w:rsidR="00FF2FC6" w:rsidRDefault="00000000">
      <w:pPr>
        <w:shd w:val="clear" w:color="auto" w:fill="F6F4EE"/>
        <w:ind w:left="360"/>
      </w:pPr>
      <w:r>
        <w:rPr>
          <w:rFonts w:ascii="Courier New" w:eastAsia="Courier New" w:hAnsi="Courier New" w:cs="Courier New"/>
          <w:color w:val="303641"/>
          <w:sz w:val="18"/>
          <w:szCs w:val="18"/>
        </w:rPr>
        <w:t>│   ├── translate_gemini.py</w:t>
      </w:r>
    </w:p>
    <w:p w14:paraId="005D4DFB" w14:textId="77777777" w:rsidR="00FF2FC6" w:rsidRDefault="00000000">
      <w:pPr>
        <w:shd w:val="clear" w:color="auto" w:fill="F6F4EE"/>
        <w:ind w:left="360"/>
      </w:pPr>
      <w:r>
        <w:rPr>
          <w:rFonts w:ascii="Courier New" w:eastAsia="Courier New" w:hAnsi="Courier New" w:cs="Courier New"/>
          <w:color w:val="303641"/>
          <w:sz w:val="18"/>
          <w:szCs w:val="18"/>
        </w:rPr>
        <w:t>│   ├── translate_prompt.md</w:t>
      </w:r>
    </w:p>
    <w:p w14:paraId="16854099" w14:textId="77777777" w:rsidR="00FF2FC6" w:rsidRDefault="00000000">
      <w:pPr>
        <w:shd w:val="clear" w:color="auto" w:fill="F6F4EE"/>
        <w:ind w:left="360"/>
      </w:pPr>
      <w:r>
        <w:rPr>
          <w:rFonts w:ascii="Courier New" w:eastAsia="Courier New" w:hAnsi="Courier New" w:cs="Courier New"/>
          <w:color w:val="303641"/>
          <w:sz w:val="18"/>
          <w:szCs w:val="18"/>
        </w:rPr>
        <w:t>│   ├── generate_hero_image.py              ← v1.4 実装 (7 Patch + Safari fix)</w:t>
      </w:r>
    </w:p>
    <w:p w14:paraId="110BD9B8" w14:textId="77777777" w:rsidR="00FF2FC6" w:rsidRDefault="00000000">
      <w:pPr>
        <w:shd w:val="clear" w:color="auto" w:fill="F6F4EE"/>
        <w:ind w:left="360"/>
      </w:pPr>
      <w:r>
        <w:rPr>
          <w:rFonts w:ascii="Courier New" w:eastAsia="Courier New" w:hAnsi="Courier New" w:cs="Courier New"/>
          <w:color w:val="303641"/>
          <w:sz w:val="18"/>
          <w:szCs w:val="18"/>
        </w:rPr>
        <w:t>│   └── setup_secrets.py</w:t>
      </w:r>
    </w:p>
    <w:p w14:paraId="0EAC292A" w14:textId="77777777" w:rsidR="00FF2FC6" w:rsidRDefault="00000000">
      <w:pPr>
        <w:shd w:val="clear" w:color="auto" w:fill="F6F4EE"/>
        <w:ind w:left="360"/>
      </w:pPr>
      <w:r>
        <w:rPr>
          <w:rFonts w:ascii="Courier New" w:eastAsia="Courier New" w:hAnsi="Courier New" w:cs="Courier New"/>
          <w:color w:val="303641"/>
          <w:sz w:val="18"/>
          <w:szCs w:val="18"/>
        </w:rPr>
        <w:t>├── tests/</w:t>
      </w:r>
    </w:p>
    <w:p w14:paraId="7DB3FA91" w14:textId="77777777" w:rsidR="00FF2FC6" w:rsidRDefault="00000000">
      <w:pPr>
        <w:shd w:val="clear" w:color="auto" w:fill="F6F4EE"/>
        <w:ind w:left="360"/>
      </w:pPr>
      <w:r>
        <w:rPr>
          <w:rFonts w:ascii="Courier New" w:eastAsia="Courier New" w:hAnsi="Courier New" w:cs="Courier New"/>
          <w:color w:val="303641"/>
          <w:sz w:val="18"/>
          <w:szCs w:val="18"/>
        </w:rPr>
        <w:t>│   └── test_hero_generation.py             ← TC-01〜06 ユニットテスト</w:t>
      </w:r>
    </w:p>
    <w:p w14:paraId="7CA0758E" w14:textId="77777777" w:rsidR="00FF2FC6" w:rsidRDefault="00000000">
      <w:pPr>
        <w:shd w:val="clear" w:color="auto" w:fill="F6F4EE"/>
        <w:ind w:left="360"/>
      </w:pPr>
      <w:r>
        <w:rPr>
          <w:rFonts w:ascii="Courier New" w:eastAsia="Courier New" w:hAnsi="Courier New" w:cs="Courier New"/>
          <w:color w:val="303641"/>
          <w:sz w:val="18"/>
          <w:szCs w:val="18"/>
        </w:rPr>
        <w:t>├── layouts/</w:t>
      </w:r>
    </w:p>
    <w:p w14:paraId="32CAB59C" w14:textId="77777777" w:rsidR="00FF2FC6" w:rsidRDefault="00000000">
      <w:pPr>
        <w:shd w:val="clear" w:color="auto" w:fill="F6F4EE"/>
        <w:ind w:left="360"/>
      </w:pPr>
      <w:r>
        <w:rPr>
          <w:rFonts w:ascii="Courier New" w:eastAsia="Courier New" w:hAnsi="Courier New" w:cs="Courier New"/>
          <w:color w:val="303641"/>
          <w:sz w:val="18"/>
          <w:szCs w:val="18"/>
        </w:rPr>
        <w:t>│   ├── index.html                          ← トップ</w:t>
      </w:r>
    </w:p>
    <w:p w14:paraId="25A5E03D" w14:textId="77777777" w:rsidR="00FF2FC6" w:rsidRDefault="00000000">
      <w:pPr>
        <w:shd w:val="clear" w:color="auto" w:fill="F6F4EE"/>
        <w:ind w:left="360"/>
      </w:pPr>
      <w:r>
        <w:rPr>
          <w:rFonts w:ascii="Courier New" w:eastAsia="Courier New" w:hAnsi="Courier New" w:cs="Courier New"/>
          <w:color w:val="303641"/>
          <w:sz w:val="18"/>
          <w:szCs w:val="18"/>
        </w:rPr>
        <w:t>│   └── wsj/</w:t>
      </w:r>
    </w:p>
    <w:p w14:paraId="67985156" w14:textId="77777777" w:rsidR="00FF2FC6" w:rsidRDefault="00000000">
      <w:pPr>
        <w:shd w:val="clear" w:color="auto" w:fill="F6F4EE"/>
        <w:ind w:left="360"/>
      </w:pPr>
      <w:r>
        <w:rPr>
          <w:rFonts w:ascii="Courier New" w:eastAsia="Courier New" w:hAnsi="Courier New" w:cs="Courier New"/>
          <w:color w:val="303641"/>
          <w:sz w:val="18"/>
          <w:szCs w:val="18"/>
        </w:rPr>
        <w:t>│       ├── list.html                       ← v1.4 Safari fix 済み</w:t>
      </w:r>
    </w:p>
    <w:p w14:paraId="59752D87" w14:textId="77777777" w:rsidR="00FF2FC6" w:rsidRDefault="00000000">
      <w:pPr>
        <w:shd w:val="clear" w:color="auto" w:fill="F6F4EE"/>
        <w:ind w:left="360"/>
      </w:pPr>
      <w:r>
        <w:rPr>
          <w:rFonts w:ascii="Courier New" w:eastAsia="Courier New" w:hAnsi="Courier New" w:cs="Courier New"/>
          <w:color w:val="303641"/>
          <w:sz w:val="18"/>
          <w:szCs w:val="18"/>
        </w:rPr>
        <w:t>│       └── single.html</w:t>
      </w:r>
    </w:p>
    <w:p w14:paraId="7F607359" w14:textId="77777777" w:rsidR="00FF2FC6" w:rsidRDefault="00000000">
      <w:pPr>
        <w:shd w:val="clear" w:color="auto" w:fill="F6F4EE"/>
        <w:ind w:left="360"/>
      </w:pPr>
      <w:r>
        <w:rPr>
          <w:rFonts w:ascii="Courier New" w:eastAsia="Courier New" w:hAnsi="Courier New" w:cs="Courier New"/>
          <w:color w:val="303641"/>
          <w:sz w:val="18"/>
          <w:szCs w:val="18"/>
        </w:rPr>
        <w:t>├── .github/workflows/</w:t>
      </w:r>
    </w:p>
    <w:p w14:paraId="32361F55" w14:textId="77777777" w:rsidR="00FF2FC6" w:rsidRDefault="00000000">
      <w:pPr>
        <w:shd w:val="clear" w:color="auto" w:fill="F6F4EE"/>
        <w:ind w:left="360"/>
      </w:pPr>
      <w:r>
        <w:rPr>
          <w:rFonts w:ascii="Courier New" w:eastAsia="Courier New" w:hAnsi="Courier New" w:cs="Courier New"/>
          <w:color w:val="303641"/>
          <w:sz w:val="18"/>
          <w:szCs w:val="18"/>
        </w:rPr>
        <w:t>│   ├── daily-translate.yml                 ← 翻訳 + hero 生成 cron ジョブ</w:t>
      </w:r>
    </w:p>
    <w:p w14:paraId="615CDF69" w14:textId="77777777" w:rsidR="00FF2FC6" w:rsidRDefault="00000000">
      <w:pPr>
        <w:shd w:val="clear" w:color="auto" w:fill="F6F4EE"/>
        <w:ind w:left="360"/>
      </w:pPr>
      <w:r>
        <w:rPr>
          <w:rFonts w:ascii="Courier New" w:eastAsia="Courier New" w:hAnsi="Courier New" w:cs="Courier New"/>
          <w:color w:val="303641"/>
          <w:sz w:val="18"/>
          <w:szCs w:val="18"/>
        </w:rPr>
        <w:t>│   └── deploy.yml                          ← Hugo build + Pages deploy</w:t>
      </w:r>
    </w:p>
    <w:p w14:paraId="42F3AFB0" w14:textId="77777777" w:rsidR="00FF2FC6" w:rsidRDefault="00000000">
      <w:pPr>
        <w:shd w:val="clear" w:color="auto" w:fill="F6F4EE"/>
        <w:ind w:left="360"/>
      </w:pPr>
      <w:r>
        <w:rPr>
          <w:rFonts w:ascii="Courier New" w:eastAsia="Courier New" w:hAnsi="Courier New" w:cs="Courier New"/>
          <w:color w:val="303641"/>
          <w:sz w:val="18"/>
          <w:szCs w:val="18"/>
        </w:rPr>
        <w:t>├── themes/PaperMod/                        ← Hugo テーマ (submodule)</w:t>
      </w:r>
    </w:p>
    <w:p w14:paraId="19A7C609" w14:textId="77777777" w:rsidR="00FF2FC6" w:rsidRDefault="00000000">
      <w:pPr>
        <w:shd w:val="clear" w:color="auto" w:fill="F6F4EE"/>
        <w:ind w:left="360"/>
      </w:pPr>
      <w:r>
        <w:rPr>
          <w:rFonts w:ascii="Courier New" w:eastAsia="Courier New" w:hAnsi="Courier New" w:cs="Courier New"/>
          <w:color w:val="303641"/>
          <w:sz w:val="18"/>
          <w:szCs w:val="18"/>
        </w:rPr>
        <w:t>└── .gitignore                              ← .env / logs/ / _preview_hero_*/ 除外</w:t>
      </w:r>
    </w:p>
    <w:p w14:paraId="54650B9A" w14:textId="77777777" w:rsidR="00FF2FC6" w:rsidRDefault="00000000">
      <w:r>
        <w:br w:type="page"/>
      </w:r>
    </w:p>
    <w:p w14:paraId="437B05F6" w14:textId="77777777" w:rsidR="00FF2FC6" w:rsidRDefault="00000000">
      <w:pPr>
        <w:pStyle w:val="1"/>
      </w:pPr>
      <w:r>
        <w:lastRenderedPageBreak/>
        <w:t>§3. コンポーネント仕様</w:t>
      </w:r>
      <w:r>
        <w:rPr>
          <w:color w:val="B5322C"/>
          <w:sz w:val="20"/>
          <w:szCs w:val="20"/>
        </w:rPr>
        <w:t xml:space="preserve">  【v1.2 継承】</w:t>
      </w:r>
    </w:p>
    <w:p w14:paraId="61A0813C" w14:textId="77777777" w:rsidR="00FF2FC6" w:rsidRDefault="00000000">
      <w:pPr>
        <w:pStyle w:val="2"/>
      </w:pPr>
      <w:r>
        <w:t>3.1 翻訳ジョブ (.github/workflows/daily-translate.yml)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FF2FC6" w14:paraId="35AF29C7" w14:textId="77777777">
        <w:tblPrEx>
          <w:tblCellMar>
            <w:top w:w="0" w:type="dxa"/>
            <w:bottom w:w="0" w:type="dxa"/>
          </w:tblCellMar>
        </w:tblPrEx>
        <w:trPr>
          <w:tblHeader/>
        </w:trPr>
        <w:tc>
          <w:tcPr>
            <w:tcW w:w="288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658AD6F3" w14:textId="77777777" w:rsidR="00FF2FC6" w:rsidRDefault="00000000">
            <w:r>
              <w:rPr>
                <w:rFonts w:eastAsia="Helvetica Neue"/>
                <w:b/>
                <w:bCs/>
                <w:color w:val="FFFFFF"/>
                <w:sz w:val="20"/>
                <w:szCs w:val="20"/>
              </w:rPr>
              <w:t>項目</w:t>
            </w:r>
          </w:p>
        </w:tc>
        <w:tc>
          <w:tcPr>
            <w:tcW w:w="648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1A6527A8" w14:textId="77777777" w:rsidR="00FF2FC6" w:rsidRDefault="00000000">
            <w:r>
              <w:rPr>
                <w:rFonts w:eastAsia="Helvetica Neue"/>
                <w:b/>
                <w:bCs/>
                <w:color w:val="FFFFFF"/>
                <w:sz w:val="20"/>
                <w:szCs w:val="20"/>
              </w:rPr>
              <w:t>値</w:t>
            </w:r>
          </w:p>
        </w:tc>
      </w:tr>
      <w:tr w:rsidR="00FF2FC6" w14:paraId="6C2A970E" w14:textId="77777777">
        <w:tblPrEx>
          <w:tblCellMar>
            <w:top w:w="0" w:type="dxa"/>
            <w:bottom w:w="0" w:type="dxa"/>
          </w:tblCellMar>
        </w:tblPrEx>
        <w:tc>
          <w:tcPr>
            <w:tcW w:w="28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BE297A7" w14:textId="77777777" w:rsidR="00FF2FC6" w:rsidRDefault="00000000">
            <w:r>
              <w:rPr>
                <w:rFonts w:eastAsia="Helvetica Neue"/>
                <w:b/>
                <w:bCs/>
                <w:sz w:val="20"/>
                <w:szCs w:val="20"/>
              </w:rPr>
              <w:t>トリガー</w:t>
            </w:r>
          </w:p>
        </w:tc>
        <w:tc>
          <w:tcPr>
            <w:tcW w:w="64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EE0ABC5" w14:textId="77777777" w:rsidR="00FF2FC6" w:rsidRDefault="00000000">
            <w:r>
              <w:rPr>
                <w:rFonts w:eastAsia="Helvetica Neue"/>
                <w:sz w:val="20"/>
                <w:szCs w:val="20"/>
              </w:rPr>
              <w:t>cron: '0 21 * * *' (毎日 21:00 UTC = 翌朝 6:00 JST) + workflow_dispatch</w:t>
            </w:r>
          </w:p>
        </w:tc>
      </w:tr>
      <w:tr w:rsidR="00FF2FC6" w14:paraId="7290E636" w14:textId="77777777">
        <w:tblPrEx>
          <w:tblCellMar>
            <w:top w:w="0" w:type="dxa"/>
            <w:bottom w:w="0" w:type="dxa"/>
          </w:tblCellMar>
        </w:tblPrEx>
        <w:tc>
          <w:tcPr>
            <w:tcW w:w="28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8F1E2E8" w14:textId="77777777" w:rsidR="00FF2FC6" w:rsidRDefault="00000000">
            <w:r>
              <w:rPr>
                <w:rFonts w:eastAsia="Helvetica Neue"/>
                <w:b/>
                <w:bCs/>
                <w:sz w:val="20"/>
                <w:szCs w:val="20"/>
              </w:rPr>
              <w:t>タイムゾーン</w:t>
            </w:r>
          </w:p>
        </w:tc>
        <w:tc>
          <w:tcPr>
            <w:tcW w:w="64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29AAAA2" w14:textId="77777777" w:rsidR="00FF2FC6" w:rsidRDefault="00000000">
            <w:r>
              <w:rPr>
                <w:rFonts w:eastAsia="Helvetica Neue"/>
                <w:sz w:val="20"/>
                <w:szCs w:val="20"/>
              </w:rPr>
              <w:t>TZ=Asia/Tokyo</w:t>
            </w:r>
          </w:p>
        </w:tc>
      </w:tr>
      <w:tr w:rsidR="00FF2FC6" w14:paraId="03048A76" w14:textId="77777777">
        <w:tblPrEx>
          <w:tblCellMar>
            <w:top w:w="0" w:type="dxa"/>
            <w:bottom w:w="0" w:type="dxa"/>
          </w:tblCellMar>
        </w:tblPrEx>
        <w:tc>
          <w:tcPr>
            <w:tcW w:w="28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BDC8BE5" w14:textId="77777777" w:rsidR="00FF2FC6" w:rsidRDefault="00000000">
            <w:r>
              <w:rPr>
                <w:rFonts w:eastAsia="Helvetica Neue"/>
                <w:b/>
                <w:bCs/>
                <w:sz w:val="20"/>
                <w:szCs w:val="20"/>
              </w:rPr>
              <w:t>タイムアウト</w:t>
            </w:r>
          </w:p>
        </w:tc>
        <w:tc>
          <w:tcPr>
            <w:tcW w:w="64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6EFA7C9" w14:textId="77777777" w:rsidR="00FF2FC6" w:rsidRDefault="00000000">
            <w:r>
              <w:rPr>
                <w:rFonts w:eastAsia="Helvetica Neue"/>
                <w:sz w:val="20"/>
                <w:szCs w:val="20"/>
              </w:rPr>
              <w:t>30 分</w:t>
            </w:r>
          </w:p>
        </w:tc>
      </w:tr>
      <w:tr w:rsidR="00FF2FC6" w14:paraId="058E312B" w14:textId="77777777">
        <w:tblPrEx>
          <w:tblCellMar>
            <w:top w:w="0" w:type="dxa"/>
            <w:bottom w:w="0" w:type="dxa"/>
          </w:tblCellMar>
        </w:tblPrEx>
        <w:tc>
          <w:tcPr>
            <w:tcW w:w="28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0408C6F" w14:textId="77777777" w:rsidR="00FF2FC6" w:rsidRDefault="00000000">
            <w:r>
              <w:rPr>
                <w:rFonts w:eastAsia="Helvetica Neue"/>
                <w:b/>
                <w:bCs/>
                <w:sz w:val="20"/>
                <w:szCs w:val="20"/>
              </w:rPr>
              <w:t>パーミッション</w:t>
            </w:r>
          </w:p>
        </w:tc>
        <w:tc>
          <w:tcPr>
            <w:tcW w:w="64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75867AD" w14:textId="77777777" w:rsidR="00FF2FC6" w:rsidRDefault="00000000">
            <w:r>
              <w:rPr>
                <w:rFonts w:eastAsia="Helvetica Neue"/>
                <w:sz w:val="20"/>
                <w:szCs w:val="20"/>
              </w:rPr>
              <w:t>contents: write, models: read</w:t>
            </w:r>
          </w:p>
        </w:tc>
      </w:tr>
      <w:tr w:rsidR="00FF2FC6" w14:paraId="25BF829F" w14:textId="77777777">
        <w:tblPrEx>
          <w:tblCellMar>
            <w:top w:w="0" w:type="dxa"/>
            <w:bottom w:w="0" w:type="dxa"/>
          </w:tblCellMar>
        </w:tblPrEx>
        <w:tc>
          <w:tcPr>
            <w:tcW w:w="28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B00DF84" w14:textId="77777777" w:rsidR="00FF2FC6" w:rsidRDefault="00000000">
            <w:r>
              <w:rPr>
                <w:rFonts w:eastAsia="Helvetica Neue"/>
                <w:b/>
                <w:bCs/>
                <w:sz w:val="20"/>
                <w:szCs w:val="20"/>
              </w:rPr>
              <w:t>実行環境</w:t>
            </w:r>
          </w:p>
        </w:tc>
        <w:tc>
          <w:tcPr>
            <w:tcW w:w="64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B8B9AD4" w14:textId="77777777" w:rsidR="00FF2FC6" w:rsidRDefault="00000000">
            <w:r>
              <w:rPr>
                <w:rFonts w:eastAsia="Helvetica Neue"/>
                <w:sz w:val="20"/>
                <w:szCs w:val="20"/>
              </w:rPr>
              <w:t>ubuntu-latest, Python 3.12</w:t>
            </w:r>
          </w:p>
        </w:tc>
      </w:tr>
      <w:tr w:rsidR="00FF2FC6" w14:paraId="71F3A159" w14:textId="77777777">
        <w:tblPrEx>
          <w:tblCellMar>
            <w:top w:w="0" w:type="dxa"/>
            <w:bottom w:w="0" w:type="dxa"/>
          </w:tblCellMar>
        </w:tblPrEx>
        <w:tc>
          <w:tcPr>
            <w:tcW w:w="28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F02CBCD" w14:textId="77777777" w:rsidR="00FF2FC6" w:rsidRDefault="00000000">
            <w:r>
              <w:rPr>
                <w:rFonts w:eastAsia="Helvetica Neue"/>
                <w:b/>
                <w:bCs/>
                <w:sz w:val="20"/>
                <w:szCs w:val="20"/>
              </w:rPr>
              <w:t>並列度</w:t>
            </w:r>
          </w:p>
        </w:tc>
        <w:tc>
          <w:tcPr>
            <w:tcW w:w="64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9516098" w14:textId="77777777" w:rsidR="00FF2FC6" w:rsidRDefault="00000000">
            <w:r>
              <w:rPr>
                <w:rFonts w:eastAsia="Helvetica Neue"/>
                <w:sz w:val="20"/>
                <w:szCs w:val="20"/>
              </w:rPr>
              <w:t>逐次 (ソースごとに for ループ)</w:t>
            </w:r>
          </w:p>
        </w:tc>
      </w:tr>
      <w:tr w:rsidR="00FF2FC6" w14:paraId="6D9D6027" w14:textId="77777777">
        <w:tblPrEx>
          <w:tblCellMar>
            <w:top w:w="0" w:type="dxa"/>
            <w:bottom w:w="0" w:type="dxa"/>
          </w:tblCellMar>
        </w:tblPrEx>
        <w:tc>
          <w:tcPr>
            <w:tcW w:w="28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A81D662" w14:textId="77777777" w:rsidR="00FF2FC6" w:rsidRDefault="00000000">
            <w:r>
              <w:rPr>
                <w:rFonts w:eastAsia="Helvetica Neue"/>
                <w:b/>
                <w:bCs/>
                <w:sz w:val="20"/>
                <w:szCs w:val="20"/>
              </w:rPr>
              <w:t>Secrets</w:t>
            </w:r>
          </w:p>
        </w:tc>
        <w:tc>
          <w:tcPr>
            <w:tcW w:w="64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20A3B9A" w14:textId="77777777" w:rsidR="00FF2FC6" w:rsidRDefault="00000000">
            <w:r>
              <w:rPr>
                <w:rFonts w:eastAsia="Helvetica Neue"/>
                <w:sz w:val="20"/>
                <w:szCs w:val="20"/>
              </w:rPr>
              <w:t>GITHUB_TOKEN / GMAIL_REFRESH_TOKEN / GEMINI_API_KEY / TRANSLATE_API_CHOICE / GITHUB_MODELS_TOKEN</w:t>
            </w:r>
          </w:p>
        </w:tc>
      </w:tr>
    </w:tbl>
    <w:p w14:paraId="497EB6DF" w14:textId="77777777" w:rsidR="00FF2FC6" w:rsidRDefault="00000000">
      <w:pPr>
        <w:pStyle w:val="2"/>
      </w:pPr>
      <w:r>
        <w:t>3.2 Gmail 取得 (scripts/fetch_gmail.py)</w:t>
      </w:r>
    </w:p>
    <w:p w14:paraId="1D3A68D9" w14:textId="77777777" w:rsidR="00FF2FC6" w:rsidRDefault="00000000">
      <w:pPr>
        <w:pStyle w:val="a4"/>
        <w:numPr>
          <w:ilvl w:val="0"/>
          <w:numId w:val="2"/>
        </w:numPr>
        <w:spacing w:after="80"/>
      </w:pPr>
      <w:r>
        <w:rPr>
          <w:rFonts w:eastAsia="Helvetica Neue"/>
        </w:rPr>
        <w:t>OAuth 認証 (refresh_token ローテーション対応)</w:t>
      </w:r>
    </w:p>
    <w:p w14:paraId="64D50C85" w14:textId="77777777" w:rsidR="00FF2FC6" w:rsidRDefault="00000000">
      <w:pPr>
        <w:pStyle w:val="a4"/>
        <w:numPr>
          <w:ilvl w:val="0"/>
          <w:numId w:val="2"/>
        </w:numPr>
        <w:spacing w:after="80"/>
      </w:pPr>
      <w:r>
        <w:rPr>
          <w:rFonts w:eastAsia="Helvetica Neue"/>
        </w:rPr>
        <w:t>各ソースの label / sender フィルタで最新メール 1 通を取得</w:t>
      </w:r>
    </w:p>
    <w:p w14:paraId="5C4E334A" w14:textId="77777777" w:rsidR="00FF2FC6" w:rsidRDefault="00000000">
      <w:pPr>
        <w:pStyle w:val="a4"/>
        <w:numPr>
          <w:ilvl w:val="0"/>
          <w:numId w:val="2"/>
        </w:numPr>
        <w:spacing w:after="80"/>
      </w:pPr>
      <w:r>
        <w:rPr>
          <w:rFonts w:eastAsia="Helvetica Neue"/>
        </w:rPr>
        <w:t>HTML → plain text 変換 (html2text ベース)</w:t>
      </w:r>
    </w:p>
    <w:p w14:paraId="3F128A14" w14:textId="77777777" w:rsidR="00FF2FC6" w:rsidRDefault="00000000">
      <w:pPr>
        <w:pStyle w:val="a4"/>
        <w:numPr>
          <w:ilvl w:val="0"/>
          <w:numId w:val="2"/>
        </w:numPr>
        <w:spacing w:after="80"/>
      </w:pPr>
      <w:r>
        <w:rPr>
          <w:rFonts w:eastAsia="Helvetica Neue"/>
        </w:rPr>
        <w:t>上限チャンク 8000 字で分割 (translate 側でさらに分割)</w:t>
      </w:r>
    </w:p>
    <w:p w14:paraId="45480632" w14:textId="77777777" w:rsidR="00FF2FC6" w:rsidRDefault="00000000">
      <w:pPr>
        <w:pStyle w:val="2"/>
      </w:pPr>
      <w:r>
        <w:t>3.3 翻訳エンジン (scripts/translate_gemini.py)</w:t>
      </w:r>
    </w:p>
    <w:p w14:paraId="77227956" w14:textId="77777777" w:rsidR="00FF2FC6" w:rsidRDefault="00000000">
      <w:pPr>
        <w:pStyle w:val="a4"/>
        <w:numPr>
          <w:ilvl w:val="0"/>
          <w:numId w:val="2"/>
        </w:numPr>
        <w:spacing w:after="80"/>
      </w:pPr>
      <w:r>
        <w:rPr>
          <w:rFonts w:eastAsia="Helvetica Neue"/>
        </w:rPr>
        <w:t>GitHub Models API (GPT-4.1) を使用 (10 RPM / 50 req/日)</w:t>
      </w:r>
    </w:p>
    <w:p w14:paraId="0095DBE5" w14:textId="77777777" w:rsidR="00FF2FC6" w:rsidRDefault="00000000">
      <w:pPr>
        <w:pStyle w:val="a4"/>
        <w:numPr>
          <w:ilvl w:val="0"/>
          <w:numId w:val="2"/>
        </w:numPr>
        <w:spacing w:after="80"/>
      </w:pPr>
      <w:r>
        <w:rPr>
          <w:rFonts w:eastAsia="Helvetica Neue"/>
        </w:rPr>
        <w:t>429 レート制限検知時は [15, 30, 60] 秒 exponential backoff × 3 回</w:t>
      </w:r>
    </w:p>
    <w:p w14:paraId="10219937" w14:textId="77777777" w:rsidR="00FF2FC6" w:rsidRDefault="00000000">
      <w:pPr>
        <w:pStyle w:val="a4"/>
        <w:numPr>
          <w:ilvl w:val="0"/>
          <w:numId w:val="2"/>
        </w:numPr>
        <w:spacing w:after="80"/>
      </w:pPr>
      <w:r>
        <w:rPr>
          <w:rFonts w:eastAsia="Helvetica Neue"/>
        </w:rPr>
        <w:t>translate_prompt.md を system prompt として読込 (編集で翻訳品質を調整可能)</w:t>
      </w:r>
    </w:p>
    <w:p w14:paraId="73FF8F39" w14:textId="77777777" w:rsidR="00FF2FC6" w:rsidRDefault="00000000">
      <w:pPr>
        <w:pStyle w:val="a4"/>
        <w:numPr>
          <w:ilvl w:val="0"/>
          <w:numId w:val="2"/>
        </w:numPr>
        <w:spacing w:after="80"/>
      </w:pPr>
      <w:r>
        <w:rPr>
          <w:rFonts w:eastAsia="Helvetica Neue"/>
        </w:rPr>
        <w:t>長文は自動チャンク分割 → 後接続 (v1.1 で導入)</w:t>
      </w:r>
    </w:p>
    <w:p w14:paraId="2E26648C" w14:textId="77777777" w:rsidR="00FF2FC6" w:rsidRDefault="00000000">
      <w:pPr>
        <w:pStyle w:val="3"/>
      </w:pPr>
      <w:r>
        <w:t>3.3.1 Hero 画像生成エンジン概要 (詳細は §4 参照)</w:t>
      </w:r>
      <w:r>
        <w:rPr>
          <w:color w:val="B5322C"/>
          <w:sz w:val="16"/>
          <w:szCs w:val="16"/>
        </w:rPr>
        <w:t xml:space="preserve">  【v1.3 更新】</w:t>
      </w:r>
    </w:p>
    <w:p w14:paraId="11EC210F" w14:textId="77777777" w:rsidR="00FF2FC6" w:rsidRDefault="00000000">
      <w:pPr>
        <w:spacing w:after="120"/>
      </w:pPr>
      <w:r>
        <w:rPr>
          <w:rFonts w:eastAsia="Helvetica Neue"/>
        </w:rPr>
        <w:t>v1.2 では generate_hero_image.py が summary 直接 → Gemini image の 1 段階プロンプトだったが、v1.3 (SPEC v1.1 完全準拠版) では 2 段階プロンプトに刷新。詳細仕様は §4 全 13 節で網羅する。</w:t>
      </w:r>
    </w:p>
    <w:p w14:paraId="2ABCF9E4" w14:textId="77777777" w:rsidR="00FF2FC6" w:rsidRDefault="00000000">
      <w:pPr>
        <w:pStyle w:val="2"/>
      </w:pPr>
      <w:r>
        <w:t>3.4 Hugo 動的 Hero UI (layouts/index.html)</w:t>
      </w:r>
    </w:p>
    <w:p w14:paraId="2ECB7792" w14:textId="77777777" w:rsidR="00FF2FC6" w:rsidRDefault="00000000">
      <w:pPr>
        <w:pStyle w:val="a4"/>
        <w:numPr>
          <w:ilvl w:val="0"/>
          <w:numId w:val="2"/>
        </w:numPr>
        <w:spacing w:after="80"/>
      </w:pPr>
      <w:r>
        <w:rPr>
          <w:rFonts w:eastAsia="Helvetica Neue"/>
        </w:rPr>
        <w:t>Hugo pool → JSON → JS random selection でランダム hero 画像表示</w:t>
      </w:r>
    </w:p>
    <w:p w14:paraId="4EB6EA6A" w14:textId="77777777" w:rsidR="00FF2FC6" w:rsidRDefault="00000000">
      <w:pPr>
        <w:pStyle w:val="a4"/>
        <w:numPr>
          <w:ilvl w:val="0"/>
          <w:numId w:val="2"/>
        </w:numPr>
        <w:spacing w:after="80"/>
      </w:pPr>
      <w:r>
        <w:rPr>
          <w:rFonts w:eastAsia="Helvetica Neue"/>
        </w:rPr>
        <w:t>モバイル: clamp(260px, 56vw, 480px)</w:t>
      </w:r>
    </w:p>
    <w:p w14:paraId="5A4BBE32" w14:textId="77777777" w:rsidR="00FF2FC6" w:rsidRDefault="00000000">
      <w:pPr>
        <w:pStyle w:val="a4"/>
        <w:numPr>
          <w:ilvl w:val="0"/>
          <w:numId w:val="2"/>
        </w:numPr>
        <w:spacing w:after="80"/>
      </w:pPr>
      <w:r>
        <w:rPr>
          <w:rFonts w:eastAsia="Helvetica Neue"/>
        </w:rPr>
        <w:t>680px breakpoint で responsive</w:t>
      </w:r>
    </w:p>
    <w:p w14:paraId="26CC6E44" w14:textId="77777777" w:rsidR="00FF2FC6" w:rsidRDefault="00000000">
      <w:r>
        <w:br w:type="page"/>
      </w:r>
    </w:p>
    <w:p w14:paraId="0BAEE1FA" w14:textId="77777777" w:rsidR="00FF2FC6" w:rsidRDefault="00000000">
      <w:pPr>
        <w:pStyle w:val="1"/>
      </w:pPr>
      <w:r>
        <w:lastRenderedPageBreak/>
        <w:t>§4. Hero 画像生成エンジン詳細仕様 (v1.1 SPEC 全 13 節 統合)</w:t>
      </w:r>
      <w:r>
        <w:rPr>
          <w:color w:val="B5322C"/>
          <w:sz w:val="20"/>
          <w:szCs w:val="20"/>
        </w:rPr>
        <w:t xml:space="preserve">  【v1.3 新規】</w:t>
      </w:r>
    </w:p>
    <w:p w14:paraId="4F1FDAEF" w14:textId="77777777" w:rsidR="00FF2FC6" w:rsidRDefault="00000000">
      <w:pPr>
        <w:spacing w:after="120"/>
      </w:pPr>
      <w:r>
        <w:rPr>
          <w:rFonts w:eastAsia="Helvetica Neue"/>
        </w:rPr>
        <w:t>本章は SPEC_hero_v1.1_2026-04-22.md (440 行) の全内容を dashboard 仕様書へ統合したものである。従来 v1.2 では本エンジンの詳細仕様が別ファイル化されており参照が分散していたが、v1.3 では本書 1 本に集約する。</w:t>
      </w:r>
    </w:p>
    <w:p w14:paraId="141ED59F" w14:textId="77777777" w:rsidR="00FF2FC6" w:rsidRDefault="00000000">
      <w:pPr>
        <w:spacing w:after="120"/>
      </w:pPr>
      <w:r>
        <w:rPr>
          <w:rFonts w:eastAsia="Helvetica Neue"/>
          <w:i/>
          <w:iCs/>
          <w:color w:val="6A6D74"/>
        </w:rPr>
        <w:t>対象: scripts/generate_hero_image.py の v1.1 SPEC 実装 (commit 4dc913f 時点 + 以降のパッチプラン)。</w:t>
      </w:r>
    </w:p>
    <w:p w14:paraId="7DF60395" w14:textId="77777777" w:rsidR="00FF2FC6" w:rsidRDefault="00000000">
      <w:pPr>
        <w:pStyle w:val="2"/>
      </w:pPr>
      <w:r>
        <w:t>§4.0 TL;DR</w:t>
      </w:r>
    </w:p>
    <w:p w14:paraId="61F46EA0" w14:textId="77777777" w:rsidR="00FF2FC6" w:rsidRDefault="00000000">
      <w:pPr>
        <w:pStyle w:val="a4"/>
        <w:numPr>
          <w:ilvl w:val="0"/>
          <w:numId w:val="2"/>
        </w:numPr>
        <w:spacing w:after="80"/>
      </w:pPr>
      <w:r>
        <w:rPr>
          <w:rFonts w:eastAsia="Helvetica Neue"/>
        </w:rPr>
        <w:t>旧実装 (v1.0) は summary 直接 → Gemini 2.5 Flash Image の 1 段階プロンプト。</w:t>
      </w:r>
    </w:p>
    <w:p w14:paraId="7944E7EF" w14:textId="77777777" w:rsidR="00FF2FC6" w:rsidRDefault="00000000">
      <w:pPr>
        <w:pStyle w:val="a4"/>
        <w:numPr>
          <w:ilvl w:val="0"/>
          <w:numId w:val="2"/>
        </w:numPr>
        <w:spacing w:after="80"/>
      </w:pPr>
      <w:r>
        <w:rPr>
          <w:rFonts w:eastAsia="Helvetica Neue"/>
        </w:rPr>
        <w:t>本仕様 (v1.1) は 2 段階プロンプト (Gemini text → Gemini image) に刷新する。</w:t>
      </w:r>
    </w:p>
    <w:p w14:paraId="6382A6AC" w14:textId="77777777" w:rsidR="00FF2FC6" w:rsidRDefault="00000000">
      <w:pPr>
        <w:pStyle w:val="a4"/>
        <w:numPr>
          <w:ilvl w:val="0"/>
          <w:numId w:val="2"/>
        </w:numPr>
        <w:spacing w:after="80"/>
      </w:pPr>
      <w:r>
        <w:rPr>
          <w:rFonts w:eastAsia="Helvetica Neue"/>
        </w:rPr>
        <w:t>中間段階で視覚概念を JSON 抽出し、媒体別スタイル辞書で最終プロンプトを組み立てる。</w:t>
      </w:r>
    </w:p>
    <w:p w14:paraId="2640EF13" w14:textId="77777777" w:rsidR="00FF2FC6" w:rsidRDefault="00000000">
      <w:pPr>
        <w:pStyle w:val="a4"/>
        <w:numPr>
          <w:ilvl w:val="0"/>
          <w:numId w:val="2"/>
        </w:numPr>
        <w:spacing w:after="80"/>
      </w:pPr>
      <w:r>
        <w:rPr>
          <w:rFonts w:eastAsia="Helvetica Neue"/>
        </w:rPr>
        <w:t>コスト: $0/年 (Gemini 2.5 Flash text / image の両方とも無料枠内で完結)</w:t>
      </w:r>
    </w:p>
    <w:p w14:paraId="24207688" w14:textId="77777777" w:rsidR="00FF2FC6" w:rsidRDefault="00000000">
      <w:pPr>
        <w:pStyle w:val="2"/>
      </w:pPr>
      <w:r>
        <w:t>§4.1 背景 — 現行実装の問題点</w:t>
      </w:r>
    </w:p>
    <w:p w14:paraId="0C7015F4" w14:textId="77777777" w:rsidR="00FF2FC6" w:rsidRDefault="00000000">
      <w:pPr>
        <w:spacing w:after="120"/>
      </w:pPr>
      <w:r>
        <w:rPr>
          <w:rFonts w:eastAsia="Helvetica Neue"/>
        </w:rPr>
        <w:t>現行 (v1.0) 実装の問題点 3 つ:</w:t>
      </w:r>
    </w:p>
    <w:p w14:paraId="4306DD40" w14:textId="77777777" w:rsidR="00FF2FC6" w:rsidRDefault="00000000">
      <w:pPr>
        <w:pStyle w:val="a4"/>
        <w:numPr>
          <w:ilvl w:val="0"/>
          <w:numId w:val="2"/>
        </w:numPr>
        <w:spacing w:after="80"/>
      </w:pPr>
      <w:r>
        <w:rPr>
          <w:rFonts w:eastAsia="Helvetica Neue"/>
        </w:rPr>
        <w:t>関連性の欠如 — summary の表面的キーワードから画像生成するため、記事の核心と画像がズレる。</w:t>
      </w:r>
    </w:p>
    <w:p w14:paraId="7962AF25" w14:textId="77777777" w:rsidR="00FF2FC6" w:rsidRDefault="00000000">
      <w:pPr>
        <w:pStyle w:val="a4"/>
        <w:numPr>
          <w:ilvl w:val="0"/>
          <w:numId w:val="2"/>
        </w:numPr>
        <w:spacing w:after="80"/>
      </w:pPr>
      <w:r>
        <w:rPr>
          <w:rFonts w:eastAsia="Helvetica Neue"/>
        </w:rPr>
        <w:t>スタイルの不統一 — 媒体ごとのブランド性 (WSJ のエディトリアル風 / Skift のライフスタイル調) が反映されない。</w:t>
      </w:r>
    </w:p>
    <w:p w14:paraId="59E628E8" w14:textId="77777777" w:rsidR="00FF2FC6" w:rsidRDefault="00000000">
      <w:pPr>
        <w:pStyle w:val="a4"/>
        <w:numPr>
          <w:ilvl w:val="0"/>
          <w:numId w:val="2"/>
        </w:numPr>
        <w:spacing w:after="80"/>
      </w:pPr>
      <w:r>
        <w:rPr>
          <w:rFonts w:eastAsia="Helvetica Neue"/>
        </w:rPr>
        <w:t>主題の抽象化 — "growth", "market" のような抽象語が主語になり、描画不能な画像が生成される。</w:t>
      </w:r>
    </w:p>
    <w:p w14:paraId="6DBC3FE5" w14:textId="77777777" w:rsidR="00FF2FC6" w:rsidRDefault="00000000">
      <w:pPr>
        <w:spacing w:after="120"/>
      </w:pPr>
      <w:r>
        <w:rPr>
          <w:rFonts w:eastAsia="Helvetica Neue"/>
          <w:b/>
          <w:bCs/>
        </w:rPr>
        <w:t>解決策: 思考プロセスの明示化 (2 段階プロンプト) + 媒体別スタイル辞書</w:t>
      </w:r>
    </w:p>
    <w:p w14:paraId="69EC1871" w14:textId="77777777" w:rsidR="00FF2FC6" w:rsidRDefault="00000000">
      <w:pPr>
        <w:pStyle w:val="2"/>
      </w:pPr>
      <w:r>
        <w:t>§4.2 API Key / 環境変数</w:t>
      </w:r>
    </w:p>
    <w:p w14:paraId="2172A89B" w14:textId="77777777" w:rsidR="00FF2FC6" w:rsidRDefault="00000000">
      <w:pPr>
        <w:pStyle w:val="3"/>
      </w:pPr>
      <w:r>
        <w:t>§4.2.1 使用する API Key (全て無料枠)</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1800"/>
        <w:gridCol w:w="1680"/>
        <w:gridCol w:w="1320"/>
      </w:tblGrid>
      <w:tr w:rsidR="00FF2FC6" w14:paraId="7024B05F" w14:textId="77777777">
        <w:tblPrEx>
          <w:tblCellMar>
            <w:top w:w="0" w:type="dxa"/>
            <w:bottom w:w="0" w:type="dxa"/>
          </w:tblCellMar>
        </w:tblPrEx>
        <w:trPr>
          <w:tblHeader/>
        </w:trPr>
        <w:tc>
          <w:tcPr>
            <w:tcW w:w="21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46BAF7F5" w14:textId="77777777" w:rsidR="00FF2FC6" w:rsidRDefault="00000000">
            <w:r>
              <w:rPr>
                <w:rFonts w:eastAsia="Helvetica Neue"/>
                <w:b/>
                <w:bCs/>
                <w:color w:val="FFFFFF"/>
                <w:sz w:val="20"/>
                <w:szCs w:val="20"/>
              </w:rPr>
              <w:t>変数名</w:t>
            </w:r>
          </w:p>
        </w:tc>
        <w:tc>
          <w:tcPr>
            <w:tcW w:w="24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0DC74DF2" w14:textId="77777777" w:rsidR="00FF2FC6" w:rsidRDefault="00000000">
            <w:r>
              <w:rPr>
                <w:rFonts w:eastAsia="Helvetica Neue"/>
                <w:b/>
                <w:bCs/>
                <w:color w:val="FFFFFF"/>
                <w:sz w:val="20"/>
                <w:szCs w:val="20"/>
              </w:rPr>
              <w:t>用途</w:t>
            </w:r>
          </w:p>
        </w:tc>
        <w:tc>
          <w:tcPr>
            <w:tcW w:w="18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3205EB85" w14:textId="77777777" w:rsidR="00FF2FC6" w:rsidRDefault="00000000">
            <w:r>
              <w:rPr>
                <w:rFonts w:eastAsia="Helvetica Neue"/>
                <w:b/>
                <w:bCs/>
                <w:color w:val="FFFFFF"/>
                <w:sz w:val="20"/>
                <w:szCs w:val="20"/>
              </w:rPr>
              <w:t>取得元</w:t>
            </w:r>
          </w:p>
        </w:tc>
        <w:tc>
          <w:tcPr>
            <w:tcW w:w="168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28292668" w14:textId="77777777" w:rsidR="00FF2FC6" w:rsidRDefault="00000000">
            <w:r>
              <w:rPr>
                <w:rFonts w:eastAsia="Helvetica Neue"/>
                <w:b/>
                <w:bCs/>
                <w:color w:val="FFFFFF"/>
                <w:sz w:val="20"/>
                <w:szCs w:val="20"/>
              </w:rPr>
              <w:t>無料枠</w:t>
            </w:r>
          </w:p>
        </w:tc>
        <w:tc>
          <w:tcPr>
            <w:tcW w:w="132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4DB33C7F" w14:textId="77777777" w:rsidR="00FF2FC6" w:rsidRDefault="00000000">
            <w:r>
              <w:rPr>
                <w:rFonts w:eastAsia="Helvetica Neue"/>
                <w:b/>
                <w:bCs/>
                <w:color w:val="FFFFFF"/>
                <w:sz w:val="20"/>
                <w:szCs w:val="20"/>
              </w:rPr>
              <w:t>日次使用見込み</w:t>
            </w:r>
          </w:p>
        </w:tc>
      </w:tr>
      <w:tr w:rsidR="00FF2FC6" w14:paraId="6A3D2A9A" w14:textId="77777777">
        <w:tblPrEx>
          <w:tblCellMar>
            <w:top w:w="0" w:type="dxa"/>
            <w:bottom w:w="0" w:type="dxa"/>
          </w:tblCellMar>
        </w:tblPrEx>
        <w:tc>
          <w:tcPr>
            <w:tcW w:w="2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A8F1D5A" w14:textId="77777777" w:rsidR="00FF2FC6" w:rsidRDefault="00000000">
            <w:r>
              <w:rPr>
                <w:rFonts w:eastAsia="Helvetica Neue"/>
                <w:sz w:val="20"/>
                <w:szCs w:val="20"/>
              </w:rPr>
              <w:t>GEMINI_API_KEY</w:t>
            </w:r>
          </w:p>
        </w:tc>
        <w:tc>
          <w:tcPr>
            <w:tcW w:w="24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F65F4A9" w14:textId="77777777" w:rsidR="00FF2FC6" w:rsidRDefault="00000000">
            <w:r>
              <w:rPr>
                <w:rFonts w:eastAsia="Helvetica Neue"/>
                <w:sz w:val="20"/>
                <w:szCs w:val="20"/>
              </w:rPr>
              <w:t>Text (JSON抽出) + Image (画像生成) 両方</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567F7F9" w14:textId="77777777" w:rsidR="00FF2FC6" w:rsidRDefault="00000000">
            <w:r>
              <w:rPr>
                <w:rFonts w:eastAsia="Helvetica Neue"/>
                <w:sz w:val="20"/>
                <w:szCs w:val="20"/>
              </w:rPr>
              <w:t>Google AI Studio</w:t>
            </w:r>
          </w:p>
        </w:tc>
        <w:tc>
          <w:tcPr>
            <w:tcW w:w="16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0A0D99B" w14:textId="77777777" w:rsidR="00FF2FC6" w:rsidRDefault="00000000">
            <w:r>
              <w:rPr>
                <w:rFonts w:eastAsia="Helvetica Neue"/>
                <w:sz w:val="20"/>
                <w:szCs w:val="20"/>
              </w:rPr>
              <w:t>1,500 RPD / 15 RPM</w:t>
            </w:r>
          </w:p>
        </w:tc>
        <w:tc>
          <w:tcPr>
            <w:tcW w:w="13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5C8FA74" w14:textId="77777777" w:rsidR="00FF2FC6" w:rsidRDefault="00000000">
            <w:r>
              <w:rPr>
                <w:rFonts w:eastAsia="Helvetica Neue"/>
                <w:sz w:val="20"/>
                <w:szCs w:val="20"/>
              </w:rPr>
              <w:t>最大 16 calls/日</w:t>
            </w:r>
          </w:p>
        </w:tc>
      </w:tr>
    </w:tbl>
    <w:p w14:paraId="47983674" w14:textId="77777777" w:rsidR="00FF2FC6" w:rsidRDefault="00000000">
      <w:pPr>
        <w:pStyle w:val="3"/>
      </w:pPr>
      <w:r>
        <w:t>§4.2.2 新規 Secret 追加</w:t>
      </w:r>
    </w:p>
    <w:p w14:paraId="356DD82F" w14:textId="77777777" w:rsidR="00FF2FC6" w:rsidRDefault="00000000">
      <w:pPr>
        <w:spacing w:after="120"/>
      </w:pPr>
      <w:r>
        <w:rPr>
          <w:rFonts w:eastAsia="Helvetica Neue"/>
        </w:rPr>
        <w:t>不要。既存の GEMINI_API_KEY (.env および GitHub Actions Secrets) をそのまま流用する。</w:t>
      </w:r>
    </w:p>
    <w:p w14:paraId="520B46F5" w14:textId="77777777" w:rsidR="00FF2FC6" w:rsidRDefault="00000000">
      <w:pPr>
        <w:pStyle w:val="3"/>
      </w:pPr>
      <w:r>
        <w:t>§4.2.3 無料枠の利用状況モニタリング</w:t>
      </w:r>
    </w:p>
    <w:p w14:paraId="15AE1493" w14:textId="77777777" w:rsidR="00FF2FC6" w:rsidRDefault="00000000">
      <w:pPr>
        <w:spacing w:after="120"/>
      </w:pPr>
      <w:r>
        <w:rPr>
          <w:rFonts w:eastAsia="Helvetica Neue"/>
        </w:rPr>
        <w:t>ログ出力に daily call count を記録し、1,000 RPD 超過で警告を出す (logs/hero_generation.log)。</w:t>
      </w:r>
    </w:p>
    <w:p w14:paraId="525810A3" w14:textId="77777777" w:rsidR="00FF2FC6" w:rsidRDefault="00000000">
      <w:pPr>
        <w:pStyle w:val="3"/>
      </w:pPr>
      <w:r>
        <w:t>§4.2.4 プレビュー用環境変数 【v1.3 新規】</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77"/>
        <w:gridCol w:w="3046"/>
        <w:gridCol w:w="2637"/>
      </w:tblGrid>
      <w:tr w:rsidR="00FF2FC6" w14:paraId="493F4DD7" w14:textId="77777777">
        <w:tblPrEx>
          <w:tblCellMar>
            <w:top w:w="0" w:type="dxa"/>
            <w:bottom w:w="0" w:type="dxa"/>
          </w:tblCellMar>
        </w:tblPrEx>
        <w:trPr>
          <w:tblHeader/>
        </w:trPr>
        <w:tc>
          <w:tcPr>
            <w:tcW w:w="36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178310C3" w14:textId="77777777" w:rsidR="00FF2FC6" w:rsidRDefault="00000000">
            <w:r>
              <w:rPr>
                <w:rFonts w:eastAsia="Helvetica Neue"/>
                <w:b/>
                <w:bCs/>
                <w:color w:val="FFFFFF"/>
                <w:sz w:val="20"/>
                <w:szCs w:val="20"/>
              </w:rPr>
              <w:t>変数名</w:t>
            </w:r>
          </w:p>
        </w:tc>
        <w:tc>
          <w:tcPr>
            <w:tcW w:w="432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1A26D0A0" w14:textId="77777777" w:rsidR="00FF2FC6" w:rsidRDefault="00000000">
            <w:r>
              <w:rPr>
                <w:rFonts w:eastAsia="Helvetica Neue"/>
                <w:b/>
                <w:bCs/>
                <w:color w:val="FFFFFF"/>
                <w:sz w:val="20"/>
                <w:szCs w:val="20"/>
              </w:rPr>
              <w:t>用途</w:t>
            </w:r>
          </w:p>
        </w:tc>
        <w:tc>
          <w:tcPr>
            <w:tcW w:w="144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5E1E3E0C" w14:textId="77777777" w:rsidR="00FF2FC6" w:rsidRDefault="00000000">
            <w:r>
              <w:rPr>
                <w:rFonts w:eastAsia="Helvetica Neue"/>
                <w:b/>
                <w:bCs/>
                <w:color w:val="FFFFFF"/>
                <w:sz w:val="20"/>
                <w:szCs w:val="20"/>
              </w:rPr>
              <w:t>例</w:t>
            </w:r>
          </w:p>
        </w:tc>
      </w:tr>
      <w:tr w:rsidR="00FF2FC6" w14:paraId="5FA9A603" w14:textId="77777777">
        <w:tblPrEx>
          <w:tblCellMar>
            <w:top w:w="0" w:type="dxa"/>
            <w:bottom w:w="0" w:type="dxa"/>
          </w:tblCellMar>
        </w:tblPrEx>
        <w:tc>
          <w:tcPr>
            <w:tcW w:w="3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C9A1822" w14:textId="77777777" w:rsidR="00FF2FC6" w:rsidRDefault="00000000">
            <w:r>
              <w:rPr>
                <w:rFonts w:eastAsia="Helvetica Neue"/>
                <w:sz w:val="20"/>
                <w:szCs w:val="20"/>
              </w:rPr>
              <w:t>HERO_OUTPUT_DIR</w:t>
            </w:r>
          </w:p>
        </w:tc>
        <w:tc>
          <w:tcPr>
            <w:tcW w:w="43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E9CA0D3" w14:textId="77777777" w:rsidR="00FF2FC6" w:rsidRDefault="00000000">
            <w:r>
              <w:rPr>
                <w:rFonts w:eastAsia="Helvetica Neue"/>
                <w:sz w:val="20"/>
                <w:szCs w:val="20"/>
              </w:rPr>
              <w:t>生成画像の出力先ディレクトリを上書き (本番 static/images/ を保護)</w:t>
            </w:r>
          </w:p>
        </w:tc>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9D29BA4" w14:textId="77777777" w:rsidR="00FF2FC6" w:rsidRDefault="00000000">
            <w:r>
              <w:rPr>
                <w:rFonts w:eastAsia="Helvetica Neue"/>
                <w:sz w:val="20"/>
                <w:szCs w:val="20"/>
              </w:rPr>
              <w:t>_preview_hero_v1.1_2026-04-22</w:t>
            </w:r>
          </w:p>
        </w:tc>
      </w:tr>
      <w:tr w:rsidR="00FF2FC6" w14:paraId="11BAA3BA" w14:textId="77777777">
        <w:tblPrEx>
          <w:tblCellMar>
            <w:top w:w="0" w:type="dxa"/>
            <w:bottom w:w="0" w:type="dxa"/>
          </w:tblCellMar>
        </w:tblPrEx>
        <w:tc>
          <w:tcPr>
            <w:tcW w:w="3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A52AD37" w14:textId="77777777" w:rsidR="00FF2FC6" w:rsidRDefault="00000000">
            <w:r>
              <w:rPr>
                <w:rFonts w:eastAsia="Helvetica Neue"/>
                <w:sz w:val="20"/>
                <w:szCs w:val="20"/>
              </w:rPr>
              <w:lastRenderedPageBreak/>
              <w:t>HERO_SKIP_FRONTMATTER_INJECT</w:t>
            </w:r>
          </w:p>
        </w:tc>
        <w:tc>
          <w:tcPr>
            <w:tcW w:w="432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0CBCE94" w14:textId="77777777" w:rsidR="00FF2FC6" w:rsidRDefault="00000000">
            <w:r>
              <w:rPr>
                <w:rFonts w:eastAsia="Helvetica Neue"/>
                <w:sz w:val="20"/>
                <w:szCs w:val="20"/>
              </w:rPr>
              <w:t>生成後の content/&lt;source&gt;/&lt;date&gt;.md への hero_image: 注入をスキップ (プレビュー時は本番 md を汚さない)</w:t>
            </w:r>
          </w:p>
        </w:tc>
        <w:tc>
          <w:tcPr>
            <w:tcW w:w="14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5C0D510" w14:textId="77777777" w:rsidR="00FF2FC6" w:rsidRDefault="00000000">
            <w:r>
              <w:rPr>
                <w:rFonts w:eastAsia="Helvetica Neue"/>
                <w:sz w:val="20"/>
                <w:szCs w:val="20"/>
              </w:rPr>
              <w:t>1</w:t>
            </w:r>
          </w:p>
        </w:tc>
      </w:tr>
    </w:tbl>
    <w:p w14:paraId="4027D30A" w14:textId="77777777" w:rsidR="00FF2FC6" w:rsidRDefault="00000000">
      <w:pPr>
        <w:pStyle w:val="2"/>
      </w:pPr>
      <w:r>
        <w:t>§4.3 実装要件 — 2 段階プロンプト</w:t>
      </w:r>
    </w:p>
    <w:p w14:paraId="52D7F083" w14:textId="77777777" w:rsidR="00FF2FC6" w:rsidRDefault="00000000">
      <w:pPr>
        <w:pStyle w:val="3"/>
      </w:pPr>
      <w:r>
        <w:t>§4.3.1 プロンプト生成を 2 段階に分離</w:t>
      </w:r>
    </w:p>
    <w:p w14:paraId="4132AF2D" w14:textId="77777777" w:rsidR="00FF2FC6" w:rsidRDefault="00000000">
      <w:pPr>
        <w:shd w:val="clear" w:color="auto" w:fill="F6F4EE"/>
        <w:ind w:left="360"/>
      </w:pPr>
      <w:r>
        <w:rPr>
          <w:rFonts w:ascii="Courier New" w:eastAsia="Courier New" w:hAnsi="Courier New" w:cs="Courier New"/>
          <w:color w:val="303641"/>
          <w:sz w:val="18"/>
          <w:szCs w:val="18"/>
        </w:rPr>
        <w:t>[現行 v1.0]</w:t>
      </w:r>
    </w:p>
    <w:p w14:paraId="5077262A" w14:textId="77777777" w:rsidR="00FF2FC6" w:rsidRDefault="00000000">
      <w:pPr>
        <w:shd w:val="clear" w:color="auto" w:fill="F6F4EE"/>
        <w:ind w:left="360"/>
      </w:pPr>
      <w:r>
        <w:rPr>
          <w:rFonts w:ascii="Courier New" w:eastAsia="Courier New" w:hAnsi="Courier New" w:cs="Courier New"/>
          <w:color w:val="303641"/>
          <w:sz w:val="18"/>
          <w:szCs w:val="18"/>
        </w:rPr>
        <w:t>summary → (Gemini 2.5 Flash Image) → hero.png</w:t>
      </w:r>
    </w:p>
    <w:p w14:paraId="06000AC7"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4AAA2EE3" w14:textId="77777777" w:rsidR="00FF2FC6" w:rsidRDefault="00000000">
      <w:pPr>
        <w:shd w:val="clear" w:color="auto" w:fill="F6F4EE"/>
        <w:ind w:left="360"/>
      </w:pPr>
      <w:r>
        <w:rPr>
          <w:rFonts w:ascii="Courier New" w:eastAsia="Courier New" w:hAnsi="Courier New" w:cs="Courier New"/>
          <w:color w:val="303641"/>
          <w:sz w:val="18"/>
          <w:szCs w:val="18"/>
        </w:rPr>
        <w:t>[新設 v1.1]</w:t>
      </w:r>
    </w:p>
    <w:p w14:paraId="7DD595F3" w14:textId="77777777" w:rsidR="00FF2FC6" w:rsidRDefault="00000000">
      <w:pPr>
        <w:shd w:val="clear" w:color="auto" w:fill="F6F4EE"/>
        <w:ind w:left="360"/>
      </w:pPr>
      <w:r>
        <w:rPr>
          <w:rFonts w:ascii="Courier New" w:eastAsia="Courier New" w:hAnsi="Courier New" w:cs="Courier New"/>
          <w:color w:val="303641"/>
          <w:sz w:val="18"/>
          <w:szCs w:val="18"/>
        </w:rPr>
        <w:t>summary → (Gemini 2.5 Flash text, JSON mode) → visual_concept (JSON)</w:t>
      </w:r>
    </w:p>
    <w:p w14:paraId="05E6832B" w14:textId="77777777" w:rsidR="00FF2FC6" w:rsidRDefault="00000000">
      <w:pPr>
        <w:shd w:val="clear" w:color="auto" w:fill="F6F4EE"/>
        <w:ind w:left="360"/>
      </w:pPr>
      <w:r>
        <w:rPr>
          <w:rFonts w:ascii="Courier New" w:eastAsia="Courier New" w:hAnsi="Courier New" w:cs="Courier New"/>
          <w:color w:val="303641"/>
          <w:sz w:val="18"/>
          <w:szCs w:val="18"/>
        </w:rPr>
        <w:t xml:space="preserve">         → build_hero_prompt() → (Gemini 2.5 Flash Image) → hero.png</w:t>
      </w:r>
    </w:p>
    <w:p w14:paraId="7742ADB5" w14:textId="77777777" w:rsidR="00FF2FC6" w:rsidRDefault="00000000">
      <w:pPr>
        <w:pStyle w:val="3"/>
      </w:pPr>
      <w:r>
        <w:t>§4.3.2 中間 JSON スキーマ</w:t>
      </w:r>
    </w:p>
    <w:p w14:paraId="540EF595" w14:textId="77777777" w:rsidR="00FF2FC6" w:rsidRDefault="00000000">
      <w:pPr>
        <w:shd w:val="clear" w:color="auto" w:fill="F6F4EE"/>
        <w:ind w:left="360"/>
      </w:pPr>
      <w:r>
        <w:rPr>
          <w:rFonts w:ascii="Courier New" w:eastAsia="Courier New" w:hAnsi="Courier New" w:cs="Courier New"/>
          <w:color w:val="303641"/>
          <w:sz w:val="18"/>
          <w:szCs w:val="18"/>
        </w:rPr>
        <w:t>{</w:t>
      </w:r>
    </w:p>
    <w:p w14:paraId="5CF0467E" w14:textId="77777777" w:rsidR="00FF2FC6" w:rsidRDefault="00000000">
      <w:pPr>
        <w:shd w:val="clear" w:color="auto" w:fill="F6F4EE"/>
        <w:ind w:left="360"/>
      </w:pPr>
      <w:r>
        <w:rPr>
          <w:rFonts w:ascii="Courier New" w:eastAsia="Courier New" w:hAnsi="Courier New" w:cs="Courier New"/>
          <w:color w:val="303641"/>
          <w:sz w:val="18"/>
          <w:szCs w:val="18"/>
        </w:rPr>
        <w:t xml:space="preserve">  "core_theme": "記事の核心トピック (1 キーワード、英語)",</w:t>
      </w:r>
    </w:p>
    <w:p w14:paraId="08CD4929" w14:textId="77777777" w:rsidR="00FF2FC6" w:rsidRDefault="00000000">
      <w:pPr>
        <w:shd w:val="clear" w:color="auto" w:fill="F6F4EE"/>
        <w:ind w:left="360"/>
      </w:pPr>
      <w:r>
        <w:rPr>
          <w:rFonts w:ascii="Courier New" w:eastAsia="Courier New" w:hAnsi="Courier New" w:cs="Courier New"/>
          <w:color w:val="303641"/>
          <w:sz w:val="18"/>
          <w:szCs w:val="18"/>
        </w:rPr>
        <w:t xml:space="preserve">  "visual_metaphor": "そのトピックを象徴する具体的な物体/動作 (英語、1 フレーズ)",</w:t>
      </w:r>
    </w:p>
    <w:p w14:paraId="467C6743" w14:textId="77777777" w:rsidR="00FF2FC6" w:rsidRDefault="00000000">
      <w:pPr>
        <w:shd w:val="clear" w:color="auto" w:fill="F6F4EE"/>
        <w:ind w:left="360"/>
      </w:pPr>
      <w:r>
        <w:rPr>
          <w:rFonts w:ascii="Courier New" w:eastAsia="Courier New" w:hAnsi="Courier New" w:cs="Courier New"/>
          <w:color w:val="303641"/>
          <w:sz w:val="18"/>
          <w:szCs w:val="18"/>
        </w:rPr>
        <w:t xml:space="preserve">  "contextual_detail": "ニュース固有の要素 (場所/産業/人物属性のいずれか 1 つ、英語)",</w:t>
      </w:r>
    </w:p>
    <w:p w14:paraId="2D92461D" w14:textId="77777777" w:rsidR="00FF2FC6" w:rsidRDefault="00000000">
      <w:pPr>
        <w:shd w:val="clear" w:color="auto" w:fill="F6F4EE"/>
        <w:ind w:left="360"/>
      </w:pPr>
      <w:r>
        <w:rPr>
          <w:rFonts w:ascii="Courier New" w:eastAsia="Courier New" w:hAnsi="Courier New" w:cs="Courier New"/>
          <w:color w:val="303641"/>
          <w:sz w:val="18"/>
          <w:szCs w:val="18"/>
        </w:rPr>
        <w:t xml:space="preserve">  "primary_subject_noun": "画像の主役となる具体名詞 (英語、最優先で描かせる対象)"</w:t>
      </w:r>
    </w:p>
    <w:p w14:paraId="5F989908" w14:textId="77777777" w:rsidR="00FF2FC6" w:rsidRDefault="00000000">
      <w:pPr>
        <w:shd w:val="clear" w:color="auto" w:fill="F6F4EE"/>
        <w:ind w:left="360"/>
      </w:pPr>
      <w:r>
        <w:rPr>
          <w:rFonts w:ascii="Courier New" w:eastAsia="Courier New" w:hAnsi="Courier New" w:cs="Courier New"/>
          <w:color w:val="303641"/>
          <w:sz w:val="18"/>
          <w:szCs w:val="18"/>
        </w:rPr>
        <w:t>}</w:t>
      </w:r>
    </w:p>
    <w:p w14:paraId="7C33A138" w14:textId="77777777" w:rsidR="00FF2FC6" w:rsidRDefault="00000000">
      <w:pPr>
        <w:pStyle w:val="3"/>
      </w:pPr>
      <w:r>
        <w:t>§4.3.3 Gemini 2.5 Flash (text) への System Prompt ※文言変更禁止</w:t>
      </w:r>
    </w:p>
    <w:p w14:paraId="63BCCEF6" w14:textId="77777777" w:rsidR="00FF2FC6" w:rsidRDefault="00000000">
      <w:pPr>
        <w:shd w:val="clear" w:color="auto" w:fill="F6F4EE"/>
        <w:ind w:left="360"/>
      </w:pPr>
      <w:r>
        <w:rPr>
          <w:rFonts w:ascii="Courier New" w:eastAsia="Courier New" w:hAnsi="Courier New" w:cs="Courier New"/>
          <w:color w:val="303641"/>
          <w:sz w:val="18"/>
          <w:szCs w:val="18"/>
        </w:rPr>
        <w:t>You are a visual concept director for a financial/business newsletter dashboard.</w:t>
      </w:r>
    </w:p>
    <w:p w14:paraId="5D5CA9AD" w14:textId="77777777" w:rsidR="00FF2FC6" w:rsidRDefault="00000000">
      <w:pPr>
        <w:shd w:val="clear" w:color="auto" w:fill="F6F4EE"/>
        <w:ind w:left="360"/>
      </w:pPr>
      <w:r>
        <w:rPr>
          <w:rFonts w:ascii="Courier New" w:eastAsia="Courier New" w:hAnsi="Courier New" w:cs="Courier New"/>
          <w:color w:val="303641"/>
          <w:sz w:val="18"/>
          <w:szCs w:val="18"/>
        </w:rPr>
        <w:t>Given an article summary, extract the following in 3 strict steps:</w:t>
      </w:r>
    </w:p>
    <w:p w14:paraId="46E64AC8"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BCFBAF1" w14:textId="77777777" w:rsidR="00FF2FC6" w:rsidRDefault="00000000">
      <w:pPr>
        <w:shd w:val="clear" w:color="auto" w:fill="F6F4EE"/>
        <w:ind w:left="360"/>
      </w:pPr>
      <w:r>
        <w:rPr>
          <w:rFonts w:ascii="Courier New" w:eastAsia="Courier New" w:hAnsi="Courier New" w:cs="Courier New"/>
          <w:color w:val="303641"/>
          <w:sz w:val="18"/>
          <w:szCs w:val="18"/>
        </w:rPr>
        <w:t>STEP 1 - Core Theme: Identify ONE central topic keyword.</w:t>
      </w:r>
    </w:p>
    <w:p w14:paraId="3B4372B0" w14:textId="77777777" w:rsidR="00FF2FC6" w:rsidRDefault="00000000">
      <w:pPr>
        <w:shd w:val="clear" w:color="auto" w:fill="F6F4EE"/>
        <w:ind w:left="360"/>
      </w:pPr>
      <w:r>
        <w:rPr>
          <w:rFonts w:ascii="Courier New" w:eastAsia="Courier New" w:hAnsi="Courier New" w:cs="Courier New"/>
          <w:color w:val="303641"/>
          <w:sz w:val="18"/>
          <w:szCs w:val="18"/>
        </w:rPr>
        <w:t>STEP 2 - Visual Metaphor: Choose ONE concrete object or action that symbolizes the theme.</w:t>
      </w:r>
    </w:p>
    <w:p w14:paraId="25939A30" w14:textId="77777777" w:rsidR="00FF2FC6" w:rsidRDefault="00000000">
      <w:pPr>
        <w:shd w:val="clear" w:color="auto" w:fill="F6F4EE"/>
        <w:ind w:left="360"/>
      </w:pPr>
      <w:r>
        <w:rPr>
          <w:rFonts w:ascii="Courier New" w:eastAsia="Courier New" w:hAnsi="Courier New" w:cs="Courier New"/>
          <w:color w:val="303641"/>
          <w:sz w:val="18"/>
          <w:szCs w:val="18"/>
        </w:rPr>
        <w:t xml:space="preserve">  - For abstract concepts (inflation, recession, negotiation), use physical metaphors</w:t>
      </w:r>
    </w:p>
    <w:p w14:paraId="2A8EEB85" w14:textId="77777777" w:rsidR="00FF2FC6" w:rsidRDefault="00000000">
      <w:pPr>
        <w:shd w:val="clear" w:color="auto" w:fill="F6F4EE"/>
        <w:ind w:left="360"/>
      </w:pPr>
      <w:r>
        <w:rPr>
          <w:rFonts w:ascii="Courier New" w:eastAsia="Courier New" w:hAnsi="Courier New" w:cs="Courier New"/>
          <w:color w:val="303641"/>
          <w:sz w:val="18"/>
          <w:szCs w:val="18"/>
        </w:rPr>
        <w:t xml:space="preserve">    (a heavy weight, a stalled engine, a chessboard).</w:t>
      </w:r>
    </w:p>
    <w:p w14:paraId="47EE1D1D" w14:textId="77777777" w:rsidR="00FF2FC6" w:rsidRDefault="00000000">
      <w:pPr>
        <w:shd w:val="clear" w:color="auto" w:fill="F6F4EE"/>
        <w:ind w:left="360"/>
      </w:pPr>
      <w:r>
        <w:rPr>
          <w:rFonts w:ascii="Courier New" w:eastAsia="Courier New" w:hAnsi="Courier New" w:cs="Courier New"/>
          <w:color w:val="303641"/>
          <w:sz w:val="18"/>
          <w:szCs w:val="18"/>
        </w:rPr>
        <w:t xml:space="preserve">  - For lifestyle/travel/tech, use scene-based imagery (a cyclist on a ridge,</w:t>
      </w:r>
    </w:p>
    <w:p w14:paraId="14DFCC89" w14:textId="77777777" w:rsidR="00FF2FC6" w:rsidRDefault="00000000">
      <w:pPr>
        <w:shd w:val="clear" w:color="auto" w:fill="F6F4EE"/>
        <w:ind w:left="360"/>
      </w:pPr>
      <w:r>
        <w:rPr>
          <w:rFonts w:ascii="Courier New" w:eastAsia="Courier New" w:hAnsi="Courier New" w:cs="Courier New"/>
          <w:color w:val="303641"/>
          <w:sz w:val="18"/>
          <w:szCs w:val="18"/>
        </w:rPr>
        <w:t xml:space="preserve">    a traveler with luggage, a modern workspace).</w:t>
      </w:r>
    </w:p>
    <w:p w14:paraId="68B665EE" w14:textId="77777777" w:rsidR="00FF2FC6" w:rsidRDefault="00000000">
      <w:pPr>
        <w:shd w:val="clear" w:color="auto" w:fill="F6F4EE"/>
        <w:ind w:left="360"/>
      </w:pPr>
      <w:r>
        <w:rPr>
          <w:rFonts w:ascii="Courier New" w:eastAsia="Courier New" w:hAnsi="Courier New" w:cs="Courier New"/>
          <w:color w:val="303641"/>
          <w:sz w:val="18"/>
          <w:szCs w:val="18"/>
        </w:rPr>
        <w:t>STEP 3 - Contextual Detail: Add ONE specific element from the article</w:t>
      </w:r>
    </w:p>
    <w:p w14:paraId="38714436" w14:textId="77777777" w:rsidR="00FF2FC6" w:rsidRDefault="00000000">
      <w:pPr>
        <w:shd w:val="clear" w:color="auto" w:fill="F6F4EE"/>
        <w:ind w:left="360"/>
      </w:pPr>
      <w:r>
        <w:rPr>
          <w:rFonts w:ascii="Courier New" w:eastAsia="Courier New" w:hAnsi="Courier New" w:cs="Courier New"/>
          <w:color w:val="303641"/>
          <w:sz w:val="18"/>
          <w:szCs w:val="18"/>
        </w:rPr>
        <w:t xml:space="preserve">  (location, industry, character attribute).</w:t>
      </w:r>
    </w:p>
    <w:p w14:paraId="6C52A2E8"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9408F93" w14:textId="77777777" w:rsidR="00FF2FC6" w:rsidRDefault="00000000">
      <w:pPr>
        <w:shd w:val="clear" w:color="auto" w:fill="F6F4EE"/>
        <w:ind w:left="360"/>
      </w:pPr>
      <w:r>
        <w:rPr>
          <w:rFonts w:ascii="Courier New" w:eastAsia="Courier New" w:hAnsi="Courier New" w:cs="Courier New"/>
          <w:color w:val="303641"/>
          <w:sz w:val="18"/>
          <w:szCs w:val="18"/>
        </w:rPr>
        <w:t>Also extract the PRIMARY SUBJECT NOUN — the single most important object</w:t>
      </w:r>
    </w:p>
    <w:p w14:paraId="7CD0C674" w14:textId="77777777" w:rsidR="00FF2FC6" w:rsidRDefault="00000000">
      <w:pPr>
        <w:shd w:val="clear" w:color="auto" w:fill="F6F4EE"/>
        <w:ind w:left="360"/>
      </w:pPr>
      <w:r>
        <w:rPr>
          <w:rFonts w:ascii="Courier New" w:eastAsia="Courier New" w:hAnsi="Courier New" w:cs="Courier New"/>
          <w:color w:val="303641"/>
          <w:sz w:val="18"/>
          <w:szCs w:val="18"/>
        </w:rPr>
        <w:t>that MUST appear as the visual anchor.</w:t>
      </w:r>
    </w:p>
    <w:p w14:paraId="705A37FD"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5022DBAC" w14:textId="77777777" w:rsidR="00FF2FC6" w:rsidRDefault="00000000">
      <w:pPr>
        <w:shd w:val="clear" w:color="auto" w:fill="F6F4EE"/>
        <w:ind w:left="360"/>
      </w:pPr>
      <w:r>
        <w:rPr>
          <w:rFonts w:ascii="Courier New" w:eastAsia="Courier New" w:hAnsi="Courier New" w:cs="Courier New"/>
          <w:color w:val="303641"/>
          <w:sz w:val="18"/>
          <w:szCs w:val="18"/>
        </w:rPr>
        <w:t>Rules:</w:t>
      </w:r>
    </w:p>
    <w:p w14:paraId="64522B93" w14:textId="77777777" w:rsidR="00FF2FC6" w:rsidRDefault="00000000">
      <w:pPr>
        <w:shd w:val="clear" w:color="auto" w:fill="F6F4EE"/>
        <w:ind w:left="360"/>
      </w:pPr>
      <w:r>
        <w:rPr>
          <w:rFonts w:ascii="Courier New" w:eastAsia="Courier New" w:hAnsi="Courier New" w:cs="Courier New"/>
          <w:color w:val="303641"/>
          <w:sz w:val="18"/>
          <w:szCs w:val="18"/>
        </w:rPr>
        <w:t>- Never return abstract concepts as primary_subject_noun. Always a physical,</w:t>
      </w:r>
    </w:p>
    <w:p w14:paraId="3F5E9B4A" w14:textId="77777777" w:rsidR="00FF2FC6" w:rsidRDefault="00000000">
      <w:pPr>
        <w:shd w:val="clear" w:color="auto" w:fill="F6F4EE"/>
        <w:ind w:left="360"/>
      </w:pPr>
      <w:r>
        <w:rPr>
          <w:rFonts w:ascii="Courier New" w:eastAsia="Courier New" w:hAnsi="Courier New" w:cs="Courier New"/>
          <w:color w:val="303641"/>
          <w:sz w:val="18"/>
          <w:szCs w:val="18"/>
        </w:rPr>
        <w:t xml:space="preserve">  drawable object (e.g., "a cyclist", "a skyscraper", "a golden coin",</w:t>
      </w:r>
    </w:p>
    <w:p w14:paraId="2B784D83" w14:textId="77777777" w:rsidR="00FF2FC6" w:rsidRDefault="00000000">
      <w:pPr>
        <w:shd w:val="clear" w:color="auto" w:fill="F6F4EE"/>
        <w:ind w:left="360"/>
      </w:pPr>
      <w:r>
        <w:rPr>
          <w:rFonts w:ascii="Courier New" w:eastAsia="Courier New" w:hAnsi="Courier New" w:cs="Courier New"/>
          <w:color w:val="303641"/>
          <w:sz w:val="18"/>
          <w:szCs w:val="18"/>
        </w:rPr>
        <w:t xml:space="preserve">  NOT "growth" or "risk").</w:t>
      </w:r>
    </w:p>
    <w:p w14:paraId="41425615" w14:textId="77777777" w:rsidR="00FF2FC6" w:rsidRDefault="00000000">
      <w:pPr>
        <w:shd w:val="clear" w:color="auto" w:fill="F6F4EE"/>
        <w:ind w:left="360"/>
      </w:pPr>
      <w:r>
        <w:rPr>
          <w:rFonts w:ascii="Courier New" w:eastAsia="Courier New" w:hAnsi="Courier New" w:cs="Courier New"/>
          <w:color w:val="303641"/>
          <w:sz w:val="18"/>
          <w:szCs w:val="18"/>
        </w:rPr>
        <w:t>- All fields in English.</w:t>
      </w:r>
    </w:p>
    <w:p w14:paraId="28ED4603" w14:textId="77777777" w:rsidR="00FF2FC6" w:rsidRDefault="00000000">
      <w:pPr>
        <w:shd w:val="clear" w:color="auto" w:fill="F6F4EE"/>
        <w:ind w:left="360"/>
      </w:pPr>
      <w:r>
        <w:rPr>
          <w:rFonts w:ascii="Courier New" w:eastAsia="Courier New" w:hAnsi="Courier New" w:cs="Courier New"/>
          <w:color w:val="303641"/>
          <w:sz w:val="18"/>
          <w:szCs w:val="18"/>
        </w:rPr>
        <w:t>- Output ONLY valid JSON, no preamble, no markdown fences.</w:t>
      </w:r>
    </w:p>
    <w:p w14:paraId="31A3A786" w14:textId="77777777" w:rsidR="00FF2FC6" w:rsidRDefault="00000000">
      <w:pPr>
        <w:pStyle w:val="3"/>
      </w:pPr>
      <w:r>
        <w:t>§4.3.4 Gemini API 呼出パラメータ (text)</w:t>
      </w:r>
    </w:p>
    <w:p w14:paraId="6E5E8FA0" w14:textId="77777777" w:rsidR="00FF2FC6" w:rsidRDefault="00000000">
      <w:pPr>
        <w:shd w:val="clear" w:color="auto" w:fill="F6F4EE"/>
        <w:ind w:left="360"/>
      </w:pPr>
      <w:r>
        <w:rPr>
          <w:rFonts w:ascii="Courier New" w:eastAsia="Courier New" w:hAnsi="Courier New" w:cs="Courier New"/>
          <w:color w:val="303641"/>
          <w:sz w:val="18"/>
          <w:szCs w:val="18"/>
        </w:rPr>
        <w:t>GEMINI_TEXT_MODEL = "gemini-2.5-flash"</w:t>
      </w:r>
    </w:p>
    <w:p w14:paraId="3CB8E60F"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C5EADBC" w14:textId="77777777" w:rsidR="00FF2FC6" w:rsidRDefault="00000000">
      <w:pPr>
        <w:shd w:val="clear" w:color="auto" w:fill="F6F4EE"/>
        <w:ind w:left="360"/>
      </w:pPr>
      <w:r>
        <w:rPr>
          <w:rFonts w:ascii="Courier New" w:eastAsia="Courier New" w:hAnsi="Courier New" w:cs="Courier New"/>
          <w:color w:val="303641"/>
          <w:sz w:val="18"/>
          <w:szCs w:val="18"/>
        </w:rPr>
        <w:t>generation_config = {</w:t>
      </w:r>
    </w:p>
    <w:p w14:paraId="773BC86E" w14:textId="77777777" w:rsidR="00FF2FC6" w:rsidRDefault="00000000">
      <w:pPr>
        <w:shd w:val="clear" w:color="auto" w:fill="F6F4EE"/>
        <w:ind w:left="360"/>
      </w:pPr>
      <w:r>
        <w:rPr>
          <w:rFonts w:ascii="Courier New" w:eastAsia="Courier New" w:hAnsi="Courier New" w:cs="Courier New"/>
          <w:color w:val="303641"/>
          <w:sz w:val="18"/>
          <w:szCs w:val="18"/>
        </w:rPr>
        <w:t xml:space="preserve">    "temperature": 0,                      # 決定論的抽出</w:t>
      </w:r>
    </w:p>
    <w:p w14:paraId="4B851A92" w14:textId="77777777" w:rsidR="00FF2FC6" w:rsidRDefault="00000000">
      <w:pPr>
        <w:shd w:val="clear" w:color="auto" w:fill="F6F4EE"/>
        <w:ind w:left="360"/>
      </w:pPr>
      <w:r>
        <w:rPr>
          <w:rFonts w:ascii="Courier New" w:eastAsia="Courier New" w:hAnsi="Courier New" w:cs="Courier New"/>
          <w:color w:val="303641"/>
          <w:sz w:val="18"/>
          <w:szCs w:val="18"/>
        </w:rPr>
        <w:t xml:space="preserve">    "max_output_tokens": 300,              # JSON は 200 tok 程度で収まる想定</w:t>
      </w:r>
    </w:p>
    <w:p w14:paraId="4C59418F" w14:textId="77777777" w:rsidR="00FF2FC6" w:rsidRDefault="00000000">
      <w:pPr>
        <w:shd w:val="clear" w:color="auto" w:fill="F6F4EE"/>
        <w:ind w:left="360"/>
      </w:pPr>
      <w:r>
        <w:rPr>
          <w:rFonts w:ascii="Courier New" w:eastAsia="Courier New" w:hAnsi="Courier New" w:cs="Courier New"/>
          <w:color w:val="303641"/>
          <w:sz w:val="18"/>
          <w:szCs w:val="18"/>
        </w:rPr>
        <w:t xml:space="preserve">    "response_mime_type": "application/json",  # JSON モード強制</w:t>
      </w:r>
    </w:p>
    <w:p w14:paraId="1734E1B8" w14:textId="77777777" w:rsidR="00FF2FC6" w:rsidRDefault="00000000">
      <w:pPr>
        <w:shd w:val="clear" w:color="auto" w:fill="F6F4EE"/>
        <w:ind w:left="360"/>
      </w:pPr>
      <w:r>
        <w:rPr>
          <w:rFonts w:ascii="Courier New" w:eastAsia="Courier New" w:hAnsi="Courier New" w:cs="Courier New"/>
          <w:color w:val="303641"/>
          <w:sz w:val="18"/>
          <w:szCs w:val="18"/>
        </w:rPr>
        <w:t>}</w:t>
      </w:r>
    </w:p>
    <w:p w14:paraId="62C4105B" w14:textId="77777777" w:rsidR="00FF2FC6" w:rsidRDefault="00000000">
      <w:pPr>
        <w:spacing w:after="120"/>
      </w:pPr>
      <w:r>
        <w:rPr>
          <w:rFonts w:eastAsia="Helvetica Neue"/>
          <w:b/>
          <w:bCs/>
          <w:color w:val="A86A1A"/>
        </w:rPr>
        <w:t>【v1.3 既知課題】 上記 max_output_tokens=300 は、Gemini 2.5 Flash の thinking mode (thoughtsTokenCount ≈ 285) で枯渇することが 2026-04-22 の実配信検証で判明。§8.1 / §9.1 参</w:t>
        <w:lastRenderedPageBreak/>
        <w:t>照。</w:t>
      </w:r>
    </w:p>
    <w:p w14:paraId="16B45BF6" w14:textId="77777777" w:rsidR="00FF2FC6" w:rsidRDefault="00000000">
      <w:pPr>
        <w:pStyle w:val="3"/>
      </w:pPr>
      <w:r>
        <w:t>§4.3.5 Summary の境界明示 (prompt injection 防御)</w:t>
      </w:r>
    </w:p>
    <w:p w14:paraId="2038AB3C" w14:textId="77777777" w:rsidR="00FF2FC6" w:rsidRDefault="00000000">
      <w:pPr>
        <w:spacing w:after="120"/>
      </w:pPr>
      <w:r>
        <w:rPr>
          <w:rFonts w:eastAsia="Helvetica Neue"/>
        </w:rPr>
        <w:t>User message 側で summary を """ で囲む:</w:t>
      </w:r>
    </w:p>
    <w:p w14:paraId="390DDF7C" w14:textId="77777777" w:rsidR="00FF2FC6" w:rsidRDefault="00000000">
      <w:pPr>
        <w:shd w:val="clear" w:color="auto" w:fill="F6F4EE"/>
        <w:ind w:left="360"/>
      </w:pPr>
      <w:r>
        <w:rPr>
          <w:rFonts w:ascii="Courier New" w:eastAsia="Courier New" w:hAnsi="Courier New" w:cs="Courier New"/>
          <w:color w:val="303641"/>
          <w:sz w:val="18"/>
          <w:szCs w:val="18"/>
        </w:rPr>
        <w:t>user_message = f'''Extract the visual concept from the following article summary:</w:t>
      </w:r>
    </w:p>
    <w:p w14:paraId="644364D9"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880B9A5" w14:textId="77777777" w:rsidR="00FF2FC6" w:rsidRDefault="00000000">
      <w:pPr>
        <w:shd w:val="clear" w:color="auto" w:fill="F6F4EE"/>
        <w:ind w:left="360"/>
      </w:pPr>
      <w:r>
        <w:rPr>
          <w:rFonts w:ascii="Courier New" w:eastAsia="Courier New" w:hAnsi="Courier New" w:cs="Courier New"/>
          <w:color w:val="303641"/>
          <w:sz w:val="18"/>
          <w:szCs w:val="18"/>
        </w:rPr>
        <w:t>"""</w:t>
      </w:r>
    </w:p>
    <w:p w14:paraId="4D5E9621" w14:textId="77777777" w:rsidR="00FF2FC6" w:rsidRDefault="00000000">
      <w:pPr>
        <w:shd w:val="clear" w:color="auto" w:fill="F6F4EE"/>
        <w:ind w:left="360"/>
      </w:pPr>
      <w:r>
        <w:rPr>
          <w:rFonts w:ascii="Courier New" w:eastAsia="Courier New" w:hAnsi="Courier New" w:cs="Courier New"/>
          <w:color w:val="303641"/>
          <w:sz w:val="18"/>
          <w:szCs w:val="18"/>
        </w:rPr>
        <w:t>{summary}</w:t>
      </w:r>
    </w:p>
    <w:p w14:paraId="40B249C1" w14:textId="77777777" w:rsidR="00FF2FC6" w:rsidRDefault="00000000">
      <w:pPr>
        <w:shd w:val="clear" w:color="auto" w:fill="F6F4EE"/>
        <w:ind w:left="360"/>
      </w:pPr>
      <w:r>
        <w:rPr>
          <w:rFonts w:ascii="Courier New" w:eastAsia="Courier New" w:hAnsi="Courier New" w:cs="Courier New"/>
          <w:color w:val="303641"/>
          <w:sz w:val="18"/>
          <w:szCs w:val="18"/>
        </w:rPr>
        <w:t>"""</w:t>
      </w:r>
    </w:p>
    <w:p w14:paraId="12C43BD2"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D379E71" w14:textId="77777777" w:rsidR="00FF2FC6" w:rsidRDefault="00000000">
      <w:pPr>
        <w:shd w:val="clear" w:color="auto" w:fill="F6F4EE"/>
        <w:ind w:left="360"/>
      </w:pPr>
      <w:r>
        <w:rPr>
          <w:rFonts w:ascii="Courier New" w:eastAsia="Courier New" w:hAnsi="Courier New" w:cs="Courier New"/>
          <w:color w:val="303641"/>
          <w:sz w:val="18"/>
          <w:szCs w:val="18"/>
        </w:rPr>
        <w:t>Output JSON only.'''</w:t>
      </w:r>
    </w:p>
    <w:p w14:paraId="29C5FC8A" w14:textId="77777777" w:rsidR="00FF2FC6" w:rsidRDefault="00000000">
      <w:r>
        <w:br w:type="page"/>
      </w:r>
    </w:p>
    <w:p w14:paraId="2B760969" w14:textId="77777777" w:rsidR="00FF2FC6" w:rsidRDefault="00000000">
      <w:pPr>
        <w:pStyle w:val="2"/>
      </w:pPr>
      <w:r>
        <w:lastRenderedPageBreak/>
        <w:t>§4.4 媒体別スタイル辞書 — 7 媒体・3 カテゴリ</w:t>
      </w:r>
    </w:p>
    <w:p w14:paraId="6A53BB5D" w14:textId="77777777" w:rsidR="00FF2FC6" w:rsidRDefault="00000000">
      <w:pPr>
        <w:spacing w:after="120"/>
      </w:pPr>
      <w:r>
        <w:rPr>
          <w:rFonts w:eastAsia="Helvetica Neue"/>
        </w:rPr>
        <w:t>scripts/generate_hero_image.py の先頭に STYLE_DICTIONARY として定義。新媒体追加時は本定数 1 箇所を編集するだけで対応可能な設計。</w:t>
      </w:r>
    </w:p>
    <w:p w14:paraId="2947BDCC" w14:textId="77777777" w:rsidR="00FF2FC6" w:rsidRDefault="00000000">
      <w:pPr>
        <w:pStyle w:val="3"/>
      </w:pPr>
      <w:r>
        <w:t>§4.4.1 Editorial カテゴリ (エディトリアル風刺画)</w:t>
      </w:r>
    </w:p>
    <w:p w14:paraId="4048FAE0" w14:textId="77777777" w:rsidR="00FF2FC6" w:rsidRDefault="00000000">
      <w:pPr>
        <w:shd w:val="clear" w:color="auto" w:fill="F6F4EE"/>
        <w:ind w:left="360"/>
      </w:pPr>
      <w:r>
        <w:rPr>
          <w:rFonts w:ascii="Courier New" w:eastAsia="Courier New" w:hAnsi="Courier New" w:cs="Courier New"/>
          <w:color w:val="303641"/>
          <w:sz w:val="18"/>
          <w:szCs w:val="18"/>
        </w:rPr>
        <w:t>STYLE_DICTIONARY["wsj"] = {</w:t>
      </w:r>
    </w:p>
    <w:p w14:paraId="4ACD2CF4" w14:textId="77777777" w:rsidR="00FF2FC6" w:rsidRDefault="00000000">
      <w:pPr>
        <w:shd w:val="clear" w:color="auto" w:fill="F6F4EE"/>
        <w:ind w:left="360"/>
      </w:pPr>
      <w:r>
        <w:rPr>
          <w:rFonts w:ascii="Courier New" w:eastAsia="Courier New" w:hAnsi="Courier New" w:cs="Courier New"/>
          <w:color w:val="303641"/>
          <w:sz w:val="18"/>
          <w:szCs w:val="18"/>
        </w:rPr>
        <w:t xml:space="preserve">    "category": "editorial",</w:t>
      </w:r>
    </w:p>
    <w:p w14:paraId="3C4274B7" w14:textId="77777777" w:rsidR="00FF2FC6" w:rsidRDefault="00000000">
      <w:pPr>
        <w:shd w:val="clear" w:color="auto" w:fill="F6F4EE"/>
        <w:ind w:left="360"/>
      </w:pPr>
      <w:r>
        <w:rPr>
          <w:rFonts w:ascii="Courier New" w:eastAsia="Courier New" w:hAnsi="Courier New" w:cs="Courier New"/>
          <w:color w:val="303641"/>
          <w:sz w:val="18"/>
          <w:szCs w:val="18"/>
        </w:rPr>
        <w:t xml:space="preserve">    "style_keywords": (</w:t>
      </w:r>
    </w:p>
    <w:p w14:paraId="5C8475C8" w14:textId="77777777" w:rsidR="00FF2FC6" w:rsidRDefault="00000000">
      <w:pPr>
        <w:shd w:val="clear" w:color="auto" w:fill="F6F4EE"/>
        <w:ind w:left="360"/>
      </w:pPr>
      <w:r>
        <w:rPr>
          <w:rFonts w:ascii="Courier New" w:eastAsia="Courier New" w:hAnsi="Courier New" w:cs="Courier New"/>
          <w:color w:val="303641"/>
          <w:sz w:val="18"/>
          <w:szCs w:val="18"/>
        </w:rPr>
        <w:t xml:space="preserve">        "traditional editorial illustration, sophisticated conceptual metaphor, "</w:t>
      </w:r>
    </w:p>
    <w:p w14:paraId="60A769AC" w14:textId="77777777" w:rsidR="00FF2FC6" w:rsidRDefault="00000000">
      <w:pPr>
        <w:shd w:val="clear" w:color="auto" w:fill="F6F4EE"/>
        <w:ind w:left="360"/>
      </w:pPr>
      <w:r>
        <w:rPr>
          <w:rFonts w:ascii="Courier New" w:eastAsia="Courier New" w:hAnsi="Courier New" w:cs="Courier New"/>
          <w:color w:val="303641"/>
          <w:sz w:val="18"/>
          <w:szCs w:val="18"/>
        </w:rPr>
        <w:t xml:space="preserve">        "muted earth tones, subtle crosshatching texture, "</w:t>
      </w:r>
    </w:p>
    <w:p w14:paraId="118DDA88" w14:textId="77777777" w:rsidR="00FF2FC6" w:rsidRDefault="00000000">
      <w:pPr>
        <w:shd w:val="clear" w:color="auto" w:fill="F6F4EE"/>
        <w:ind w:left="360"/>
      </w:pPr>
      <w:r>
        <w:rPr>
          <w:rFonts w:ascii="Courier New" w:eastAsia="Courier New" w:hAnsi="Courier New" w:cs="Courier New"/>
          <w:color w:val="303641"/>
          <w:sz w:val="18"/>
          <w:szCs w:val="18"/>
        </w:rPr>
        <w:t xml:space="preserve">        "reminiscent of The Wall Street Journal opinion pages"</w:t>
      </w:r>
    </w:p>
    <w:p w14:paraId="0A054E3B"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896D11A" w14:textId="77777777" w:rsidR="00FF2FC6" w:rsidRDefault="00000000">
      <w:pPr>
        <w:shd w:val="clear" w:color="auto" w:fill="F6F4EE"/>
        <w:ind w:left="360"/>
      </w:pPr>
      <w:r>
        <w:rPr>
          <w:rFonts w:ascii="Courier New" w:eastAsia="Courier New" w:hAnsi="Courier New" w:cs="Courier New"/>
          <w:color w:val="303641"/>
          <w:sz w:val="18"/>
          <w:szCs w:val="18"/>
        </w:rPr>
        <w:t xml:space="preserve">    "tone": "serious, weighty, intellectually refined",</w:t>
      </w:r>
    </w:p>
    <w:p w14:paraId="1CE0979B" w14:textId="77777777" w:rsidR="00FF2FC6" w:rsidRDefault="00000000">
      <w:pPr>
        <w:shd w:val="clear" w:color="auto" w:fill="F6F4EE"/>
        <w:ind w:left="360"/>
      </w:pPr>
      <w:r>
        <w:rPr>
          <w:rFonts w:ascii="Courier New" w:eastAsia="Courier New" w:hAnsi="Courier New" w:cs="Courier New"/>
          <w:color w:val="303641"/>
          <w:sz w:val="18"/>
          <w:szCs w:val="18"/>
        </w:rPr>
        <w:t>}</w:t>
      </w:r>
    </w:p>
    <w:p w14:paraId="6F24E1E2"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4FA8D5D" w14:textId="77777777" w:rsidR="00FF2FC6" w:rsidRDefault="00000000">
      <w:pPr>
        <w:shd w:val="clear" w:color="auto" w:fill="F6F4EE"/>
        <w:ind w:left="360"/>
      </w:pPr>
      <w:r>
        <w:rPr>
          <w:rFonts w:ascii="Courier New" w:eastAsia="Courier New" w:hAnsi="Courier New" w:cs="Courier New"/>
          <w:color w:val="303641"/>
          <w:sz w:val="18"/>
          <w:szCs w:val="18"/>
        </w:rPr>
        <w:t>STYLE_DICTIONARY["nyt-bn"] = {</w:t>
      </w:r>
    </w:p>
    <w:p w14:paraId="4B0E2923" w14:textId="77777777" w:rsidR="00FF2FC6" w:rsidRDefault="00000000">
      <w:pPr>
        <w:shd w:val="clear" w:color="auto" w:fill="F6F4EE"/>
        <w:ind w:left="360"/>
      </w:pPr>
      <w:r>
        <w:rPr>
          <w:rFonts w:ascii="Courier New" w:eastAsia="Courier New" w:hAnsi="Courier New" w:cs="Courier New"/>
          <w:color w:val="303641"/>
          <w:sz w:val="18"/>
          <w:szCs w:val="18"/>
        </w:rPr>
        <w:t xml:space="preserve">    "category": "editorial",</w:t>
      </w:r>
    </w:p>
    <w:p w14:paraId="794D0365" w14:textId="77777777" w:rsidR="00FF2FC6" w:rsidRDefault="00000000">
      <w:pPr>
        <w:shd w:val="clear" w:color="auto" w:fill="F6F4EE"/>
        <w:ind w:left="360"/>
      </w:pPr>
      <w:r>
        <w:rPr>
          <w:rFonts w:ascii="Courier New" w:eastAsia="Courier New" w:hAnsi="Courier New" w:cs="Courier New"/>
          <w:color w:val="303641"/>
          <w:sz w:val="18"/>
          <w:szCs w:val="18"/>
        </w:rPr>
        <w:t xml:space="preserve">    "style_keywords": (</w:t>
      </w:r>
    </w:p>
    <w:p w14:paraId="1A88382C" w14:textId="77777777" w:rsidR="00FF2FC6" w:rsidRDefault="00000000">
      <w:pPr>
        <w:shd w:val="clear" w:color="auto" w:fill="F6F4EE"/>
        <w:ind w:left="360"/>
      </w:pPr>
      <w:r>
        <w:rPr>
          <w:rFonts w:ascii="Courier New" w:eastAsia="Courier New" w:hAnsi="Courier New" w:cs="Courier New"/>
          <w:color w:val="303641"/>
          <w:sz w:val="18"/>
          <w:szCs w:val="18"/>
        </w:rPr>
        <w:t xml:space="preserve">        "modern editorial illustration, bold conceptual metaphor, "</w:t>
      </w:r>
    </w:p>
    <w:p w14:paraId="76DFBAD6" w14:textId="77777777" w:rsidR="00FF2FC6" w:rsidRDefault="00000000">
      <w:pPr>
        <w:shd w:val="clear" w:color="auto" w:fill="F6F4EE"/>
        <w:ind w:left="360"/>
      </w:pPr>
      <w:r>
        <w:rPr>
          <w:rFonts w:ascii="Courier New" w:eastAsia="Courier New" w:hAnsi="Courier New" w:cs="Courier New"/>
          <w:color w:val="303641"/>
          <w:sz w:val="18"/>
          <w:szCs w:val="18"/>
        </w:rPr>
        <w:t xml:space="preserve">        "limited color palette with one accent color, clean composition, "</w:t>
      </w:r>
    </w:p>
    <w:p w14:paraId="000F8F32" w14:textId="77777777" w:rsidR="00FF2FC6" w:rsidRDefault="00000000">
      <w:pPr>
        <w:shd w:val="clear" w:color="auto" w:fill="F6F4EE"/>
        <w:ind w:left="360"/>
      </w:pPr>
      <w:r>
        <w:rPr>
          <w:rFonts w:ascii="Courier New" w:eastAsia="Courier New" w:hAnsi="Courier New" w:cs="Courier New"/>
          <w:color w:val="303641"/>
          <w:sz w:val="18"/>
          <w:szCs w:val="18"/>
        </w:rPr>
        <w:t xml:space="preserve">        "reminiscent of New York Times front-page art"</w:t>
      </w:r>
    </w:p>
    <w:p w14:paraId="6FF51068"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7835C2C" w14:textId="77777777" w:rsidR="00FF2FC6" w:rsidRDefault="00000000">
      <w:pPr>
        <w:shd w:val="clear" w:color="auto" w:fill="F6F4EE"/>
        <w:ind w:left="360"/>
      </w:pPr>
      <w:r>
        <w:rPr>
          <w:rFonts w:ascii="Courier New" w:eastAsia="Courier New" w:hAnsi="Courier New" w:cs="Courier New"/>
          <w:color w:val="303641"/>
          <w:sz w:val="18"/>
          <w:szCs w:val="18"/>
        </w:rPr>
        <w:t xml:space="preserve">    "tone": "urgent, contemporary, journalistic",</w:t>
      </w:r>
    </w:p>
    <w:p w14:paraId="7573C4CB" w14:textId="77777777" w:rsidR="00FF2FC6" w:rsidRDefault="00000000">
      <w:pPr>
        <w:shd w:val="clear" w:color="auto" w:fill="F6F4EE"/>
        <w:ind w:left="360"/>
      </w:pPr>
      <w:r>
        <w:rPr>
          <w:rFonts w:ascii="Courier New" w:eastAsia="Courier New" w:hAnsi="Courier New" w:cs="Courier New"/>
          <w:color w:val="303641"/>
          <w:sz w:val="18"/>
          <w:szCs w:val="18"/>
        </w:rPr>
        <w:t>}</w:t>
      </w:r>
    </w:p>
    <w:p w14:paraId="7551A484"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5821570F" w14:textId="77777777" w:rsidR="00FF2FC6" w:rsidRDefault="00000000">
      <w:pPr>
        <w:shd w:val="clear" w:color="auto" w:fill="F6F4EE"/>
        <w:ind w:left="360"/>
      </w:pPr>
      <w:r>
        <w:rPr>
          <w:rFonts w:ascii="Courier New" w:eastAsia="Courier New" w:hAnsi="Courier New" w:cs="Courier New"/>
          <w:color w:val="303641"/>
          <w:sz w:val="18"/>
          <w:szCs w:val="18"/>
        </w:rPr>
        <w:t>STYLE_DICTIONARY["nyt-op"] = {</w:t>
      </w:r>
    </w:p>
    <w:p w14:paraId="1215C513" w14:textId="77777777" w:rsidR="00FF2FC6" w:rsidRDefault="00000000">
      <w:pPr>
        <w:shd w:val="clear" w:color="auto" w:fill="F6F4EE"/>
        <w:ind w:left="360"/>
      </w:pPr>
      <w:r>
        <w:rPr>
          <w:rFonts w:ascii="Courier New" w:eastAsia="Courier New" w:hAnsi="Courier New" w:cs="Courier New"/>
          <w:color w:val="303641"/>
          <w:sz w:val="18"/>
          <w:szCs w:val="18"/>
        </w:rPr>
        <w:t xml:space="preserve">    "category": "editorial",</w:t>
      </w:r>
    </w:p>
    <w:p w14:paraId="68362F95" w14:textId="77777777" w:rsidR="00FF2FC6" w:rsidRDefault="00000000">
      <w:pPr>
        <w:shd w:val="clear" w:color="auto" w:fill="F6F4EE"/>
        <w:ind w:left="360"/>
      </w:pPr>
      <w:r>
        <w:rPr>
          <w:rFonts w:ascii="Courier New" w:eastAsia="Courier New" w:hAnsi="Courier New" w:cs="Courier New"/>
          <w:color w:val="303641"/>
          <w:sz w:val="18"/>
          <w:szCs w:val="18"/>
        </w:rPr>
        <w:t xml:space="preserve">    "style_keywords": (</w:t>
      </w:r>
    </w:p>
    <w:p w14:paraId="01CC647D" w14:textId="77777777" w:rsidR="00FF2FC6" w:rsidRDefault="00000000">
      <w:pPr>
        <w:shd w:val="clear" w:color="auto" w:fill="F6F4EE"/>
        <w:ind w:left="360"/>
      </w:pPr>
      <w:r>
        <w:rPr>
          <w:rFonts w:ascii="Courier New" w:eastAsia="Courier New" w:hAnsi="Courier New" w:cs="Courier New"/>
          <w:color w:val="303641"/>
          <w:sz w:val="18"/>
          <w:szCs w:val="18"/>
        </w:rPr>
        <w:t xml:space="preserve">        "bold contemporary satirical illustration, daring conceptual metaphor, "</w:t>
      </w:r>
    </w:p>
    <w:p w14:paraId="1937BE78" w14:textId="77777777" w:rsidR="00FF2FC6" w:rsidRDefault="00000000">
      <w:pPr>
        <w:shd w:val="clear" w:color="auto" w:fill="F6F4EE"/>
        <w:ind w:left="360"/>
      </w:pPr>
      <w:r>
        <w:rPr>
          <w:rFonts w:ascii="Courier New" w:eastAsia="Courier New" w:hAnsi="Courier New" w:cs="Courier New"/>
          <w:color w:val="303641"/>
          <w:sz w:val="18"/>
          <w:szCs w:val="18"/>
        </w:rPr>
        <w:t xml:space="preserve">        "high-contrast color blocks, reminiscent of New York Times Op-Ed section"</w:t>
      </w:r>
    </w:p>
    <w:p w14:paraId="0A92B7C6"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9A0D78F" w14:textId="77777777" w:rsidR="00FF2FC6" w:rsidRDefault="00000000">
      <w:pPr>
        <w:shd w:val="clear" w:color="auto" w:fill="F6F4EE"/>
        <w:ind w:left="360"/>
      </w:pPr>
      <w:r>
        <w:rPr>
          <w:rFonts w:ascii="Courier New" w:eastAsia="Courier New" w:hAnsi="Courier New" w:cs="Courier New"/>
          <w:color w:val="303641"/>
          <w:sz w:val="18"/>
          <w:szCs w:val="18"/>
        </w:rPr>
        <w:t xml:space="preserve">    "tone": "provocative, opinionated, modern",</w:t>
      </w:r>
    </w:p>
    <w:p w14:paraId="6A7A5E5D" w14:textId="77777777" w:rsidR="00FF2FC6" w:rsidRDefault="00000000">
      <w:pPr>
        <w:shd w:val="clear" w:color="auto" w:fill="F6F4EE"/>
        <w:ind w:left="360"/>
      </w:pPr>
      <w:r>
        <w:rPr>
          <w:rFonts w:ascii="Courier New" w:eastAsia="Courier New" w:hAnsi="Courier New" w:cs="Courier New"/>
          <w:color w:val="303641"/>
          <w:sz w:val="18"/>
          <w:szCs w:val="18"/>
        </w:rPr>
        <w:t>}</w:t>
      </w:r>
    </w:p>
    <w:p w14:paraId="738318AF"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756D7EE" w14:textId="77777777" w:rsidR="00FF2FC6" w:rsidRDefault="00000000">
      <w:pPr>
        <w:shd w:val="clear" w:color="auto" w:fill="F6F4EE"/>
        <w:ind w:left="360"/>
      </w:pPr>
      <w:r>
        <w:rPr>
          <w:rFonts w:ascii="Courier New" w:eastAsia="Courier New" w:hAnsi="Courier New" w:cs="Courier New"/>
          <w:color w:val="303641"/>
          <w:sz w:val="18"/>
          <w:szCs w:val="18"/>
        </w:rPr>
        <w:t>STYLE_DICTIONARY["buysiders"] = {</w:t>
      </w:r>
    </w:p>
    <w:p w14:paraId="29A67D95" w14:textId="77777777" w:rsidR="00FF2FC6" w:rsidRDefault="00000000">
      <w:pPr>
        <w:shd w:val="clear" w:color="auto" w:fill="F6F4EE"/>
        <w:ind w:left="360"/>
      </w:pPr>
      <w:r>
        <w:rPr>
          <w:rFonts w:ascii="Courier New" w:eastAsia="Courier New" w:hAnsi="Courier New" w:cs="Courier New"/>
          <w:color w:val="303641"/>
          <w:sz w:val="18"/>
          <w:szCs w:val="18"/>
        </w:rPr>
        <w:t xml:space="preserve">    "category": "editorial",</w:t>
      </w:r>
    </w:p>
    <w:p w14:paraId="732C98D7" w14:textId="77777777" w:rsidR="00FF2FC6" w:rsidRDefault="00000000">
      <w:pPr>
        <w:shd w:val="clear" w:color="auto" w:fill="F6F4EE"/>
        <w:ind w:left="360"/>
      </w:pPr>
      <w:r>
        <w:rPr>
          <w:rFonts w:ascii="Courier New" w:eastAsia="Courier New" w:hAnsi="Courier New" w:cs="Courier New"/>
          <w:color w:val="303641"/>
          <w:sz w:val="18"/>
          <w:szCs w:val="18"/>
        </w:rPr>
        <w:t xml:space="preserve">    "style_keywords": (</w:t>
      </w:r>
    </w:p>
    <w:p w14:paraId="10F05689" w14:textId="77777777" w:rsidR="00FF2FC6" w:rsidRDefault="00000000">
      <w:pPr>
        <w:shd w:val="clear" w:color="auto" w:fill="F6F4EE"/>
        <w:ind w:left="360"/>
      </w:pPr>
      <w:r>
        <w:rPr>
          <w:rFonts w:ascii="Courier New" w:eastAsia="Courier New" w:hAnsi="Courier New" w:cs="Courier New"/>
          <w:color w:val="303641"/>
          <w:sz w:val="18"/>
          <w:szCs w:val="18"/>
        </w:rPr>
        <w:t xml:space="preserve">        "financial editorial illustration, M&amp;A metaphor imagery "</w:t>
      </w:r>
    </w:p>
    <w:p w14:paraId="6F3484EE" w14:textId="77777777" w:rsidR="00FF2FC6" w:rsidRDefault="00000000">
      <w:pPr>
        <w:shd w:val="clear" w:color="auto" w:fill="F6F4EE"/>
        <w:ind w:left="360"/>
      </w:pPr>
      <w:r>
        <w:rPr>
          <w:rFonts w:ascii="Courier New" w:eastAsia="Courier New" w:hAnsi="Courier New" w:cs="Courier New"/>
          <w:color w:val="303641"/>
          <w:sz w:val="18"/>
          <w:szCs w:val="18"/>
        </w:rPr>
        <w:t xml:space="preserve">        "(handshakes, merging shapes, chessboards), "</w:t>
      </w:r>
    </w:p>
    <w:p w14:paraId="4CDCA362" w14:textId="77777777" w:rsidR="00FF2FC6" w:rsidRDefault="00000000">
      <w:pPr>
        <w:shd w:val="clear" w:color="auto" w:fill="F6F4EE"/>
        <w:ind w:left="360"/>
      </w:pPr>
      <w:r>
        <w:rPr>
          <w:rFonts w:ascii="Courier New" w:eastAsia="Courier New" w:hAnsi="Courier New" w:cs="Courier New"/>
          <w:color w:val="303641"/>
          <w:sz w:val="18"/>
          <w:szCs w:val="18"/>
        </w:rPr>
        <w:t xml:space="preserve">        "navy and gold palette, sophisticated minimalism"</w:t>
      </w:r>
    </w:p>
    <w:p w14:paraId="4774C948"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665AB176" w14:textId="77777777" w:rsidR="00FF2FC6" w:rsidRDefault="00000000">
      <w:pPr>
        <w:shd w:val="clear" w:color="auto" w:fill="F6F4EE"/>
        <w:ind w:left="360"/>
      </w:pPr>
      <w:r>
        <w:rPr>
          <w:rFonts w:ascii="Courier New" w:eastAsia="Courier New" w:hAnsi="Courier New" w:cs="Courier New"/>
          <w:color w:val="303641"/>
          <w:sz w:val="18"/>
          <w:szCs w:val="18"/>
        </w:rPr>
        <w:t xml:space="preserve">    "tone": "corporate, strategic, high-stakes",</w:t>
      </w:r>
    </w:p>
    <w:p w14:paraId="4056E1B2" w14:textId="77777777" w:rsidR="00FF2FC6" w:rsidRDefault="00000000">
      <w:pPr>
        <w:shd w:val="clear" w:color="auto" w:fill="F6F4EE"/>
        <w:ind w:left="360"/>
      </w:pPr>
      <w:r>
        <w:rPr>
          <w:rFonts w:ascii="Courier New" w:eastAsia="Courier New" w:hAnsi="Courier New" w:cs="Courier New"/>
          <w:color w:val="303641"/>
          <w:sz w:val="18"/>
          <w:szCs w:val="18"/>
        </w:rPr>
        <w:t>}</w:t>
      </w:r>
    </w:p>
    <w:p w14:paraId="601D3DBB" w14:textId="77777777" w:rsidR="00FF2FC6" w:rsidRDefault="00000000">
      <w:pPr>
        <w:pStyle w:val="3"/>
      </w:pPr>
      <w:r>
        <w:t>§4.4.2 Lifestyle カテゴリ (モダンフラットアート)</w:t>
      </w:r>
    </w:p>
    <w:p w14:paraId="5CD6277E" w14:textId="77777777" w:rsidR="00FF2FC6" w:rsidRDefault="00000000">
      <w:pPr>
        <w:shd w:val="clear" w:color="auto" w:fill="F6F4EE"/>
        <w:ind w:left="360"/>
      </w:pPr>
      <w:r>
        <w:rPr>
          <w:rFonts w:ascii="Courier New" w:eastAsia="Courier New" w:hAnsi="Courier New" w:cs="Courier New"/>
          <w:color w:val="303641"/>
          <w:sz w:val="18"/>
          <w:szCs w:val="18"/>
        </w:rPr>
        <w:t>STYLE_DICTIONARY["skift"] = {</w:t>
      </w:r>
    </w:p>
    <w:p w14:paraId="1EB5F095" w14:textId="77777777" w:rsidR="00FF2FC6" w:rsidRDefault="00000000">
      <w:pPr>
        <w:shd w:val="clear" w:color="auto" w:fill="F6F4EE"/>
        <w:ind w:left="360"/>
      </w:pPr>
      <w:r>
        <w:rPr>
          <w:rFonts w:ascii="Courier New" w:eastAsia="Courier New" w:hAnsi="Courier New" w:cs="Courier New"/>
          <w:color w:val="303641"/>
          <w:sz w:val="18"/>
          <w:szCs w:val="18"/>
        </w:rPr>
        <w:t xml:space="preserve">    "category": "lifestyle",</w:t>
      </w:r>
    </w:p>
    <w:p w14:paraId="44DB3582" w14:textId="77777777" w:rsidR="00FF2FC6" w:rsidRDefault="00000000">
      <w:pPr>
        <w:shd w:val="clear" w:color="auto" w:fill="F6F4EE"/>
        <w:ind w:left="360"/>
      </w:pPr>
      <w:r>
        <w:rPr>
          <w:rFonts w:ascii="Courier New" w:eastAsia="Courier New" w:hAnsi="Courier New" w:cs="Courier New"/>
          <w:color w:val="303641"/>
          <w:sz w:val="18"/>
          <w:szCs w:val="18"/>
        </w:rPr>
        <w:t xml:space="preserve">    "style_keywords": (</w:t>
      </w:r>
    </w:p>
    <w:p w14:paraId="28A08A9A" w14:textId="77777777" w:rsidR="00FF2FC6" w:rsidRDefault="00000000">
      <w:pPr>
        <w:shd w:val="clear" w:color="auto" w:fill="F6F4EE"/>
        <w:ind w:left="360"/>
      </w:pPr>
      <w:r>
        <w:rPr>
          <w:rFonts w:ascii="Courier New" w:eastAsia="Courier New" w:hAnsi="Courier New" w:cs="Courier New"/>
          <w:color w:val="303641"/>
          <w:sz w:val="18"/>
          <w:szCs w:val="18"/>
        </w:rPr>
        <w:t xml:space="preserve">        "modern flat digital illustration, textured brush strokes, "</w:t>
      </w:r>
    </w:p>
    <w:p w14:paraId="31F20FA3" w14:textId="77777777" w:rsidR="00FF2FC6" w:rsidRDefault="00000000">
      <w:pPr>
        <w:shd w:val="clear" w:color="auto" w:fill="F6F4EE"/>
        <w:ind w:left="360"/>
      </w:pPr>
      <w:r>
        <w:rPr>
          <w:rFonts w:ascii="Courier New" w:eastAsia="Courier New" w:hAnsi="Courier New" w:cs="Courier New"/>
          <w:color w:val="303641"/>
          <w:sz w:val="18"/>
          <w:szCs w:val="18"/>
        </w:rPr>
        <w:t xml:space="preserve">        "soft gradients, travel and hospitality scenes, "</w:t>
      </w:r>
    </w:p>
    <w:p w14:paraId="2E4EA3F4" w14:textId="77777777" w:rsidR="00FF2FC6" w:rsidRDefault="00000000">
      <w:pPr>
        <w:shd w:val="clear" w:color="auto" w:fill="F6F4EE"/>
        <w:ind w:left="360"/>
      </w:pPr>
      <w:r>
        <w:rPr>
          <w:rFonts w:ascii="Courier New" w:eastAsia="Courier New" w:hAnsi="Courier New" w:cs="Courier New"/>
          <w:color w:val="303641"/>
          <w:sz w:val="18"/>
          <w:szCs w:val="18"/>
        </w:rPr>
        <w:t xml:space="preserve">        "serene atmosphere, clean and aspirational"</w:t>
      </w:r>
    </w:p>
    <w:p w14:paraId="19F482E9"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544EF21F" w14:textId="77777777" w:rsidR="00FF2FC6" w:rsidRDefault="00000000">
      <w:pPr>
        <w:shd w:val="clear" w:color="auto" w:fill="F6F4EE"/>
        <w:ind w:left="360"/>
      </w:pPr>
      <w:r>
        <w:rPr>
          <w:rFonts w:ascii="Courier New" w:eastAsia="Courier New" w:hAnsi="Courier New" w:cs="Courier New"/>
          <w:color w:val="303641"/>
          <w:sz w:val="18"/>
          <w:szCs w:val="18"/>
        </w:rPr>
        <w:t xml:space="preserve">    "tone": "optimistic, aspirational, polished",</w:t>
      </w:r>
    </w:p>
    <w:p w14:paraId="73AB620E" w14:textId="77777777" w:rsidR="00FF2FC6" w:rsidRDefault="00000000">
      <w:pPr>
        <w:shd w:val="clear" w:color="auto" w:fill="F6F4EE"/>
        <w:ind w:left="360"/>
      </w:pPr>
      <w:r>
        <w:rPr>
          <w:rFonts w:ascii="Courier New" w:eastAsia="Courier New" w:hAnsi="Courier New" w:cs="Courier New"/>
          <w:color w:val="303641"/>
          <w:sz w:val="18"/>
          <w:szCs w:val="18"/>
        </w:rPr>
        <w:t>}</w:t>
      </w:r>
    </w:p>
    <w:p w14:paraId="10DDA847"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28D6291" w14:textId="77777777" w:rsidR="00FF2FC6" w:rsidRDefault="00000000">
      <w:pPr>
        <w:shd w:val="clear" w:color="auto" w:fill="F6F4EE"/>
        <w:ind w:left="360"/>
      </w:pPr>
      <w:r>
        <w:rPr>
          <w:rFonts w:ascii="Courier New" w:eastAsia="Courier New" w:hAnsi="Courier New" w:cs="Courier New"/>
          <w:color w:val="303641"/>
          <w:sz w:val="18"/>
          <w:szCs w:val="18"/>
        </w:rPr>
        <w:t>STYLE_DICTIONARY["business-insider"] = {</w:t>
      </w:r>
    </w:p>
    <w:p w14:paraId="250B260D" w14:textId="77777777" w:rsidR="00FF2FC6" w:rsidRDefault="00000000">
      <w:pPr>
        <w:shd w:val="clear" w:color="auto" w:fill="F6F4EE"/>
        <w:ind w:left="360"/>
      </w:pPr>
      <w:r>
        <w:rPr>
          <w:rFonts w:ascii="Courier New" w:eastAsia="Courier New" w:hAnsi="Courier New" w:cs="Courier New"/>
          <w:color w:val="303641"/>
          <w:sz w:val="18"/>
          <w:szCs w:val="18"/>
        </w:rPr>
        <w:t xml:space="preserve">    "category": "lifestyle",</w:t>
      </w:r>
    </w:p>
    <w:p w14:paraId="37BF7E3D" w14:textId="77777777" w:rsidR="00FF2FC6" w:rsidRDefault="00000000">
      <w:pPr>
        <w:shd w:val="clear" w:color="auto" w:fill="F6F4EE"/>
        <w:ind w:left="360"/>
      </w:pPr>
      <w:r>
        <w:rPr>
          <w:rFonts w:ascii="Courier New" w:eastAsia="Courier New" w:hAnsi="Courier New" w:cs="Courier New"/>
          <w:color w:val="303641"/>
          <w:sz w:val="18"/>
          <w:szCs w:val="18"/>
        </w:rPr>
        <w:t xml:space="preserve">    "style_keywords": (</w:t>
      </w:r>
    </w:p>
    <w:p w14:paraId="485AC8DF" w14:textId="77777777" w:rsidR="00FF2FC6" w:rsidRDefault="00000000">
      <w:pPr>
        <w:shd w:val="clear" w:color="auto" w:fill="F6F4EE"/>
        <w:ind w:left="360"/>
      </w:pPr>
      <w:r>
        <w:rPr>
          <w:rFonts w:ascii="Courier New" w:eastAsia="Courier New" w:hAnsi="Courier New" w:cs="Courier New"/>
          <w:color w:val="303641"/>
          <w:sz w:val="18"/>
          <w:szCs w:val="18"/>
        </w:rPr>
        <w:t xml:space="preserve">        "modern flat digital illustration, textured brush strokes, "</w:t>
      </w:r>
    </w:p>
    <w:p w14:paraId="5DD8DD44" w14:textId="77777777" w:rsidR="00FF2FC6" w:rsidRDefault="00000000">
      <w:pPr>
        <w:shd w:val="clear" w:color="auto" w:fill="F6F4EE"/>
        <w:ind w:left="360"/>
      </w:pPr>
      <w:r>
        <w:rPr>
          <w:rFonts w:ascii="Courier New" w:eastAsia="Courier New" w:hAnsi="Courier New" w:cs="Courier New"/>
          <w:color w:val="303641"/>
          <w:sz w:val="18"/>
          <w:szCs w:val="18"/>
        </w:rPr>
        <w:t xml:space="preserve">        "subtle gradients, contemporary urban or business scenes, "</w:t>
      </w:r>
    </w:p>
    <w:p w14:paraId="63AD53C4" w14:textId="77777777" w:rsidR="00FF2FC6" w:rsidRDefault="00000000">
      <w:pPr>
        <w:shd w:val="clear" w:color="auto" w:fill="F6F4EE"/>
        <w:ind w:left="360"/>
      </w:pPr>
      <w:r>
        <w:rPr>
          <w:rFonts w:ascii="Courier New" w:eastAsia="Courier New" w:hAnsi="Courier New" w:cs="Courier New"/>
          <w:color w:val="303641"/>
          <w:sz w:val="18"/>
          <w:szCs w:val="18"/>
        </w:rPr>
        <w:t xml:space="preserve">        "clean composition with tactile detail"</w:t>
      </w:r>
    </w:p>
    <w:p w14:paraId="0B736CC9"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662101AE" w14:textId="77777777" w:rsidR="00FF2FC6" w:rsidRDefault="00000000">
      <w:pPr>
        <w:shd w:val="clear" w:color="auto" w:fill="F6F4EE"/>
        <w:ind w:left="360"/>
      </w:pPr>
      <w:r>
        <w:rPr>
          <w:rFonts w:ascii="Courier New" w:eastAsia="Courier New" w:hAnsi="Courier New" w:cs="Courier New"/>
          <w:color w:val="303641"/>
          <w:sz w:val="18"/>
          <w:szCs w:val="18"/>
        </w:rPr>
        <w:t xml:space="preserve">    "tone": "accessible, contemporary, visually rich",</w:t>
      </w:r>
    </w:p>
    <w:p w14:paraId="1B4A65ED" w14:textId="77777777" w:rsidR="00FF2FC6" w:rsidRDefault="00000000">
      <w:pPr>
        <w:shd w:val="clear" w:color="auto" w:fill="F6F4EE"/>
        <w:ind w:left="360"/>
      </w:pPr>
      <w:r>
        <w:rPr>
          <w:rFonts w:ascii="Courier New" w:eastAsia="Courier New" w:hAnsi="Courier New" w:cs="Courier New"/>
          <w:color w:val="303641"/>
          <w:sz w:val="18"/>
          <w:szCs w:val="18"/>
        </w:rPr>
        <w:t>}</w:t>
      </w:r>
    </w:p>
    <w:p w14:paraId="1034F64A" w14:textId="77777777" w:rsidR="00FF2FC6" w:rsidRDefault="00000000">
      <w:pPr>
        <w:pStyle w:val="3"/>
      </w:pPr>
      <w:r>
        <w:lastRenderedPageBreak/>
        <w:t>§4.4.3 Editorial-playful カテゴリ</w:t>
      </w:r>
    </w:p>
    <w:p w14:paraId="5AD92968" w14:textId="77777777" w:rsidR="00FF2FC6" w:rsidRDefault="00000000">
      <w:pPr>
        <w:shd w:val="clear" w:color="auto" w:fill="F6F4EE"/>
        <w:ind w:left="360"/>
      </w:pPr>
      <w:r>
        <w:rPr>
          <w:rFonts w:ascii="Courier New" w:eastAsia="Courier New" w:hAnsi="Courier New" w:cs="Courier New"/>
          <w:color w:val="303641"/>
          <w:sz w:val="18"/>
          <w:szCs w:val="18"/>
        </w:rPr>
        <w:t>STYLE_DICTIONARY["short-squeez"] = {</w:t>
      </w:r>
    </w:p>
    <w:p w14:paraId="58166148" w14:textId="77777777" w:rsidR="00FF2FC6" w:rsidRDefault="00000000">
      <w:pPr>
        <w:shd w:val="clear" w:color="auto" w:fill="F6F4EE"/>
        <w:ind w:left="360"/>
      </w:pPr>
      <w:r>
        <w:rPr>
          <w:rFonts w:ascii="Courier New" w:eastAsia="Courier New" w:hAnsi="Courier New" w:cs="Courier New"/>
          <w:color w:val="303641"/>
          <w:sz w:val="18"/>
          <w:szCs w:val="18"/>
        </w:rPr>
        <w:t xml:space="preserve">    "category": "editorial-playful",</w:t>
      </w:r>
    </w:p>
    <w:p w14:paraId="6D9EF393" w14:textId="77777777" w:rsidR="00FF2FC6" w:rsidRDefault="00000000">
      <w:pPr>
        <w:shd w:val="clear" w:color="auto" w:fill="F6F4EE"/>
        <w:ind w:left="360"/>
      </w:pPr>
      <w:r>
        <w:rPr>
          <w:rFonts w:ascii="Courier New" w:eastAsia="Courier New" w:hAnsi="Courier New" w:cs="Courier New"/>
          <w:color w:val="303641"/>
          <w:sz w:val="18"/>
          <w:szCs w:val="18"/>
        </w:rPr>
        <w:t xml:space="preserve">    "style_keywords": (</w:t>
      </w:r>
    </w:p>
    <w:p w14:paraId="05F3483D" w14:textId="77777777" w:rsidR="00FF2FC6" w:rsidRDefault="00000000">
      <w:pPr>
        <w:shd w:val="clear" w:color="auto" w:fill="F6F4EE"/>
        <w:ind w:left="360"/>
      </w:pPr>
      <w:r>
        <w:rPr>
          <w:rFonts w:ascii="Courier New" w:eastAsia="Courier New" w:hAnsi="Courier New" w:cs="Courier New"/>
          <w:color w:val="303641"/>
          <w:sz w:val="18"/>
          <w:szCs w:val="18"/>
        </w:rPr>
        <w:t xml:space="preserve">        "playful financial editorial illustration, Wall Street metaphor imagery, "</w:t>
      </w:r>
    </w:p>
    <w:p w14:paraId="61270CF9" w14:textId="77777777" w:rsidR="00FF2FC6" w:rsidRDefault="00000000">
      <w:pPr>
        <w:shd w:val="clear" w:color="auto" w:fill="F6F4EE"/>
        <w:ind w:left="360"/>
      </w:pPr>
      <w:r>
        <w:rPr>
          <w:rFonts w:ascii="Courier New" w:eastAsia="Courier New" w:hAnsi="Courier New" w:cs="Courier New"/>
          <w:color w:val="303641"/>
          <w:sz w:val="18"/>
          <w:szCs w:val="18"/>
        </w:rPr>
        <w:t xml:space="preserve">        "slightly irreverent tone, clean vector-style with texture accents, "</w:t>
      </w:r>
    </w:p>
    <w:p w14:paraId="32298ADE" w14:textId="77777777" w:rsidR="00FF2FC6" w:rsidRDefault="00000000">
      <w:pPr>
        <w:shd w:val="clear" w:color="auto" w:fill="F6F4EE"/>
        <w:ind w:left="360"/>
      </w:pPr>
      <w:r>
        <w:rPr>
          <w:rFonts w:ascii="Courier New" w:eastAsia="Courier New" w:hAnsi="Courier New" w:cs="Courier New"/>
          <w:color w:val="303641"/>
          <w:sz w:val="18"/>
          <w:szCs w:val="18"/>
        </w:rPr>
        <w:t xml:space="preserve">        "tinted or textured backgrounds (cream, pale navy, warm gray)"</w:t>
      </w:r>
    </w:p>
    <w:p w14:paraId="7EC13B64"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561055E0" w14:textId="77777777" w:rsidR="00FF2FC6" w:rsidRDefault="00000000">
      <w:pPr>
        <w:shd w:val="clear" w:color="auto" w:fill="F6F4EE"/>
        <w:ind w:left="360"/>
      </w:pPr>
      <w:r>
        <w:rPr>
          <w:rFonts w:ascii="Courier New" w:eastAsia="Courier New" w:hAnsi="Courier New" w:cs="Courier New"/>
          <w:color w:val="303641"/>
          <w:sz w:val="18"/>
          <w:szCs w:val="18"/>
        </w:rPr>
        <w:t xml:space="preserve">    "tone": "witty, finance-savvy, slightly irreverent",</w:t>
      </w:r>
    </w:p>
    <w:p w14:paraId="4BBB5774" w14:textId="77777777" w:rsidR="00FF2FC6" w:rsidRDefault="00000000">
      <w:pPr>
        <w:shd w:val="clear" w:color="auto" w:fill="F6F4EE"/>
        <w:ind w:left="360"/>
      </w:pPr>
      <w:r>
        <w:rPr>
          <w:rFonts w:ascii="Courier New" w:eastAsia="Courier New" w:hAnsi="Courier New" w:cs="Courier New"/>
          <w:color w:val="303641"/>
          <w:sz w:val="18"/>
          <w:szCs w:val="18"/>
        </w:rPr>
        <w:t>}</w:t>
      </w:r>
    </w:p>
    <w:p w14:paraId="6D16D840" w14:textId="77777777" w:rsidR="00FF2FC6" w:rsidRDefault="00000000">
      <w:pPr>
        <w:pStyle w:val="3"/>
      </w:pPr>
      <w:r>
        <w:t>§4.4.4 運用上の注意</w:t>
      </w:r>
    </w:p>
    <w:p w14:paraId="20730AA9" w14:textId="77777777" w:rsidR="00FF2FC6" w:rsidRDefault="00000000">
      <w:pPr>
        <w:pStyle w:val="a4"/>
        <w:numPr>
          <w:ilvl w:val="0"/>
          <w:numId w:val="2"/>
        </w:numPr>
        <w:spacing w:after="80"/>
      </w:pPr>
      <w:r>
        <w:rPr>
          <w:rFonts w:eastAsia="Helvetica Neue"/>
        </w:rPr>
        <w:t>economist は 2026-04-22 時点で日次配信実績ゼロ。実装後、配信が始まった段階で追加する。</w:t>
      </w:r>
    </w:p>
    <w:p w14:paraId="786CAF29" w14:textId="77777777" w:rsidR="00FF2FC6" w:rsidRDefault="00000000">
      <w:pPr>
        <w:pStyle w:val="a4"/>
        <w:numPr>
          <w:ilvl w:val="0"/>
          <w:numId w:val="2"/>
        </w:numPr>
        <w:spacing w:after="80"/>
      </w:pPr>
      <w:r>
        <w:rPr>
          <w:rFonts w:eastAsia="Helvetica Neue"/>
        </w:rPr>
        <w:t>新セクション追加時は、STYLE_DICTIONARY 1 箇所を編集するだけで対応可能な設計。</w:t>
      </w:r>
    </w:p>
    <w:p w14:paraId="7C88B9D1" w14:textId="77777777" w:rsidR="00FF2FC6" w:rsidRDefault="00000000">
      <w:pPr>
        <w:pStyle w:val="a4"/>
        <w:numPr>
          <w:ilvl w:val="0"/>
          <w:numId w:val="2"/>
        </w:numPr>
        <w:spacing w:after="80"/>
      </w:pPr>
      <w:r>
        <w:rPr>
          <w:rFonts w:eastAsia="Helvetica Neue"/>
        </w:rPr>
        <w:t>category は 3 種類 (editorial / editorial-playful / lifestyle) で固定。新カテゴリ追加時は build_hero_prompt() の分岐も同時に更新要。</w:t>
      </w:r>
    </w:p>
    <w:p w14:paraId="244D85C8" w14:textId="77777777" w:rsidR="00FF2FC6" w:rsidRDefault="00000000">
      <w:r>
        <w:br w:type="page"/>
      </w:r>
    </w:p>
    <w:p w14:paraId="4D121110" w14:textId="77777777" w:rsidR="00FF2FC6" w:rsidRDefault="00000000">
      <w:pPr>
        <w:pStyle w:val="2"/>
      </w:pPr>
      <w:r>
        <w:lastRenderedPageBreak/>
        <w:t>§4.5 最終プロンプト組み立てロジック (build_hero_prompt)</w:t>
      </w:r>
    </w:p>
    <w:p w14:paraId="4925709F" w14:textId="77777777" w:rsidR="00FF2FC6" w:rsidRDefault="00000000">
      <w:pPr>
        <w:spacing w:after="120"/>
      </w:pPr>
      <w:r>
        <w:rPr>
          <w:rFonts w:eastAsia="Helvetica Neue"/>
        </w:rPr>
        <w:t>名詞の順序を厳守する (先頭が最も強く描画に反映される)。1. PRIMARY SUBJECT / 2. METAPHORICAL CONTEXT / 3. CONTEXTUAL DETAIL / 4. STYLE / 5. CONSTRAINTS の 5 層構造。</w:t>
      </w:r>
    </w:p>
    <w:p w14:paraId="3C5E6D7C" w14:textId="77777777" w:rsidR="00FF2FC6" w:rsidRDefault="00000000">
      <w:pPr>
        <w:shd w:val="clear" w:color="auto" w:fill="F6F4EE"/>
        <w:ind w:left="360"/>
      </w:pPr>
      <w:r>
        <w:rPr>
          <w:rFonts w:ascii="Courier New" w:eastAsia="Courier New" w:hAnsi="Courier New" w:cs="Courier New"/>
          <w:color w:val="303641"/>
          <w:sz w:val="18"/>
          <w:szCs w:val="18"/>
        </w:rPr>
        <w:t>def build_hero_prompt(subject_noun: str, metaphor: str, context: str,</w:t>
      </w:r>
    </w:p>
    <w:p w14:paraId="0D9B1334" w14:textId="77777777" w:rsidR="00FF2FC6" w:rsidRDefault="00000000">
      <w:pPr>
        <w:shd w:val="clear" w:color="auto" w:fill="F6F4EE"/>
        <w:ind w:left="360"/>
      </w:pPr>
      <w:r>
        <w:rPr>
          <w:rFonts w:ascii="Courier New" w:eastAsia="Courier New" w:hAnsi="Courier New" w:cs="Courier New"/>
          <w:color w:val="303641"/>
          <w:sz w:val="18"/>
          <w:szCs w:val="18"/>
        </w:rPr>
        <w:t xml:space="preserve">                      style_keywords: str, category: str) -&gt; str:</w:t>
      </w:r>
    </w:p>
    <w:p w14:paraId="113C6D9D"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5645CA98" w14:textId="77777777" w:rsidR="00FF2FC6" w:rsidRDefault="00000000">
      <w:pPr>
        <w:shd w:val="clear" w:color="auto" w:fill="F6F4EE"/>
        <w:ind w:left="360"/>
      </w:pPr>
      <w:r>
        <w:rPr>
          <w:rFonts w:ascii="Courier New" w:eastAsia="Courier New" w:hAnsi="Courier New" w:cs="Courier New"/>
          <w:color w:val="303641"/>
          <w:sz w:val="18"/>
          <w:szCs w:val="18"/>
        </w:rPr>
        <w:t xml:space="preserve">    Gemini 2.5 Flash Image 向けの最終プロンプトを組み立てる。</w:t>
      </w:r>
    </w:p>
    <w:p w14:paraId="4E7A09A7"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AD11CBE" w14:textId="77777777" w:rsidR="00FF2FC6" w:rsidRDefault="00000000">
      <w:pPr>
        <w:shd w:val="clear" w:color="auto" w:fill="F6F4EE"/>
        <w:ind w:left="360"/>
      </w:pPr>
      <w:r>
        <w:rPr>
          <w:rFonts w:ascii="Courier New" w:eastAsia="Courier New" w:hAnsi="Courier New" w:cs="Courier New"/>
          <w:color w:val="303641"/>
          <w:sz w:val="18"/>
          <w:szCs w:val="18"/>
        </w:rPr>
        <w:t xml:space="preserve">    CRITICAL: 名詞の順序厳守 (先頭が最も強く描画に反映される)</w:t>
      </w:r>
    </w:p>
    <w:p w14:paraId="03486D09" w14:textId="77777777" w:rsidR="00FF2FC6" w:rsidRDefault="00000000">
      <w:pPr>
        <w:shd w:val="clear" w:color="auto" w:fill="F6F4EE"/>
        <w:ind w:left="360"/>
      </w:pPr>
      <w:r>
        <w:rPr>
          <w:rFonts w:ascii="Courier New" w:eastAsia="Courier New" w:hAnsi="Courier New" w:cs="Courier New"/>
          <w:color w:val="303641"/>
          <w:sz w:val="18"/>
          <w:szCs w:val="18"/>
        </w:rPr>
        <w:t xml:space="preserve">    1. PRIMARY SUBJECT (主役の物体) - 最優先</w:t>
      </w:r>
    </w:p>
    <w:p w14:paraId="0C8B94BD" w14:textId="77777777" w:rsidR="00FF2FC6" w:rsidRDefault="00000000">
      <w:pPr>
        <w:shd w:val="clear" w:color="auto" w:fill="F6F4EE"/>
        <w:ind w:left="360"/>
      </w:pPr>
      <w:r>
        <w:rPr>
          <w:rFonts w:ascii="Courier New" w:eastAsia="Courier New" w:hAnsi="Courier New" w:cs="Courier New"/>
          <w:color w:val="303641"/>
          <w:sz w:val="18"/>
          <w:szCs w:val="18"/>
        </w:rPr>
        <w:t xml:space="preserve">    2. METAPHORICAL CONTEXT (比喩の文脈)</w:t>
      </w:r>
    </w:p>
    <w:p w14:paraId="61D5DF6B" w14:textId="77777777" w:rsidR="00FF2FC6" w:rsidRDefault="00000000">
      <w:pPr>
        <w:shd w:val="clear" w:color="auto" w:fill="F6F4EE"/>
        <w:ind w:left="360"/>
      </w:pPr>
      <w:r>
        <w:rPr>
          <w:rFonts w:ascii="Courier New" w:eastAsia="Courier New" w:hAnsi="Courier New" w:cs="Courier New"/>
          <w:color w:val="303641"/>
          <w:sz w:val="18"/>
          <w:szCs w:val="18"/>
        </w:rPr>
        <w:t xml:space="preserve">    3. CONTEXTUAL DETAIL (固有の詳細)</w:t>
      </w:r>
    </w:p>
    <w:p w14:paraId="64E8E4A6" w14:textId="77777777" w:rsidR="00FF2FC6" w:rsidRDefault="00000000">
      <w:pPr>
        <w:shd w:val="clear" w:color="auto" w:fill="F6F4EE"/>
        <w:ind w:left="360"/>
      </w:pPr>
      <w:r>
        <w:rPr>
          <w:rFonts w:ascii="Courier New" w:eastAsia="Courier New" w:hAnsi="Courier New" w:cs="Courier New"/>
          <w:color w:val="303641"/>
          <w:sz w:val="18"/>
          <w:szCs w:val="18"/>
        </w:rPr>
        <w:t xml:space="preserve">    4. STYLE (媒体固有のスタイル)</w:t>
      </w:r>
    </w:p>
    <w:p w14:paraId="5598AE96" w14:textId="77777777" w:rsidR="00FF2FC6" w:rsidRDefault="00000000">
      <w:pPr>
        <w:shd w:val="clear" w:color="auto" w:fill="F6F4EE"/>
        <w:ind w:left="360"/>
      </w:pPr>
      <w:r>
        <w:rPr>
          <w:rFonts w:ascii="Courier New" w:eastAsia="Courier New" w:hAnsi="Courier New" w:cs="Courier New"/>
          <w:color w:val="303641"/>
          <w:sz w:val="18"/>
          <w:szCs w:val="18"/>
        </w:rPr>
        <w:t xml:space="preserve">    5. CONSTRAINTS (共通制約)</w:t>
      </w:r>
    </w:p>
    <w:p w14:paraId="5D6E9B1D"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7419394" w14:textId="77777777" w:rsidR="00FF2FC6" w:rsidRDefault="00000000">
      <w:pPr>
        <w:shd w:val="clear" w:color="auto" w:fill="F6F4EE"/>
        <w:ind w:left="360"/>
      </w:pPr>
      <w:r>
        <w:rPr>
          <w:rFonts w:ascii="Courier New" w:eastAsia="Courier New" w:hAnsi="Courier New" w:cs="Courier New"/>
          <w:color w:val="303641"/>
          <w:sz w:val="18"/>
          <w:szCs w:val="18"/>
        </w:rPr>
        <w:t xml:space="preserve">    if category == "editorial":</w:t>
      </w:r>
    </w:p>
    <w:p w14:paraId="29C7921F" w14:textId="77777777" w:rsidR="00FF2FC6" w:rsidRDefault="00000000">
      <w:pPr>
        <w:shd w:val="clear" w:color="auto" w:fill="F6F4EE"/>
        <w:ind w:left="360"/>
      </w:pPr>
      <w:r>
        <w:rPr>
          <w:rFonts w:ascii="Courier New" w:eastAsia="Courier New" w:hAnsi="Courier New" w:cs="Courier New"/>
          <w:color w:val="303641"/>
          <w:sz w:val="18"/>
          <w:szCs w:val="18"/>
        </w:rPr>
        <w:t xml:space="preserve">        composition = "a conceptual metaphor illustration featuring"</w:t>
      </w:r>
    </w:p>
    <w:p w14:paraId="683D84C1" w14:textId="77777777" w:rsidR="00FF2FC6" w:rsidRDefault="00000000">
      <w:pPr>
        <w:shd w:val="clear" w:color="auto" w:fill="F6F4EE"/>
        <w:ind w:left="360"/>
      </w:pPr>
      <w:r>
        <w:rPr>
          <w:rFonts w:ascii="Courier New" w:eastAsia="Courier New" w:hAnsi="Courier New" w:cs="Courier New"/>
          <w:color w:val="303641"/>
          <w:sz w:val="18"/>
          <w:szCs w:val="18"/>
        </w:rPr>
        <w:t xml:space="preserve">        background_directive = ""  # editorial は白背景OK (意図的スタイル)</w:t>
      </w:r>
    </w:p>
    <w:p w14:paraId="1B1AC39F" w14:textId="77777777" w:rsidR="00FF2FC6" w:rsidRDefault="00000000">
      <w:pPr>
        <w:shd w:val="clear" w:color="auto" w:fill="F6F4EE"/>
        <w:ind w:left="360"/>
      </w:pPr>
      <w:r>
        <w:rPr>
          <w:rFonts w:ascii="Courier New" w:eastAsia="Courier New" w:hAnsi="Courier New" w:cs="Courier New"/>
          <w:color w:val="303641"/>
          <w:sz w:val="18"/>
          <w:szCs w:val="18"/>
        </w:rPr>
        <w:t xml:space="preserve">    elif category == "editorial-playful":</w:t>
      </w:r>
    </w:p>
    <w:p w14:paraId="6CCF66A1" w14:textId="77777777" w:rsidR="00FF2FC6" w:rsidRDefault="00000000">
      <w:pPr>
        <w:shd w:val="clear" w:color="auto" w:fill="F6F4EE"/>
        <w:ind w:left="360"/>
      </w:pPr>
      <w:r>
        <w:rPr>
          <w:rFonts w:ascii="Courier New" w:eastAsia="Courier New" w:hAnsi="Courier New" w:cs="Courier New"/>
          <w:color w:val="303641"/>
          <w:sz w:val="18"/>
          <w:szCs w:val="18"/>
        </w:rPr>
        <w:t xml:space="preserve">        composition = "a playful conceptual illustration featuring"</w:t>
      </w:r>
    </w:p>
    <w:p w14:paraId="6BA10D58" w14:textId="77777777" w:rsidR="00FF2FC6" w:rsidRDefault="00000000">
      <w:pPr>
        <w:shd w:val="clear" w:color="auto" w:fill="F6F4EE"/>
        <w:ind w:left="360"/>
      </w:pPr>
      <w:r>
        <w:rPr>
          <w:rFonts w:ascii="Courier New" w:eastAsia="Courier New" w:hAnsi="Courier New" w:cs="Courier New"/>
          <w:color w:val="303641"/>
          <w:sz w:val="18"/>
          <w:szCs w:val="18"/>
        </w:rPr>
        <w:t xml:space="preserve">        background_directive = (</w:t>
      </w:r>
    </w:p>
    <w:p w14:paraId="1C89E786" w14:textId="77777777" w:rsidR="00FF2FC6" w:rsidRDefault="00000000">
      <w:pPr>
        <w:shd w:val="clear" w:color="auto" w:fill="F6F4EE"/>
        <w:ind w:left="360"/>
      </w:pPr>
      <w:r>
        <w:rPr>
          <w:rFonts w:ascii="Courier New" w:eastAsia="Courier New" w:hAnsi="Courier New" w:cs="Courier New"/>
          <w:color w:val="303641"/>
          <w:sz w:val="18"/>
          <w:szCs w:val="18"/>
        </w:rPr>
        <w:t xml:space="preserve">            "avoid pure white backgrounds; "</w:t>
      </w:r>
    </w:p>
    <w:p w14:paraId="7183D193" w14:textId="77777777" w:rsidR="00FF2FC6" w:rsidRDefault="00000000">
      <w:pPr>
        <w:shd w:val="clear" w:color="auto" w:fill="F6F4EE"/>
        <w:ind w:left="360"/>
      </w:pPr>
      <w:r>
        <w:rPr>
          <w:rFonts w:ascii="Courier New" w:eastAsia="Courier New" w:hAnsi="Courier New" w:cs="Courier New"/>
          <w:color w:val="303641"/>
          <w:sz w:val="18"/>
          <w:szCs w:val="18"/>
        </w:rPr>
        <w:t xml:space="preserve">            "use tinted or textured backgrounds (cream, pale navy, warm gray). "</w:t>
      </w:r>
    </w:p>
    <w:p w14:paraId="690BE2B2"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804AEE5" w14:textId="77777777" w:rsidR="00FF2FC6" w:rsidRDefault="00000000">
      <w:pPr>
        <w:shd w:val="clear" w:color="auto" w:fill="F6F4EE"/>
        <w:ind w:left="360"/>
      </w:pPr>
      <w:r>
        <w:rPr>
          <w:rFonts w:ascii="Courier New" w:eastAsia="Courier New" w:hAnsi="Courier New" w:cs="Courier New"/>
          <w:color w:val="303641"/>
          <w:sz w:val="18"/>
          <w:szCs w:val="18"/>
        </w:rPr>
        <w:t xml:space="preserve">    else:  # lifestyle</w:t>
      </w:r>
    </w:p>
    <w:p w14:paraId="36B62DB5" w14:textId="77777777" w:rsidR="00FF2FC6" w:rsidRDefault="00000000">
      <w:pPr>
        <w:shd w:val="clear" w:color="auto" w:fill="F6F4EE"/>
        <w:ind w:left="360"/>
      </w:pPr>
      <w:r>
        <w:rPr>
          <w:rFonts w:ascii="Courier New" w:eastAsia="Courier New" w:hAnsi="Courier New" w:cs="Courier New"/>
          <w:color w:val="303641"/>
          <w:sz w:val="18"/>
          <w:szCs w:val="18"/>
        </w:rPr>
        <w:t xml:space="preserve">        composition = "a refined lifestyle scene featuring"</w:t>
      </w:r>
    </w:p>
    <w:p w14:paraId="06043A2C" w14:textId="77777777" w:rsidR="00FF2FC6" w:rsidRDefault="00000000">
      <w:pPr>
        <w:shd w:val="clear" w:color="auto" w:fill="F6F4EE"/>
        <w:ind w:left="360"/>
      </w:pPr>
      <w:r>
        <w:rPr>
          <w:rFonts w:ascii="Courier New" w:eastAsia="Courier New" w:hAnsi="Courier New" w:cs="Courier New"/>
          <w:color w:val="303641"/>
          <w:sz w:val="18"/>
          <w:szCs w:val="18"/>
        </w:rPr>
        <w:t xml:space="preserve">        background_directive = (</w:t>
      </w:r>
    </w:p>
    <w:p w14:paraId="6B384D0C" w14:textId="77777777" w:rsidR="00FF2FC6" w:rsidRDefault="00000000">
      <w:pPr>
        <w:shd w:val="clear" w:color="auto" w:fill="F6F4EE"/>
        <w:ind w:left="360"/>
      </w:pPr>
      <w:r>
        <w:rPr>
          <w:rFonts w:ascii="Courier New" w:eastAsia="Courier New" w:hAnsi="Courier New" w:cs="Courier New"/>
          <w:color w:val="303641"/>
          <w:sz w:val="18"/>
          <w:szCs w:val="18"/>
        </w:rPr>
        <w:t xml:space="preserve">            "avoid pure white backgrounds; "</w:t>
      </w:r>
    </w:p>
    <w:p w14:paraId="69F0C5DC" w14:textId="77777777" w:rsidR="00FF2FC6" w:rsidRDefault="00000000">
      <w:pPr>
        <w:shd w:val="clear" w:color="auto" w:fill="F6F4EE"/>
        <w:ind w:left="360"/>
      </w:pPr>
      <w:r>
        <w:rPr>
          <w:rFonts w:ascii="Courier New" w:eastAsia="Courier New" w:hAnsi="Courier New" w:cs="Courier New"/>
          <w:color w:val="303641"/>
          <w:sz w:val="18"/>
          <w:szCs w:val="18"/>
        </w:rPr>
        <w:t xml:space="preserve">            "use tinted or textured backgrounds (cream, pale navy, warm gray). "</w:t>
      </w:r>
    </w:p>
    <w:p w14:paraId="54E3768A"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547825F"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361421E" w14:textId="77777777" w:rsidR="00FF2FC6" w:rsidRDefault="00000000">
      <w:pPr>
        <w:shd w:val="clear" w:color="auto" w:fill="F6F4EE"/>
        <w:ind w:left="360"/>
      </w:pPr>
      <w:r>
        <w:rPr>
          <w:rFonts w:ascii="Courier New" w:eastAsia="Courier New" w:hAnsi="Courier New" w:cs="Courier New"/>
          <w:color w:val="303641"/>
          <w:sz w:val="18"/>
          <w:szCs w:val="18"/>
        </w:rPr>
        <w:t xml:space="preserve">    prompt = (</w:t>
      </w:r>
    </w:p>
    <w:p w14:paraId="153236F1" w14:textId="77777777" w:rsidR="00FF2FC6" w:rsidRDefault="00000000">
      <w:pPr>
        <w:shd w:val="clear" w:color="auto" w:fill="F6F4EE"/>
        <w:ind w:left="360"/>
      </w:pPr>
      <w:r>
        <w:rPr>
          <w:rFonts w:ascii="Courier New" w:eastAsia="Courier New" w:hAnsi="Courier New" w:cs="Courier New"/>
          <w:color w:val="303641"/>
          <w:sz w:val="18"/>
          <w:szCs w:val="18"/>
        </w:rPr>
        <w:t xml:space="preserve">        f"{composition} {subject_noun}, "</w:t>
      </w:r>
    </w:p>
    <w:p w14:paraId="42727E50" w14:textId="77777777" w:rsidR="00FF2FC6" w:rsidRDefault="00000000">
      <w:pPr>
        <w:shd w:val="clear" w:color="auto" w:fill="F6F4EE"/>
        <w:ind w:left="360"/>
      </w:pPr>
      <w:r>
        <w:rPr>
          <w:rFonts w:ascii="Courier New" w:eastAsia="Courier New" w:hAnsi="Courier New" w:cs="Courier New"/>
          <w:color w:val="303641"/>
          <w:sz w:val="18"/>
          <w:szCs w:val="18"/>
        </w:rPr>
        <w:t xml:space="preserve">        f"symbolizing {metaphor}, "</w:t>
      </w:r>
    </w:p>
    <w:p w14:paraId="3D6496D5" w14:textId="77777777" w:rsidR="00FF2FC6" w:rsidRDefault="00000000">
      <w:pPr>
        <w:shd w:val="clear" w:color="auto" w:fill="F6F4EE"/>
        <w:ind w:left="360"/>
      </w:pPr>
      <w:r>
        <w:rPr>
          <w:rFonts w:ascii="Courier New" w:eastAsia="Courier New" w:hAnsi="Courier New" w:cs="Courier New"/>
          <w:color w:val="303641"/>
          <w:sz w:val="18"/>
          <w:szCs w:val="18"/>
        </w:rPr>
        <w:t xml:space="preserve">        f"with contextual elements of {context}. "</w:t>
      </w:r>
    </w:p>
    <w:p w14:paraId="56FB4610" w14:textId="77777777" w:rsidR="00FF2FC6" w:rsidRDefault="00000000">
      <w:pPr>
        <w:shd w:val="clear" w:color="auto" w:fill="F6F4EE"/>
        <w:ind w:left="360"/>
      </w:pPr>
      <w:r>
        <w:rPr>
          <w:rFonts w:ascii="Courier New" w:eastAsia="Courier New" w:hAnsi="Courier New" w:cs="Courier New"/>
          <w:color w:val="303641"/>
          <w:sz w:val="18"/>
          <w:szCs w:val="18"/>
        </w:rPr>
        <w:t xml:space="preserve">        f"Style: {style_keywords}. "</w:t>
      </w:r>
    </w:p>
    <w:p w14:paraId="00BBC81B" w14:textId="77777777" w:rsidR="00FF2FC6" w:rsidRDefault="00000000">
      <w:pPr>
        <w:shd w:val="clear" w:color="auto" w:fill="F6F4EE"/>
        <w:ind w:left="360"/>
      </w:pPr>
      <w:r>
        <w:rPr>
          <w:rFonts w:ascii="Courier New" w:eastAsia="Courier New" w:hAnsi="Courier New" w:cs="Courier New"/>
          <w:color w:val="303641"/>
          <w:sz w:val="18"/>
          <w:szCs w:val="18"/>
        </w:rPr>
        <w:t xml:space="preserve">        f"Composition: 16:9 aspect ratio, centered focal point, "</w:t>
      </w:r>
    </w:p>
    <w:p w14:paraId="3EF863B0" w14:textId="77777777" w:rsidR="00FF2FC6" w:rsidRDefault="00000000">
      <w:pPr>
        <w:shd w:val="clear" w:color="auto" w:fill="F6F4EE"/>
        <w:ind w:left="360"/>
      </w:pPr>
      <w:r>
        <w:rPr>
          <w:rFonts w:ascii="Courier New" w:eastAsia="Courier New" w:hAnsi="Courier New" w:cs="Courier New"/>
          <w:color w:val="303641"/>
          <w:sz w:val="18"/>
          <w:szCs w:val="18"/>
        </w:rPr>
        <w:t xml:space="preserve">        f"room for overlay text on the lower third (but do NOT include any text). "</w:t>
      </w:r>
    </w:p>
    <w:p w14:paraId="5A153366" w14:textId="77777777" w:rsidR="00FF2FC6" w:rsidRDefault="00000000">
      <w:pPr>
        <w:shd w:val="clear" w:color="auto" w:fill="F6F4EE"/>
        <w:ind w:left="360"/>
      </w:pPr>
      <w:r>
        <w:rPr>
          <w:rFonts w:ascii="Courier New" w:eastAsia="Courier New" w:hAnsi="Courier New" w:cs="Courier New"/>
          <w:color w:val="303641"/>
          <w:sz w:val="18"/>
          <w:szCs w:val="18"/>
        </w:rPr>
        <w:t xml:space="preserve">        f"{background_directive}"</w:t>
      </w:r>
    </w:p>
    <w:p w14:paraId="7A61BAE6" w14:textId="77777777" w:rsidR="00FF2FC6" w:rsidRDefault="00000000">
      <w:pPr>
        <w:shd w:val="clear" w:color="auto" w:fill="F6F4EE"/>
        <w:ind w:left="360"/>
      </w:pPr>
      <w:r>
        <w:rPr>
          <w:rFonts w:ascii="Courier New" w:eastAsia="Courier New" w:hAnsi="Courier New" w:cs="Courier New"/>
          <w:color w:val="303641"/>
          <w:sz w:val="18"/>
          <w:szCs w:val="18"/>
        </w:rPr>
        <w:t xml:space="preserve">        f"STRICT CONSTRAINTS: illustration only (NOT photorealistic), "</w:t>
      </w:r>
    </w:p>
    <w:p w14:paraId="124C0A82" w14:textId="77777777" w:rsidR="00FF2FC6" w:rsidRDefault="00000000">
      <w:pPr>
        <w:shd w:val="clear" w:color="auto" w:fill="F6F4EE"/>
        <w:ind w:left="360"/>
      </w:pPr>
      <w:r>
        <w:rPr>
          <w:rFonts w:ascii="Courier New" w:eastAsia="Courier New" w:hAnsi="Courier New" w:cs="Courier New"/>
          <w:color w:val="303641"/>
          <w:sz w:val="18"/>
          <w:szCs w:val="18"/>
        </w:rPr>
        <w:t xml:space="preserve">        f"absolutely no text, no letters, no words, no logos, no watermarks, "</w:t>
      </w:r>
    </w:p>
    <w:p w14:paraId="0A3BE7EF" w14:textId="77777777" w:rsidR="00FF2FC6" w:rsidRDefault="00000000">
      <w:pPr>
        <w:shd w:val="clear" w:color="auto" w:fill="F6F4EE"/>
        <w:ind w:left="360"/>
      </w:pPr>
      <w:r>
        <w:rPr>
          <w:rFonts w:ascii="Courier New" w:eastAsia="Courier New" w:hAnsi="Courier New" w:cs="Courier New"/>
          <w:color w:val="303641"/>
          <w:sz w:val="18"/>
          <w:szCs w:val="18"/>
        </w:rPr>
        <w:t xml:space="preserve">        f"no UI elements, no charts with labels."</w:t>
      </w:r>
    </w:p>
    <w:p w14:paraId="373D72F9"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4B70884F" w14:textId="77777777" w:rsidR="00FF2FC6" w:rsidRDefault="00000000">
      <w:pPr>
        <w:shd w:val="clear" w:color="auto" w:fill="F6F4EE"/>
        <w:ind w:left="360"/>
      </w:pPr>
      <w:r>
        <w:rPr>
          <w:rFonts w:ascii="Courier New" w:eastAsia="Courier New" w:hAnsi="Courier New" w:cs="Courier New"/>
          <w:color w:val="303641"/>
          <w:sz w:val="18"/>
          <w:szCs w:val="18"/>
        </w:rPr>
        <w:t xml:space="preserve">    return prompt</w:t>
      </w:r>
    </w:p>
    <w:p w14:paraId="372A0DF9" w14:textId="77777777" w:rsidR="00FF2FC6" w:rsidRDefault="00000000">
      <w:pPr>
        <w:pStyle w:val="2"/>
      </w:pPr>
      <w:r>
        <w:t>§4.6 Aspect Ratio 16:9 の強制</w:t>
      </w:r>
    </w:p>
    <w:p w14:paraId="6366EA0A" w14:textId="77777777" w:rsidR="00FF2FC6" w:rsidRDefault="00000000">
      <w:pPr>
        <w:pStyle w:val="3"/>
      </w:pPr>
      <w:r>
        <w:t>§4.6.1 プロンプト内テキストだけでは不十分</w:t>
      </w:r>
    </w:p>
    <w:p w14:paraId="7E2D60A3" w14:textId="77777777" w:rsidR="00FF2FC6" w:rsidRDefault="00000000">
      <w:pPr>
        <w:spacing w:after="120"/>
      </w:pPr>
      <w:r>
        <w:rPr>
          <w:rFonts w:eastAsia="Helvetica Neue"/>
        </w:rPr>
        <w:t>Gemini 2.5 Flash Image は自然言語の「16:9 aspect ratio」指示を弱く扱い、デフォルトで 1024×1024 (正方形) を返す傾向がある (現状の実配信が 1024×1024 である実証済み)。</w:t>
      </w:r>
    </w:p>
    <w:p w14:paraId="2DE159B5" w14:textId="77777777" w:rsidR="00FF2FC6" w:rsidRDefault="00000000">
      <w:pPr>
        <w:pStyle w:val="3"/>
      </w:pPr>
      <w:r>
        <w:t>§4.6.2 API パラメータでの明示指定</w:t>
      </w:r>
    </w:p>
    <w:p w14:paraId="393B3E69" w14:textId="77777777" w:rsidR="00FF2FC6" w:rsidRDefault="00000000">
      <w:pPr>
        <w:shd w:val="clear" w:color="auto" w:fill="F6F4EE"/>
        <w:ind w:left="360"/>
      </w:pPr>
      <w:r>
        <w:rPr>
          <w:rFonts w:ascii="Courier New" w:eastAsia="Courier New" w:hAnsi="Courier New" w:cs="Courier New"/>
          <w:color w:val="303641"/>
          <w:sz w:val="18"/>
          <w:szCs w:val="18"/>
        </w:rPr>
        <w:t>payload = {</w:t>
      </w:r>
    </w:p>
    <w:p w14:paraId="30D60AD4" w14:textId="77777777" w:rsidR="00FF2FC6" w:rsidRDefault="00000000">
      <w:pPr>
        <w:shd w:val="clear" w:color="auto" w:fill="F6F4EE"/>
        <w:ind w:left="360"/>
      </w:pPr>
      <w:r>
        <w:rPr>
          <w:rFonts w:ascii="Courier New" w:eastAsia="Courier New" w:hAnsi="Courier New" w:cs="Courier New"/>
          <w:color w:val="303641"/>
          <w:sz w:val="18"/>
          <w:szCs w:val="18"/>
        </w:rPr>
        <w:t xml:space="preserve">    "contents": [{</w:t>
      </w:r>
    </w:p>
    <w:p w14:paraId="1E6A21D6" w14:textId="77777777" w:rsidR="00FF2FC6" w:rsidRDefault="00000000">
      <w:pPr>
        <w:shd w:val="clear" w:color="auto" w:fill="F6F4EE"/>
        <w:ind w:left="360"/>
      </w:pPr>
      <w:r>
        <w:rPr>
          <w:rFonts w:ascii="Courier New" w:eastAsia="Courier New" w:hAnsi="Courier New" w:cs="Courier New"/>
          <w:color w:val="303641"/>
          <w:sz w:val="18"/>
          <w:szCs w:val="18"/>
        </w:rPr>
        <w:t xml:space="preserve">        "parts": [{"text": prompt}],</w:t>
      </w:r>
    </w:p>
    <w:p w14:paraId="68A0D8C5"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DA8E916" w14:textId="77777777" w:rsidR="00FF2FC6" w:rsidRDefault="00000000">
      <w:pPr>
        <w:shd w:val="clear" w:color="auto" w:fill="F6F4EE"/>
        <w:ind w:left="360"/>
      </w:pPr>
      <w:r>
        <w:rPr>
          <w:rFonts w:ascii="Courier New" w:eastAsia="Courier New" w:hAnsi="Courier New" w:cs="Courier New"/>
          <w:color w:val="303641"/>
          <w:sz w:val="18"/>
          <w:szCs w:val="18"/>
        </w:rPr>
        <w:t xml:space="preserve">    "generationConfig": {</w:t>
      </w:r>
    </w:p>
    <w:p w14:paraId="5402E3EE" w14:textId="77777777" w:rsidR="00FF2FC6" w:rsidRDefault="00000000">
      <w:pPr>
        <w:shd w:val="clear" w:color="auto" w:fill="F6F4EE"/>
        <w:ind w:left="360"/>
      </w:pPr>
      <w:r>
        <w:rPr>
          <w:rFonts w:ascii="Courier New" w:eastAsia="Courier New" w:hAnsi="Courier New" w:cs="Courier New"/>
          <w:color w:val="303641"/>
          <w:sz w:val="18"/>
          <w:szCs w:val="18"/>
        </w:rPr>
        <w:t xml:space="preserve">        "responseModalities": ["IMAGE"],</w:t>
      </w:r>
    </w:p>
    <w:p w14:paraId="0DEF13BB" w14:textId="77777777" w:rsidR="00FF2FC6" w:rsidRDefault="00000000">
      <w:pPr>
        <w:shd w:val="clear" w:color="auto" w:fill="F6F4EE"/>
        <w:ind w:left="360"/>
      </w:pPr>
      <w:r>
        <w:rPr>
          <w:rFonts w:ascii="Courier New" w:eastAsia="Courier New" w:hAnsi="Courier New" w:cs="Courier New"/>
          <w:color w:val="303641"/>
          <w:sz w:val="18"/>
          <w:szCs w:val="18"/>
        </w:rPr>
        <w:t xml:space="preserve">        "imageConfig": {</w:t>
      </w:r>
    </w:p>
    <w:p w14:paraId="27D4A07C" w14:textId="77777777" w:rsidR="00FF2FC6" w:rsidRDefault="00000000">
      <w:pPr>
        <w:shd w:val="clear" w:color="auto" w:fill="F6F4EE"/>
        <w:ind w:left="360"/>
      </w:pPr>
      <w:r>
        <w:rPr>
          <w:rFonts w:ascii="Courier New" w:eastAsia="Courier New" w:hAnsi="Courier New" w:cs="Courier New"/>
          <w:color w:val="303641"/>
          <w:sz w:val="18"/>
          <w:szCs w:val="18"/>
        </w:rPr>
        <w:t xml:space="preserve">            "aspectRatio": "16:9",</w:t>
      </w:r>
    </w:p>
    <w:p w14:paraId="231D8DB0"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FD16E35" w14:textId="77777777" w:rsidR="00FF2FC6" w:rsidRDefault="00000000">
      <w:pPr>
        <w:shd w:val="clear" w:color="auto" w:fill="F6F4EE"/>
        <w:ind w:left="360"/>
      </w:pPr>
      <w:r>
        <w:rPr>
          <w:rFonts w:ascii="Courier New" w:eastAsia="Courier New" w:hAnsi="Courier New" w:cs="Courier New"/>
          <w:color w:val="303641"/>
          <w:sz w:val="18"/>
          <w:szCs w:val="18"/>
        </w:rPr>
        <w:lastRenderedPageBreak/>
        <w:t xml:space="preserve">    },</w:t>
      </w:r>
    </w:p>
    <w:p w14:paraId="607DB5DA" w14:textId="77777777" w:rsidR="00FF2FC6" w:rsidRDefault="00000000">
      <w:pPr>
        <w:shd w:val="clear" w:color="auto" w:fill="F6F4EE"/>
        <w:ind w:left="360"/>
      </w:pPr>
      <w:r>
        <w:rPr>
          <w:rFonts w:ascii="Courier New" w:eastAsia="Courier New" w:hAnsi="Courier New" w:cs="Courier New"/>
          <w:color w:val="303641"/>
          <w:sz w:val="18"/>
          <w:szCs w:val="18"/>
        </w:rPr>
        <w:t>}</w:t>
      </w:r>
    </w:p>
    <w:p w14:paraId="51B65ACA" w14:textId="77777777" w:rsidR="00FF2FC6" w:rsidRDefault="00000000">
      <w:pPr>
        <w:pStyle w:val="3"/>
      </w:pPr>
      <w:r>
        <w:t>§4.6.3 実装時の確認事項</w:t>
      </w:r>
    </w:p>
    <w:p w14:paraId="5BC5D51E" w14:textId="77777777" w:rsidR="00FF2FC6" w:rsidRDefault="00000000">
      <w:pPr>
        <w:pStyle w:val="a4"/>
        <w:numPr>
          <w:ilvl w:val="0"/>
          <w:numId w:val="2"/>
        </w:numPr>
        <w:spacing w:after="80"/>
      </w:pPr>
      <w:r>
        <w:rPr>
          <w:rFonts w:eastAsia="Helvetica Neue"/>
        </w:rPr>
        <w:t>google-generativeai SDK のバージョンを確認 (pip show google-generativeai)</w:t>
      </w:r>
    </w:p>
    <w:p w14:paraId="4F8DC2A7" w14:textId="77777777" w:rsidR="00FF2FC6" w:rsidRDefault="00000000">
      <w:pPr>
        <w:pStyle w:val="a4"/>
        <w:numPr>
          <w:ilvl w:val="0"/>
          <w:numId w:val="2"/>
        </w:numPr>
        <w:spacing w:after="80"/>
      </w:pPr>
      <w:r>
        <w:rPr>
          <w:rFonts w:eastAsia="Helvetica Neue"/>
        </w:rPr>
        <w:t>バージョンによって aspectRatio / aspect_ratio / IMAGE_CONFIG の命名が異なるため、実装時に公式ドキュメントで最新仕様を確認すること</w:t>
      </w:r>
    </w:p>
    <w:p w14:paraId="0C7169F2" w14:textId="77777777" w:rsidR="00FF2FC6" w:rsidRDefault="00000000">
      <w:pPr>
        <w:pStyle w:val="a4"/>
        <w:numPr>
          <w:ilvl w:val="0"/>
          <w:numId w:val="2"/>
        </w:numPr>
        <w:spacing w:after="80"/>
      </w:pPr>
      <w:r>
        <w:rPr>
          <w:rFonts w:eastAsia="Helvetica Neue"/>
        </w:rPr>
        <w:t>API 側で指定不可なバージョンの場合は、生成後に Pillow で 1920×1080 にクロップする fallback を実装</w:t>
      </w:r>
    </w:p>
    <w:p w14:paraId="75FA2441" w14:textId="77777777" w:rsidR="00FF2FC6" w:rsidRDefault="00000000">
      <w:pPr>
        <w:pStyle w:val="3"/>
      </w:pPr>
      <w:r>
        <w:t>§4.6.4 実配信結果 (2026-04-22)</w:t>
      </w:r>
    </w:p>
    <w:p w14:paraId="184DCC6C" w14:textId="77777777" w:rsidR="00FF2FC6" w:rsidRDefault="00000000">
      <w:pPr>
        <w:spacing w:after="120"/>
      </w:pPr>
      <w:r>
        <w:rPr>
          <w:rFonts w:eastAsia="Helvetica Neue"/>
          <w:color w:val="2F6B3D"/>
        </w:rPr>
        <w:t>urllib ベース (SDK 非使用) の直叩き実装で imageConfig.aspectRatio="16:9" を指定した結果、4 ソース全てが 1344×768 (aspect 1.750、16:9 からの乖離 1.6%、許容値 ±5% 以内) で出力された。API 側強制が機能している。</w:t>
      </w:r>
    </w:p>
    <w:p w14:paraId="7BA819FB" w14:textId="77777777" w:rsidR="00FF2FC6" w:rsidRDefault="00000000">
      <w:r>
        <w:br w:type="page"/>
      </w:r>
    </w:p>
    <w:p w14:paraId="7AF9AEB6" w14:textId="77777777" w:rsidR="00FF2FC6" w:rsidRDefault="00000000">
      <w:pPr>
        <w:pStyle w:val="2"/>
      </w:pPr>
      <w:r>
        <w:lastRenderedPageBreak/>
        <w:t>§4.7 失敗検知・リトライ・fallback</w:t>
      </w:r>
    </w:p>
    <w:p w14:paraId="57B077F9" w14:textId="77777777" w:rsidR="00FF2FC6" w:rsidRDefault="00000000">
      <w:pPr>
        <w:pStyle w:val="3"/>
      </w:pPr>
      <w:r>
        <w:t>§4.7.1 抽象名詞ブラックリスト (強化版) — 全 24 語</w:t>
      </w:r>
    </w:p>
    <w:p w14:paraId="27F76F0A" w14:textId="77777777" w:rsidR="00FF2FC6" w:rsidRDefault="00000000">
      <w:pPr>
        <w:shd w:val="clear" w:color="auto" w:fill="F6F4EE"/>
        <w:ind w:left="360"/>
      </w:pPr>
      <w:r>
        <w:rPr>
          <w:rFonts w:ascii="Courier New" w:eastAsia="Courier New" w:hAnsi="Courier New" w:cs="Courier New"/>
          <w:color w:val="303641"/>
          <w:sz w:val="18"/>
          <w:szCs w:val="18"/>
        </w:rPr>
        <w:t>ABSTRACT_NOUN_BLACKLIST = {</w:t>
      </w:r>
    </w:p>
    <w:p w14:paraId="5A6B9578" w14:textId="77777777" w:rsidR="00FF2FC6" w:rsidRDefault="00000000">
      <w:pPr>
        <w:shd w:val="clear" w:color="auto" w:fill="F6F4EE"/>
        <w:ind w:left="360"/>
      </w:pPr>
      <w:r>
        <w:rPr>
          <w:rFonts w:ascii="Courier New" w:eastAsia="Courier New" w:hAnsi="Courier New" w:cs="Courier New"/>
          <w:color w:val="303641"/>
          <w:sz w:val="18"/>
          <w:szCs w:val="18"/>
        </w:rPr>
        <w:t xml:space="preserve">    # v1.0 からの引き継ぎ (9 語)</w:t>
      </w:r>
    </w:p>
    <w:p w14:paraId="6C51F754" w14:textId="77777777" w:rsidR="00FF2FC6" w:rsidRDefault="00000000">
      <w:pPr>
        <w:shd w:val="clear" w:color="auto" w:fill="F6F4EE"/>
        <w:ind w:left="360"/>
      </w:pPr>
      <w:r>
        <w:rPr>
          <w:rFonts w:ascii="Courier New" w:eastAsia="Courier New" w:hAnsi="Courier New" w:cs="Courier New"/>
          <w:color w:val="303641"/>
          <w:sz w:val="18"/>
          <w:szCs w:val="18"/>
        </w:rPr>
        <w:t xml:space="preserve">    "growth", "risk", "trend", "market", "economy", "strategy",</w:t>
      </w:r>
    </w:p>
    <w:p w14:paraId="1F8A5072" w14:textId="77777777" w:rsidR="00FF2FC6" w:rsidRDefault="00000000">
      <w:pPr>
        <w:shd w:val="clear" w:color="auto" w:fill="F6F4EE"/>
        <w:ind w:left="360"/>
      </w:pPr>
      <w:r>
        <w:rPr>
          <w:rFonts w:ascii="Courier New" w:eastAsia="Courier New" w:hAnsi="Courier New" w:cs="Courier New"/>
          <w:color w:val="303641"/>
          <w:sz w:val="18"/>
          <w:szCs w:val="18"/>
        </w:rPr>
        <w:t xml:space="preserve">    "future", "change", "impact",</w:t>
      </w:r>
    </w:p>
    <w:p w14:paraId="183CF3B8" w14:textId="77777777" w:rsidR="00FF2FC6" w:rsidRDefault="00000000">
      <w:pPr>
        <w:shd w:val="clear" w:color="auto" w:fill="F6F4EE"/>
        <w:ind w:left="360"/>
      </w:pPr>
      <w:r>
        <w:rPr>
          <w:rFonts w:ascii="Courier New" w:eastAsia="Courier New" w:hAnsi="Courier New" w:cs="Courier New"/>
          <w:color w:val="303641"/>
          <w:sz w:val="18"/>
          <w:szCs w:val="18"/>
        </w:rPr>
        <w:t xml:space="preserve">    # v1.1 追加 (金融・ビジネスニュースで頻出、10 語)</w:t>
      </w:r>
    </w:p>
    <w:p w14:paraId="755E8633" w14:textId="77777777" w:rsidR="00FF2FC6" w:rsidRDefault="00000000">
      <w:pPr>
        <w:shd w:val="clear" w:color="auto" w:fill="F6F4EE"/>
        <w:ind w:left="360"/>
      </w:pPr>
      <w:r>
        <w:rPr>
          <w:rFonts w:ascii="Courier New" w:eastAsia="Courier New" w:hAnsi="Courier New" w:cs="Courier New"/>
          <w:color w:val="303641"/>
          <w:sz w:val="18"/>
          <w:szCs w:val="18"/>
        </w:rPr>
        <w:t xml:space="preserve">    "innovation", "disruption", "transformation", "opportunity", "challenge",</w:t>
      </w:r>
    </w:p>
    <w:p w14:paraId="464F40BF" w14:textId="77777777" w:rsidR="00FF2FC6" w:rsidRDefault="00000000">
      <w:pPr>
        <w:shd w:val="clear" w:color="auto" w:fill="F6F4EE"/>
        <w:ind w:left="360"/>
      </w:pPr>
      <w:r>
        <w:rPr>
          <w:rFonts w:ascii="Courier New" w:eastAsia="Courier New" w:hAnsi="Courier New" w:cs="Courier New"/>
          <w:color w:val="303641"/>
          <w:sz w:val="18"/>
          <w:szCs w:val="18"/>
        </w:rPr>
        <w:t xml:space="preserve">    "landscape", "dynamics", "ecosystem", "momentum", "outlook",</w:t>
      </w:r>
    </w:p>
    <w:p w14:paraId="6973C0B7" w14:textId="77777777" w:rsidR="00FF2FC6" w:rsidRDefault="00000000">
      <w:pPr>
        <w:shd w:val="clear" w:color="auto" w:fill="F6F4EE"/>
        <w:ind w:left="360"/>
      </w:pPr>
      <w:r>
        <w:rPr>
          <w:rFonts w:ascii="Courier New" w:eastAsia="Courier New" w:hAnsi="Courier New" w:cs="Courier New"/>
          <w:color w:val="303641"/>
          <w:sz w:val="18"/>
          <w:szCs w:val="18"/>
        </w:rPr>
        <w:t xml:space="preserve">    # さらなる抽象語 (5 語)</w:t>
      </w:r>
    </w:p>
    <w:p w14:paraId="18B52AD0" w14:textId="77777777" w:rsidR="00FF2FC6" w:rsidRDefault="00000000">
      <w:pPr>
        <w:shd w:val="clear" w:color="auto" w:fill="F6F4EE"/>
        <w:ind w:left="360"/>
      </w:pPr>
      <w:r>
        <w:rPr>
          <w:rFonts w:ascii="Courier New" w:eastAsia="Courier New" w:hAnsi="Courier New" w:cs="Courier New"/>
          <w:color w:val="303641"/>
          <w:sz w:val="18"/>
          <w:szCs w:val="18"/>
        </w:rPr>
        <w:t xml:space="preserve">    "potential", "value", "performance", "competition", "advantage",</w:t>
      </w:r>
    </w:p>
    <w:p w14:paraId="79382A7A" w14:textId="77777777" w:rsidR="00FF2FC6" w:rsidRDefault="00000000">
      <w:pPr>
        <w:shd w:val="clear" w:color="auto" w:fill="F6F4EE"/>
        <w:ind w:left="360"/>
      </w:pPr>
      <w:r>
        <w:rPr>
          <w:rFonts w:ascii="Courier New" w:eastAsia="Courier New" w:hAnsi="Courier New" w:cs="Courier New"/>
          <w:color w:val="303641"/>
          <w:sz w:val="18"/>
          <w:szCs w:val="18"/>
        </w:rPr>
        <w:t>}</w:t>
      </w:r>
    </w:p>
    <w:p w14:paraId="7AC27E02" w14:textId="77777777" w:rsidR="00FF2FC6" w:rsidRDefault="00000000">
      <w:pPr>
        <w:pStyle w:val="3"/>
      </w:pPr>
      <w:r>
        <w:t>§4.7.2 リトライ判定</w:t>
      </w:r>
    </w:p>
    <w:p w14:paraId="1268FDF4" w14:textId="77777777" w:rsidR="00FF2FC6" w:rsidRDefault="00000000">
      <w:pPr>
        <w:spacing w:after="120"/>
      </w:pPr>
      <w:r>
        <w:rPr>
          <w:rFonts w:eastAsia="Helvetica Neue"/>
        </w:rPr>
        <w:t>以下のいずれかに該当したら 1 回だけ再試行:</w:t>
      </w:r>
    </w:p>
    <w:p w14:paraId="60E32A6B" w14:textId="77777777" w:rsidR="00FF2FC6" w:rsidRDefault="00000000">
      <w:pPr>
        <w:pStyle w:val="a4"/>
        <w:numPr>
          <w:ilvl w:val="0"/>
          <w:numId w:val="2"/>
        </w:numPr>
        <w:spacing w:after="80"/>
      </w:pPr>
      <w:r>
        <w:rPr>
          <w:rFonts w:eastAsia="Helvetica Neue"/>
        </w:rPr>
        <w:t>primary_subject_noun に ABSTRACT_NOUN_BLACKLIST の語が含まれる (小文字比較)</w:t>
      </w:r>
    </w:p>
    <w:p w14:paraId="05DF2E3B" w14:textId="77777777" w:rsidR="00FF2FC6" w:rsidRDefault="00000000">
      <w:pPr>
        <w:pStyle w:val="a4"/>
        <w:numPr>
          <w:ilvl w:val="0"/>
          <w:numId w:val="2"/>
        </w:numPr>
        <w:spacing w:after="80"/>
      </w:pPr>
      <w:r>
        <w:rPr>
          <w:rFonts w:eastAsia="Helvetica Neue"/>
        </w:rPr>
        <w:t>primary_subject_noun が 2 語以下 (冠詞を除く)</w:t>
      </w:r>
    </w:p>
    <w:p w14:paraId="5DFD3B5D" w14:textId="77777777" w:rsidR="00FF2FC6" w:rsidRDefault="00000000">
      <w:pPr>
        <w:pStyle w:val="a4"/>
        <w:numPr>
          <w:ilvl w:val="0"/>
          <w:numId w:val="2"/>
        </w:numPr>
        <w:spacing w:after="80"/>
      </w:pPr>
      <w:r>
        <w:rPr>
          <w:rFonts w:eastAsia="Helvetica Neue"/>
        </w:rPr>
        <w:t>JSON パース失敗</w:t>
      </w:r>
    </w:p>
    <w:p w14:paraId="56DB45E3" w14:textId="77777777" w:rsidR="00FF2FC6" w:rsidRDefault="00000000">
      <w:pPr>
        <w:pStyle w:val="3"/>
      </w:pPr>
      <w:r>
        <w:t>§4.7.3 リトライ時の追加指示</w:t>
      </w:r>
    </w:p>
    <w:p w14:paraId="3514ECE8" w14:textId="77777777" w:rsidR="00FF2FC6" w:rsidRDefault="00000000">
      <w:pPr>
        <w:shd w:val="clear" w:color="auto" w:fill="F6F4EE"/>
        <w:ind w:left="360"/>
      </w:pPr>
      <w:r>
        <w:rPr>
          <w:rFonts w:ascii="Courier New" w:eastAsia="Courier New" w:hAnsi="Courier New" w:cs="Courier New"/>
          <w:color w:val="303641"/>
          <w:sz w:val="18"/>
          <w:szCs w:val="18"/>
        </w:rPr>
        <w:t>RETRY_EXTRA_INSTRUCTION = (</w:t>
      </w:r>
    </w:p>
    <w:p w14:paraId="7ED15925" w14:textId="77777777" w:rsidR="00FF2FC6" w:rsidRDefault="00000000">
      <w:pPr>
        <w:shd w:val="clear" w:color="auto" w:fill="F6F4EE"/>
        <w:ind w:left="360"/>
      </w:pPr>
      <w:r>
        <w:rPr>
          <w:rFonts w:ascii="Courier New" w:eastAsia="Courier New" w:hAnsi="Courier New" w:cs="Courier New"/>
          <w:color w:val="303641"/>
          <w:sz w:val="18"/>
          <w:szCs w:val="18"/>
        </w:rPr>
        <w:t xml:space="preserve">    "Your previous output was too abstract. The primary_subject_noun must be "</w:t>
      </w:r>
    </w:p>
    <w:p w14:paraId="4055CA9D" w14:textId="77777777" w:rsidR="00FF2FC6" w:rsidRDefault="00000000">
      <w:pPr>
        <w:shd w:val="clear" w:color="auto" w:fill="F6F4EE"/>
        <w:ind w:left="360"/>
      </w:pPr>
      <w:r>
        <w:rPr>
          <w:rFonts w:ascii="Courier New" w:eastAsia="Courier New" w:hAnsi="Courier New" w:cs="Courier New"/>
          <w:color w:val="303641"/>
          <w:sz w:val="18"/>
          <w:szCs w:val="18"/>
        </w:rPr>
        <w:t xml:space="preserve">    "a physically drawable object that a child could recognize. "</w:t>
      </w:r>
    </w:p>
    <w:p w14:paraId="364AD1B6" w14:textId="77777777" w:rsidR="00FF2FC6" w:rsidRDefault="00000000">
      <w:pPr>
        <w:shd w:val="clear" w:color="auto" w:fill="F6F4EE"/>
        <w:ind w:left="360"/>
      </w:pPr>
      <w:r>
        <w:rPr>
          <w:rFonts w:ascii="Courier New" w:eastAsia="Courier New" w:hAnsi="Courier New" w:cs="Courier New"/>
          <w:color w:val="303641"/>
          <w:sz w:val="18"/>
          <w:szCs w:val="18"/>
        </w:rPr>
        <w:t xml:space="preserve">    'Examples of GOOD nouns: "a cyclist", "a skyscraper", "a golden coin", '</w:t>
      </w:r>
    </w:p>
    <w:p w14:paraId="6F5C0370" w14:textId="77777777" w:rsidR="00FF2FC6" w:rsidRDefault="00000000">
      <w:pPr>
        <w:shd w:val="clear" w:color="auto" w:fill="F6F4EE"/>
        <w:ind w:left="360"/>
      </w:pPr>
      <w:r>
        <w:rPr>
          <w:rFonts w:ascii="Courier New" w:eastAsia="Courier New" w:hAnsi="Courier New" w:cs="Courier New"/>
          <w:color w:val="303641"/>
          <w:sz w:val="18"/>
          <w:szCs w:val="18"/>
        </w:rPr>
        <w:t xml:space="preserve">    '"a chess piece", "a suitcase". Retry with a more concrete noun.'</w:t>
      </w:r>
    </w:p>
    <w:p w14:paraId="37FCD51A" w14:textId="77777777" w:rsidR="00FF2FC6" w:rsidRDefault="00000000">
      <w:pPr>
        <w:shd w:val="clear" w:color="auto" w:fill="F6F4EE"/>
        <w:ind w:left="360"/>
      </w:pPr>
      <w:r>
        <w:rPr>
          <w:rFonts w:ascii="Courier New" w:eastAsia="Courier New" w:hAnsi="Courier New" w:cs="Courier New"/>
          <w:color w:val="303641"/>
          <w:sz w:val="18"/>
          <w:szCs w:val="18"/>
        </w:rPr>
        <w:t>)</w:t>
      </w:r>
    </w:p>
    <w:p w14:paraId="79881232" w14:textId="77777777" w:rsidR="00FF2FC6" w:rsidRDefault="00000000">
      <w:pPr>
        <w:pStyle w:val="3"/>
      </w:pPr>
      <w:r>
        <w:t>§4.7.4 最終フォールバック (Gemini text 2 回失敗時の挙動)</w:t>
      </w:r>
    </w:p>
    <w:p w14:paraId="742EFA80" w14:textId="77777777" w:rsidR="00FF2FC6" w:rsidRDefault="00000000">
      <w:pPr>
        <w:spacing w:after="120"/>
      </w:pPr>
      <w:r>
        <w:rPr>
          <w:rFonts w:eastAsia="Helvetica Neue"/>
        </w:rPr>
        <w:t>Gemini text (JSON抽出) が 2 回失敗した場合の fallback オーケストレーション:</w:t>
      </w:r>
    </w:p>
    <w:p w14:paraId="494D07BF" w14:textId="77777777" w:rsidR="00FF2FC6" w:rsidRDefault="00000000">
      <w:pPr>
        <w:shd w:val="clear" w:color="auto" w:fill="F6F4EE"/>
        <w:ind w:left="360"/>
      </w:pPr>
      <w:r>
        <w:rPr>
          <w:rFonts w:ascii="Courier New" w:eastAsia="Courier New" w:hAnsi="Courier New" w:cs="Courier New"/>
          <w:color w:val="303641"/>
          <w:sz w:val="18"/>
          <w:szCs w:val="18"/>
        </w:rPr>
        <w:t>def generate_hero_with_fallback(</w:t>
      </w:r>
    </w:p>
    <w:p w14:paraId="2B2EFEFB" w14:textId="77777777" w:rsidR="00FF2FC6" w:rsidRDefault="00000000">
      <w:pPr>
        <w:shd w:val="clear" w:color="auto" w:fill="F6F4EE"/>
        <w:ind w:left="360"/>
      </w:pPr>
      <w:r>
        <w:rPr>
          <w:rFonts w:ascii="Courier New" w:eastAsia="Courier New" w:hAnsi="Courier New" w:cs="Courier New"/>
          <w:color w:val="303641"/>
          <w:sz w:val="18"/>
          <w:szCs w:val="18"/>
        </w:rPr>
        <w:t xml:space="preserve">    source: str, fm: dict, api_key: str</w:t>
      </w:r>
    </w:p>
    <w:p w14:paraId="44F8BFCC" w14:textId="77777777" w:rsidR="00FF2FC6" w:rsidRDefault="00000000">
      <w:pPr>
        <w:shd w:val="clear" w:color="auto" w:fill="F6F4EE"/>
        <w:ind w:left="360"/>
      </w:pPr>
      <w:r>
        <w:rPr>
          <w:rFonts w:ascii="Courier New" w:eastAsia="Courier New" w:hAnsi="Courier New" w:cs="Courier New"/>
          <w:color w:val="303641"/>
          <w:sz w:val="18"/>
          <w:szCs w:val="18"/>
        </w:rPr>
        <w:t>) -&gt; Tuple[bytes, dict]:</w:t>
      </w:r>
    </w:p>
    <w:p w14:paraId="15E2BC12" w14:textId="77777777" w:rsidR="00FF2FC6" w:rsidRDefault="00000000">
      <w:pPr>
        <w:shd w:val="clear" w:color="auto" w:fill="F6F4EE"/>
        <w:ind w:left="360"/>
      </w:pPr>
      <w:r>
        <w:rPr>
          <w:rFonts w:ascii="Courier New" w:eastAsia="Courier New" w:hAnsi="Courier New" w:cs="Courier New"/>
          <w:color w:val="303641"/>
          <w:sz w:val="18"/>
          <w:szCs w:val="18"/>
        </w:rPr>
        <w:t xml:space="preserve">    summary = (fm.get("summary") or "").strip()</w:t>
      </w:r>
    </w:p>
    <w:p w14:paraId="3655B28A" w14:textId="77777777" w:rsidR="00FF2FC6" w:rsidRDefault="00000000">
      <w:pPr>
        <w:shd w:val="clear" w:color="auto" w:fill="F6F4EE"/>
        <w:ind w:left="360"/>
      </w:pPr>
      <w:r>
        <w:rPr>
          <w:rFonts w:ascii="Courier New" w:eastAsia="Courier New" w:hAnsi="Courier New" w:cs="Courier New"/>
          <w:color w:val="303641"/>
          <w:sz w:val="18"/>
          <w:szCs w:val="18"/>
        </w:rPr>
        <w:t xml:space="preserve">    meta: dict = {"path": "", "concept": None}</w:t>
      </w:r>
    </w:p>
    <w:p w14:paraId="10AF3439"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C732B40" w14:textId="77777777" w:rsidR="00FF2FC6" w:rsidRDefault="00000000">
      <w:pPr>
        <w:shd w:val="clear" w:color="auto" w:fill="F6F4EE"/>
        <w:ind w:left="360"/>
      </w:pPr>
      <w:r>
        <w:rPr>
          <w:rFonts w:ascii="Courier New" w:eastAsia="Courier New" w:hAnsi="Courier New" w:cs="Courier New"/>
          <w:color w:val="303641"/>
          <w:sz w:val="18"/>
          <w:szCs w:val="18"/>
        </w:rPr>
        <w:t xml:space="preserve">    # 1. Primary path (2-stage prompt)</w:t>
      </w:r>
    </w:p>
    <w:p w14:paraId="594F0719" w14:textId="77777777" w:rsidR="00FF2FC6" w:rsidRDefault="00000000">
      <w:pPr>
        <w:shd w:val="clear" w:color="auto" w:fill="F6F4EE"/>
        <w:ind w:left="360"/>
      </w:pPr>
      <w:r>
        <w:rPr>
          <w:rFonts w:ascii="Courier New" w:eastAsia="Courier New" w:hAnsi="Courier New" w:cs="Courier New"/>
          <w:color w:val="303641"/>
          <w:sz w:val="18"/>
          <w:szCs w:val="18"/>
        </w:rPr>
        <w:t xml:space="preserve">    if source in STYLE_DICTIONARY and summary:</w:t>
      </w:r>
    </w:p>
    <w:p w14:paraId="47D0238C" w14:textId="77777777" w:rsidR="00FF2FC6" w:rsidRDefault="00000000">
      <w:pPr>
        <w:shd w:val="clear" w:color="auto" w:fill="F6F4EE"/>
        <w:ind w:left="360"/>
      </w:pPr>
      <w:r>
        <w:rPr>
          <w:rFonts w:ascii="Courier New" w:eastAsia="Courier New" w:hAnsi="Courier New" w:cs="Courier New"/>
          <w:color w:val="303641"/>
          <w:sz w:val="18"/>
          <w:szCs w:val="18"/>
        </w:rPr>
        <w:t xml:space="preserve">        try:</w:t>
      </w:r>
    </w:p>
    <w:p w14:paraId="16F0870E" w14:textId="77777777" w:rsidR="00FF2FC6" w:rsidRDefault="00000000">
      <w:pPr>
        <w:shd w:val="clear" w:color="auto" w:fill="F6F4EE"/>
        <w:ind w:left="360"/>
      </w:pPr>
      <w:r>
        <w:rPr>
          <w:rFonts w:ascii="Courier New" w:eastAsia="Courier New" w:hAnsi="Courier New" w:cs="Courier New"/>
          <w:color w:val="303641"/>
          <w:sz w:val="18"/>
          <w:szCs w:val="18"/>
        </w:rPr>
        <w:t xml:space="preserve">            concept = extract_visual_concept_with_retry(summary, api_key)</w:t>
      </w:r>
    </w:p>
    <w:p w14:paraId="2479EBB8" w14:textId="77777777" w:rsidR="00FF2FC6" w:rsidRDefault="00000000">
      <w:pPr>
        <w:shd w:val="clear" w:color="auto" w:fill="F6F4EE"/>
        <w:ind w:left="360"/>
      </w:pPr>
      <w:r>
        <w:rPr>
          <w:rFonts w:ascii="Courier New" w:eastAsia="Courier New" w:hAnsi="Courier New" w:cs="Courier New"/>
          <w:color w:val="303641"/>
          <w:sz w:val="18"/>
          <w:szCs w:val="18"/>
        </w:rPr>
        <w:t xml:space="preserve">            style = STYLE_DICTIONARY[source]</w:t>
      </w:r>
    </w:p>
    <w:p w14:paraId="7454BE31" w14:textId="77777777" w:rsidR="00FF2FC6" w:rsidRDefault="00000000">
      <w:pPr>
        <w:shd w:val="clear" w:color="auto" w:fill="F6F4EE"/>
        <w:ind w:left="360"/>
      </w:pPr>
      <w:r>
        <w:rPr>
          <w:rFonts w:ascii="Courier New" w:eastAsia="Courier New" w:hAnsi="Courier New" w:cs="Courier New"/>
          <w:color w:val="303641"/>
          <w:sz w:val="18"/>
          <w:szCs w:val="18"/>
        </w:rPr>
        <w:t xml:space="preserve">            prompt = build_hero_prompt(</w:t>
      </w:r>
    </w:p>
    <w:p w14:paraId="72116186" w14:textId="77777777" w:rsidR="00FF2FC6" w:rsidRDefault="00000000">
      <w:pPr>
        <w:shd w:val="clear" w:color="auto" w:fill="F6F4EE"/>
        <w:ind w:left="360"/>
      </w:pPr>
      <w:r>
        <w:rPr>
          <w:rFonts w:ascii="Courier New" w:eastAsia="Courier New" w:hAnsi="Courier New" w:cs="Courier New"/>
          <w:color w:val="303641"/>
          <w:sz w:val="18"/>
          <w:szCs w:val="18"/>
        </w:rPr>
        <w:t xml:space="preserve">                subject_noun=concept["primary_subject_noun"],</w:t>
      </w:r>
    </w:p>
    <w:p w14:paraId="1FD737F6" w14:textId="77777777" w:rsidR="00FF2FC6" w:rsidRDefault="00000000">
      <w:pPr>
        <w:shd w:val="clear" w:color="auto" w:fill="F6F4EE"/>
        <w:ind w:left="360"/>
      </w:pPr>
      <w:r>
        <w:rPr>
          <w:rFonts w:ascii="Courier New" w:eastAsia="Courier New" w:hAnsi="Courier New" w:cs="Courier New"/>
          <w:color w:val="303641"/>
          <w:sz w:val="18"/>
          <w:szCs w:val="18"/>
        </w:rPr>
        <w:t xml:space="preserve">                metaphor=concept["visual_metaphor"],</w:t>
      </w:r>
    </w:p>
    <w:p w14:paraId="1E8A8999" w14:textId="77777777" w:rsidR="00FF2FC6" w:rsidRDefault="00000000">
      <w:pPr>
        <w:shd w:val="clear" w:color="auto" w:fill="F6F4EE"/>
        <w:ind w:left="360"/>
      </w:pPr>
      <w:r>
        <w:rPr>
          <w:rFonts w:ascii="Courier New" w:eastAsia="Courier New" w:hAnsi="Courier New" w:cs="Courier New"/>
          <w:color w:val="303641"/>
          <w:sz w:val="18"/>
          <w:szCs w:val="18"/>
        </w:rPr>
        <w:t xml:space="preserve">                context=concept["contextual_detail"],</w:t>
      </w:r>
    </w:p>
    <w:p w14:paraId="43CD7305" w14:textId="77777777" w:rsidR="00FF2FC6" w:rsidRDefault="00000000">
      <w:pPr>
        <w:shd w:val="clear" w:color="auto" w:fill="F6F4EE"/>
        <w:ind w:left="360"/>
      </w:pPr>
      <w:r>
        <w:rPr>
          <w:rFonts w:ascii="Courier New" w:eastAsia="Courier New" w:hAnsi="Courier New" w:cs="Courier New"/>
          <w:color w:val="303641"/>
          <w:sz w:val="18"/>
          <w:szCs w:val="18"/>
        </w:rPr>
        <w:t xml:space="preserve">                style_keywords=style["style_keywords"],</w:t>
      </w:r>
    </w:p>
    <w:p w14:paraId="3BC268C0" w14:textId="77777777" w:rsidR="00FF2FC6" w:rsidRDefault="00000000">
      <w:pPr>
        <w:shd w:val="clear" w:color="auto" w:fill="F6F4EE"/>
        <w:ind w:left="360"/>
      </w:pPr>
      <w:r>
        <w:rPr>
          <w:rFonts w:ascii="Courier New" w:eastAsia="Courier New" w:hAnsi="Courier New" w:cs="Courier New"/>
          <w:color w:val="303641"/>
          <w:sz w:val="18"/>
          <w:szCs w:val="18"/>
        </w:rPr>
        <w:t xml:space="preserve">                category=style["category"],</w:t>
      </w:r>
    </w:p>
    <w:p w14:paraId="2C3950BD"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DDB24F9" w14:textId="77777777" w:rsidR="00FF2FC6" w:rsidRDefault="00000000">
      <w:pPr>
        <w:shd w:val="clear" w:color="auto" w:fill="F6F4EE"/>
        <w:ind w:left="360"/>
      </w:pPr>
      <w:r>
        <w:rPr>
          <w:rFonts w:ascii="Courier New" w:eastAsia="Courier New" w:hAnsi="Courier New" w:cs="Courier New"/>
          <w:color w:val="303641"/>
          <w:sz w:val="18"/>
          <w:szCs w:val="18"/>
        </w:rPr>
        <w:t xml:space="preserve">            png = call_gemini_image(prompt, api_key)</w:t>
      </w:r>
    </w:p>
    <w:p w14:paraId="4B2634C8" w14:textId="77777777" w:rsidR="00FF2FC6" w:rsidRDefault="00000000">
      <w:pPr>
        <w:shd w:val="clear" w:color="auto" w:fill="F6F4EE"/>
        <w:ind w:left="360"/>
      </w:pPr>
      <w:r>
        <w:rPr>
          <w:rFonts w:ascii="Courier New" w:eastAsia="Courier New" w:hAnsi="Courier New" w:cs="Courier New"/>
          <w:color w:val="303641"/>
          <w:sz w:val="18"/>
          <w:szCs w:val="18"/>
        </w:rPr>
        <w:t xml:space="preserve">            meta["path"] = "2-stage"</w:t>
      </w:r>
    </w:p>
    <w:p w14:paraId="13C3ABB5" w14:textId="77777777" w:rsidR="00FF2FC6" w:rsidRDefault="00000000">
      <w:pPr>
        <w:shd w:val="clear" w:color="auto" w:fill="F6F4EE"/>
        <w:ind w:left="360"/>
      </w:pPr>
      <w:r>
        <w:rPr>
          <w:rFonts w:ascii="Courier New" w:eastAsia="Courier New" w:hAnsi="Courier New" w:cs="Courier New"/>
          <w:color w:val="303641"/>
          <w:sz w:val="18"/>
          <w:szCs w:val="18"/>
        </w:rPr>
        <w:t xml:space="preserve">            meta["concept"] = concept</w:t>
      </w:r>
    </w:p>
    <w:p w14:paraId="549F0A6E" w14:textId="77777777" w:rsidR="00FF2FC6" w:rsidRDefault="00000000">
      <w:pPr>
        <w:shd w:val="clear" w:color="auto" w:fill="F6F4EE"/>
        <w:ind w:left="360"/>
      </w:pPr>
      <w:r>
        <w:rPr>
          <w:rFonts w:ascii="Courier New" w:eastAsia="Courier New" w:hAnsi="Courier New" w:cs="Courier New"/>
          <w:color w:val="303641"/>
          <w:sz w:val="18"/>
          <w:szCs w:val="18"/>
        </w:rPr>
        <w:t xml:space="preserve">            return png, meta</w:t>
      </w:r>
    </w:p>
    <w:p w14:paraId="74600955" w14:textId="77777777" w:rsidR="00FF2FC6" w:rsidRDefault="00000000">
      <w:pPr>
        <w:shd w:val="clear" w:color="auto" w:fill="F6F4EE"/>
        <w:ind w:left="360"/>
      </w:pPr>
      <w:r>
        <w:rPr>
          <w:rFonts w:ascii="Courier New" w:eastAsia="Courier New" w:hAnsi="Courier New" w:cs="Courier New"/>
          <w:color w:val="303641"/>
          <w:sz w:val="18"/>
          <w:szCs w:val="18"/>
        </w:rPr>
        <w:t xml:space="preserve">        except GeminiTextExtractionError as e:</w:t>
      </w:r>
    </w:p>
    <w:p w14:paraId="2352E6E2" w14:textId="77777777" w:rsidR="00FF2FC6" w:rsidRDefault="00000000">
      <w:pPr>
        <w:shd w:val="clear" w:color="auto" w:fill="F6F4EE"/>
        <w:ind w:left="360"/>
      </w:pPr>
      <w:r>
        <w:rPr>
          <w:rFonts w:ascii="Courier New" w:eastAsia="Courier New" w:hAnsi="Courier New" w:cs="Courier New"/>
          <w:color w:val="303641"/>
          <w:sz w:val="18"/>
          <w:szCs w:val="18"/>
        </w:rPr>
        <w:t xml:space="preserve">            log.warning(f"Gemini text failed ({e}); falling back")</w:t>
      </w:r>
    </w:p>
    <w:p w14:paraId="3E70403F" w14:textId="77777777" w:rsidR="00FF2FC6" w:rsidRDefault="00000000">
      <w:pPr>
        <w:shd w:val="clear" w:color="auto" w:fill="F6F4EE"/>
        <w:ind w:left="360"/>
      </w:pPr>
      <w:r>
        <w:rPr>
          <w:rFonts w:ascii="Courier New" w:eastAsia="Courier New" w:hAnsi="Courier New" w:cs="Courier New"/>
          <w:color w:val="303641"/>
          <w:sz w:val="18"/>
          <w:szCs w:val="18"/>
        </w:rPr>
        <w:t xml:space="preserve">            # fall through to legacy path</w:t>
      </w:r>
    </w:p>
    <w:p w14:paraId="735D8A0C"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6685F467" w14:textId="77777777" w:rsidR="00FF2FC6" w:rsidRDefault="00000000">
      <w:pPr>
        <w:shd w:val="clear" w:color="auto" w:fill="F6F4EE"/>
        <w:ind w:left="360"/>
      </w:pPr>
      <w:r>
        <w:rPr>
          <w:rFonts w:ascii="Courier New" w:eastAsia="Courier New" w:hAnsi="Courier New" w:cs="Courier New"/>
          <w:color w:val="303641"/>
          <w:sz w:val="18"/>
          <w:szCs w:val="18"/>
        </w:rPr>
        <w:t xml:space="preserve">    # 2. Fallback path (legacy direct summary)</w:t>
      </w:r>
    </w:p>
    <w:p w14:paraId="3BFE11F9" w14:textId="77777777" w:rsidR="00FF2FC6" w:rsidRDefault="00000000">
      <w:pPr>
        <w:shd w:val="clear" w:color="auto" w:fill="F6F4EE"/>
        <w:ind w:left="360"/>
      </w:pPr>
      <w:r>
        <w:rPr>
          <w:rFonts w:ascii="Courier New" w:eastAsia="Courier New" w:hAnsi="Courier New" w:cs="Courier New"/>
          <w:color w:val="303641"/>
          <w:sz w:val="18"/>
          <w:szCs w:val="18"/>
        </w:rPr>
        <w:t xml:space="preserve">    prompt = build_prompt(source, fm)  # SECTION_STYLES ベース</w:t>
      </w:r>
    </w:p>
    <w:p w14:paraId="1D044F48" w14:textId="77777777" w:rsidR="00FF2FC6" w:rsidRDefault="00000000">
      <w:pPr>
        <w:shd w:val="clear" w:color="auto" w:fill="F6F4EE"/>
        <w:ind w:left="360"/>
      </w:pPr>
      <w:r>
        <w:rPr>
          <w:rFonts w:ascii="Courier New" w:eastAsia="Courier New" w:hAnsi="Courier New" w:cs="Courier New"/>
          <w:color w:val="303641"/>
          <w:sz w:val="18"/>
          <w:szCs w:val="18"/>
        </w:rPr>
        <w:t xml:space="preserve">    png = call_gemini_image(prompt, api_key)</w:t>
      </w:r>
    </w:p>
    <w:p w14:paraId="49623E1E" w14:textId="77777777" w:rsidR="00FF2FC6" w:rsidRDefault="00000000">
      <w:pPr>
        <w:shd w:val="clear" w:color="auto" w:fill="F6F4EE"/>
        <w:ind w:left="360"/>
      </w:pPr>
      <w:r>
        <w:rPr>
          <w:rFonts w:ascii="Courier New" w:eastAsia="Courier New" w:hAnsi="Courier New" w:cs="Courier New"/>
          <w:color w:val="303641"/>
          <w:sz w:val="18"/>
          <w:szCs w:val="18"/>
        </w:rPr>
        <w:t xml:space="preserve">    meta["path"] = "legacy"</w:t>
      </w:r>
    </w:p>
    <w:p w14:paraId="58F5F13E" w14:textId="77777777" w:rsidR="00FF2FC6" w:rsidRDefault="00000000">
      <w:pPr>
        <w:shd w:val="clear" w:color="auto" w:fill="F6F4EE"/>
        <w:ind w:left="360"/>
      </w:pPr>
      <w:r>
        <w:rPr>
          <w:rFonts w:ascii="Courier New" w:eastAsia="Courier New" w:hAnsi="Courier New" w:cs="Courier New"/>
          <w:color w:val="303641"/>
          <w:sz w:val="18"/>
          <w:szCs w:val="18"/>
        </w:rPr>
        <w:t xml:space="preserve">    return png, meta</w:t>
      </w:r>
    </w:p>
    <w:p w14:paraId="6E34CA63" w14:textId="77777777" w:rsidR="00FF2FC6" w:rsidRDefault="00000000">
      <w:pPr>
        <w:spacing w:after="120"/>
      </w:pPr>
      <w:r>
        <w:rPr>
          <w:rFonts w:eastAsia="Helvetica Neue"/>
          <w:b/>
          <w:bCs/>
          <w:color w:val="A86A1A"/>
        </w:rPr>
        <w:lastRenderedPageBreak/>
        <w:t>【v1.3 既知課題】 legacy fallback の SECTION_STYLES / COMMON_STYLE が "Photorealistic" を明示指定しており、2-stage 失敗時に写真調画像が出力される。§8.2 / §9.2 参照。</w:t>
      </w:r>
    </w:p>
    <w:p w14:paraId="7A452342" w14:textId="77777777" w:rsidR="00FF2FC6" w:rsidRDefault="00000000">
      <w:r>
        <w:br w:type="page"/>
      </w:r>
    </w:p>
    <w:p w14:paraId="49669F60" w14:textId="77777777" w:rsidR="00FF2FC6" w:rsidRDefault="00000000">
      <w:pPr>
        <w:pStyle w:val="2"/>
      </w:pPr>
      <w:r>
        <w:lastRenderedPageBreak/>
        <w:t>§4.8 ログ出力仕様</w:t>
      </w:r>
    </w:p>
    <w:p w14:paraId="00FCFE38" w14:textId="77777777" w:rsidR="00FF2FC6" w:rsidRDefault="00000000">
      <w:pPr>
        <w:pStyle w:val="3"/>
      </w:pPr>
      <w:r>
        <w:t>§4.8.1 出力先</w:t>
      </w:r>
    </w:p>
    <w:p w14:paraId="04B163BE" w14:textId="77777777" w:rsidR="00FF2FC6" w:rsidRDefault="00000000">
      <w:pPr>
        <w:spacing w:after="120"/>
      </w:pPr>
      <w:r>
        <w:rPr>
          <w:rFonts w:eastAsia="Helvetica Neue"/>
        </w:rPr>
        <w:t>~/newsletter-dashboard/logs/hero_generation.log</w:t>
      </w:r>
    </w:p>
    <w:p w14:paraId="244C28BF" w14:textId="77777777" w:rsidR="00FF2FC6" w:rsidRDefault="00000000">
      <w:pPr>
        <w:pStyle w:val="3"/>
      </w:pPr>
      <w:r>
        <w:t>§4.8.2 ログレベル分離</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FF2FC6" w14:paraId="4FFC5983" w14:textId="77777777">
        <w:tblPrEx>
          <w:tblCellMar>
            <w:top w:w="0" w:type="dxa"/>
            <w:bottom w:w="0" w:type="dxa"/>
          </w:tblCellMar>
        </w:tblPrEx>
        <w:trPr>
          <w:tblHeader/>
        </w:trPr>
        <w:tc>
          <w:tcPr>
            <w:tcW w:w="18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18C3F9A0" w14:textId="77777777" w:rsidR="00FF2FC6" w:rsidRDefault="00000000">
            <w:r>
              <w:rPr>
                <w:rFonts w:eastAsia="Helvetica Neue"/>
                <w:b/>
                <w:bCs/>
                <w:color w:val="FFFFFF"/>
                <w:sz w:val="20"/>
                <w:szCs w:val="20"/>
              </w:rPr>
              <w:t>レベル</w:t>
            </w:r>
          </w:p>
        </w:tc>
        <w:tc>
          <w:tcPr>
            <w:tcW w:w="75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314C1CDF" w14:textId="77777777" w:rsidR="00FF2FC6" w:rsidRDefault="00000000">
            <w:r>
              <w:rPr>
                <w:rFonts w:eastAsia="Helvetica Neue"/>
                <w:b/>
                <w:bCs/>
                <w:color w:val="FFFFFF"/>
                <w:sz w:val="20"/>
                <w:szCs w:val="20"/>
              </w:rPr>
              <w:t>内容</w:t>
            </w:r>
          </w:p>
        </w:tc>
      </w:tr>
      <w:tr w:rsidR="00FF2FC6" w14:paraId="169998A2" w14:textId="77777777">
        <w:tblPrEx>
          <w:tblCellMar>
            <w:top w:w="0" w:type="dxa"/>
            <w:bottom w:w="0" w:type="dxa"/>
          </w:tblCellMar>
        </w:tblPrEx>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F02C528" w14:textId="77777777" w:rsidR="00FF2FC6" w:rsidRDefault="00000000">
            <w:r>
              <w:rPr>
                <w:rFonts w:eastAsia="Helvetica Neue"/>
                <w:sz w:val="20"/>
                <w:szCs w:val="20"/>
              </w:rPr>
              <w:t>INFO</w:t>
            </w:r>
          </w:p>
        </w:tc>
        <w:tc>
          <w:tcPr>
            <w:tcW w:w="75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8524122" w14:textId="77777777" w:rsidR="00FF2FC6" w:rsidRDefault="00000000">
            <w:r>
              <w:rPr>
                <w:rFonts w:eastAsia="Helvetica Neue"/>
                <w:sz w:val="20"/>
                <w:szCs w:val="20"/>
              </w:rPr>
              <w:t>成功/失敗、media、slug、所要時間、daily call count、extraction_method (2-stage/legacy)、style_category、retry_count</w:t>
            </w:r>
          </w:p>
        </w:tc>
      </w:tr>
      <w:tr w:rsidR="00FF2FC6" w14:paraId="2FFDC91B" w14:textId="77777777">
        <w:tblPrEx>
          <w:tblCellMar>
            <w:top w:w="0" w:type="dxa"/>
            <w:bottom w:w="0" w:type="dxa"/>
          </w:tblCellMar>
        </w:tblPrEx>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D814C2E" w14:textId="77777777" w:rsidR="00FF2FC6" w:rsidRDefault="00000000">
            <w:r>
              <w:rPr>
                <w:rFonts w:eastAsia="Helvetica Neue"/>
                <w:sz w:val="20"/>
                <w:szCs w:val="20"/>
              </w:rPr>
              <w:t>DEBUG (opt-in)</w:t>
            </w:r>
          </w:p>
        </w:tc>
        <w:tc>
          <w:tcPr>
            <w:tcW w:w="75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4544593" w14:textId="77777777" w:rsidR="00FF2FC6" w:rsidRDefault="00000000">
            <w:r>
              <w:rPr>
                <w:rFonts w:eastAsia="Helvetica Neue"/>
                <w:sz w:val="20"/>
                <w:szCs w:val="20"/>
              </w:rPr>
              <w:t>全プロンプト、JSON 抽出結果、Gemini raw response</w:t>
            </w:r>
          </w:p>
        </w:tc>
      </w:tr>
    </w:tbl>
    <w:p w14:paraId="3618ED32" w14:textId="77777777" w:rsidR="00FF2FC6" w:rsidRDefault="00000000">
      <w:pPr>
        <w:pStyle w:val="3"/>
      </w:pPr>
      <w:r>
        <w:t>§4.8.3 INFO レベル出力例</w:t>
      </w:r>
    </w:p>
    <w:p w14:paraId="75506F94" w14:textId="77777777" w:rsidR="00FF2FC6" w:rsidRDefault="00000000">
      <w:pPr>
        <w:shd w:val="clear" w:color="auto" w:fill="F6F4EE"/>
        <w:ind w:left="360"/>
      </w:pPr>
      <w:r>
        <w:rPr>
          <w:rFonts w:ascii="Courier New" w:eastAsia="Courier New" w:hAnsi="Courier New" w:cs="Courier New"/>
          <w:color w:val="303641"/>
          <w:sz w:val="18"/>
          <w:szCs w:val="18"/>
        </w:rPr>
        <w:t>[2026-04-22 10:30:15] INFO article_slug=wsj-2026-04-22 media=wsj</w:t>
      </w:r>
    </w:p>
    <w:p w14:paraId="29D5677E" w14:textId="77777777" w:rsidR="00FF2FC6" w:rsidRDefault="00000000">
      <w:pPr>
        <w:shd w:val="clear" w:color="auto" w:fill="F6F4EE"/>
        <w:ind w:left="360"/>
      </w:pPr>
      <w:r>
        <w:rPr>
          <w:rFonts w:ascii="Courier New" w:eastAsia="Courier New" w:hAnsi="Courier New" w:cs="Courier New"/>
          <w:color w:val="303641"/>
          <w:sz w:val="18"/>
          <w:szCs w:val="18"/>
        </w:rPr>
        <w:t xml:space="preserve">  core_theme=inflation</w:t>
      </w:r>
    </w:p>
    <w:p w14:paraId="7AF027CF" w14:textId="77777777" w:rsidR="00FF2FC6" w:rsidRDefault="00000000">
      <w:pPr>
        <w:shd w:val="clear" w:color="auto" w:fill="F6F4EE"/>
        <w:ind w:left="360"/>
      </w:pPr>
      <w:r>
        <w:rPr>
          <w:rFonts w:ascii="Courier New" w:eastAsia="Courier New" w:hAnsi="Courier New" w:cs="Courier New"/>
          <w:color w:val="303641"/>
          <w:sz w:val="18"/>
          <w:szCs w:val="18"/>
        </w:rPr>
        <w:t xml:space="preserve">  subject_noun="a heavy weight"</w:t>
      </w:r>
    </w:p>
    <w:p w14:paraId="6A3424A3" w14:textId="77777777" w:rsidR="00FF2FC6" w:rsidRDefault="00000000">
      <w:pPr>
        <w:shd w:val="clear" w:color="auto" w:fill="F6F4EE"/>
        <w:ind w:left="360"/>
      </w:pPr>
      <w:r>
        <w:rPr>
          <w:rFonts w:ascii="Courier New" w:eastAsia="Courier New" w:hAnsi="Courier New" w:cs="Courier New"/>
          <w:color w:val="303641"/>
          <w:sz w:val="18"/>
          <w:szCs w:val="18"/>
        </w:rPr>
        <w:t xml:space="preserve">  extraction_method=2-stage</w:t>
      </w:r>
    </w:p>
    <w:p w14:paraId="6D6E6564" w14:textId="77777777" w:rsidR="00FF2FC6" w:rsidRDefault="00000000">
      <w:pPr>
        <w:shd w:val="clear" w:color="auto" w:fill="F6F4EE"/>
        <w:ind w:left="360"/>
      </w:pPr>
      <w:r>
        <w:rPr>
          <w:rFonts w:ascii="Courier New" w:eastAsia="Courier New" w:hAnsi="Courier New" w:cs="Courier New"/>
          <w:color w:val="303641"/>
          <w:sz w:val="18"/>
          <w:szCs w:val="18"/>
        </w:rPr>
        <w:t xml:space="preserve">  style_category=editorial</w:t>
      </w:r>
    </w:p>
    <w:p w14:paraId="3F34A7E9" w14:textId="77777777" w:rsidR="00FF2FC6" w:rsidRDefault="00000000">
      <w:pPr>
        <w:shd w:val="clear" w:color="auto" w:fill="F6F4EE"/>
        <w:ind w:left="360"/>
      </w:pPr>
      <w:r>
        <w:rPr>
          <w:rFonts w:ascii="Courier New" w:eastAsia="Courier New" w:hAnsi="Courier New" w:cs="Courier New"/>
          <w:color w:val="303641"/>
          <w:sz w:val="18"/>
          <w:szCs w:val="18"/>
        </w:rPr>
        <w:t xml:space="preserve">  retry_count=0</w:t>
      </w:r>
    </w:p>
    <w:p w14:paraId="621A75C7" w14:textId="77777777" w:rsidR="00FF2FC6" w:rsidRDefault="00000000">
      <w:pPr>
        <w:shd w:val="clear" w:color="auto" w:fill="F6F4EE"/>
        <w:ind w:left="360"/>
      </w:pPr>
      <w:r>
        <w:rPr>
          <w:rFonts w:ascii="Courier New" w:eastAsia="Courier New" w:hAnsi="Courier New" w:cs="Courier New"/>
          <w:color w:val="303641"/>
          <w:sz w:val="18"/>
          <w:szCs w:val="18"/>
        </w:rPr>
        <w:t xml:space="preserve">  result=success duration=4.2s</w:t>
      </w:r>
    </w:p>
    <w:p w14:paraId="2C252EDB" w14:textId="77777777" w:rsidR="00FF2FC6" w:rsidRDefault="00000000">
      <w:pPr>
        <w:shd w:val="clear" w:color="auto" w:fill="F6F4EE"/>
        <w:ind w:left="360"/>
      </w:pPr>
      <w:r>
        <w:rPr>
          <w:rFonts w:ascii="Courier New" w:eastAsia="Courier New" w:hAnsi="Courier New" w:cs="Courier New"/>
          <w:color w:val="303641"/>
          <w:sz w:val="18"/>
          <w:szCs w:val="18"/>
        </w:rPr>
        <w:t xml:space="preserve">  daily_calls=12/1500</w:t>
      </w:r>
    </w:p>
    <w:p w14:paraId="2983600D" w14:textId="77777777" w:rsidR="00FF2FC6" w:rsidRDefault="00000000">
      <w:pPr>
        <w:pStyle w:val="3"/>
      </w:pPr>
      <w:r>
        <w:t>§4.8.4 PII / Key 漏洩防止</w:t>
      </w:r>
    </w:p>
    <w:p w14:paraId="30089A0E" w14:textId="77777777" w:rsidR="00FF2FC6" w:rsidRDefault="00000000">
      <w:pPr>
        <w:pStyle w:val="a4"/>
        <w:numPr>
          <w:ilvl w:val="0"/>
          <w:numId w:val="2"/>
        </w:numPr>
        <w:spacing w:after="80"/>
      </w:pPr>
      <w:r>
        <w:rPr>
          <w:rFonts w:eastAsia="Helvetica Neue"/>
        </w:rPr>
        <w:t>GEMINI_API_KEY は絶対にログに出さない (マスク必須: AIza...XXX の先頭 4 + 末尾 3 文字のみ)</w:t>
      </w:r>
    </w:p>
    <w:p w14:paraId="550AE1ED" w14:textId="77777777" w:rsidR="00FF2FC6" w:rsidRDefault="00000000">
      <w:pPr>
        <w:pStyle w:val="a4"/>
        <w:numPr>
          <w:ilvl w:val="0"/>
          <w:numId w:val="2"/>
        </w:numPr>
        <w:spacing w:after="80"/>
      </w:pPr>
      <w:r>
        <w:rPr>
          <w:rFonts w:eastAsia="Helvetica Neue"/>
        </w:rPr>
        <w:t>ファイルパスはホームディレクトリを ~ に置換</w:t>
      </w:r>
    </w:p>
    <w:p w14:paraId="1D8A2EF2" w14:textId="77777777" w:rsidR="00FF2FC6" w:rsidRDefault="00000000">
      <w:pPr>
        <w:pStyle w:val="a4"/>
        <w:numPr>
          <w:ilvl w:val="0"/>
          <w:numId w:val="2"/>
        </w:numPr>
        <w:spacing w:after="80"/>
      </w:pPr>
      <w:r>
        <w:rPr>
          <w:rFonts w:eastAsia="Helvetica Neue"/>
        </w:rPr>
        <w:t>summary の本文は DEBUG レベルのみ、INFO には出さない</w:t>
      </w:r>
    </w:p>
    <w:p w14:paraId="5937B854" w14:textId="77777777" w:rsidR="00FF2FC6" w:rsidRDefault="00000000">
      <w:r>
        <w:br w:type="page"/>
      </w:r>
    </w:p>
    <w:p w14:paraId="49A7541E" w14:textId="77777777" w:rsidR="00FF2FC6" w:rsidRDefault="00000000">
      <w:pPr>
        <w:pStyle w:val="2"/>
      </w:pPr>
      <w:r>
        <w:lastRenderedPageBreak/>
        <w:t>§4.9 受け入れ基準 (TC-01〜TC-06)</w:t>
      </w:r>
    </w:p>
    <w:p w14:paraId="3352E86D" w14:textId="77777777" w:rsidR="00FF2FC6" w:rsidRDefault="00000000">
      <w:pPr>
        <w:pStyle w:val="3"/>
      </w:pPr>
      <w:r>
        <w:t>§4.9.1 ユニットテスト (tests/test_hero_generation.py) — 決定論的で検証可能</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4320"/>
        <w:gridCol w:w="4320"/>
      </w:tblGrid>
      <w:tr w:rsidR="00FF2FC6" w14:paraId="15EDCD91" w14:textId="77777777">
        <w:tblPrEx>
          <w:tblCellMar>
            <w:top w:w="0" w:type="dxa"/>
            <w:bottom w:w="0" w:type="dxa"/>
          </w:tblCellMar>
        </w:tblPrEx>
        <w:trPr>
          <w:tblHeader/>
        </w:trPr>
        <w:tc>
          <w:tcPr>
            <w:tcW w:w="72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0EAB7C29" w14:textId="77777777" w:rsidR="00FF2FC6" w:rsidRDefault="00000000">
            <w:r>
              <w:rPr>
                <w:rFonts w:eastAsia="Helvetica Neue"/>
                <w:b/>
                <w:bCs/>
                <w:color w:val="FFFFFF"/>
                <w:sz w:val="20"/>
                <w:szCs w:val="20"/>
              </w:rPr>
              <w:t>TC</w:t>
            </w:r>
          </w:p>
        </w:tc>
        <w:tc>
          <w:tcPr>
            <w:tcW w:w="432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63C6ED36" w14:textId="77777777" w:rsidR="00FF2FC6" w:rsidRDefault="00000000">
            <w:r>
              <w:rPr>
                <w:rFonts w:eastAsia="Helvetica Neue"/>
                <w:b/>
                <w:bCs/>
                <w:color w:val="FFFFFF"/>
                <w:sz w:val="20"/>
                <w:szCs w:val="20"/>
              </w:rPr>
              <w:t>入力</w:t>
            </w:r>
          </w:p>
        </w:tc>
        <w:tc>
          <w:tcPr>
            <w:tcW w:w="432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618712EC" w14:textId="77777777" w:rsidR="00FF2FC6" w:rsidRDefault="00000000">
            <w:r>
              <w:rPr>
                <w:rFonts w:eastAsia="Helvetica Neue"/>
                <w:b/>
                <w:bCs/>
                <w:color w:val="FFFFFF"/>
                <w:sz w:val="20"/>
                <w:szCs w:val="20"/>
              </w:rPr>
              <w:t>合格条件</w:t>
            </w:r>
          </w:p>
        </w:tc>
      </w:tr>
      <w:tr w:rsidR="00FF2FC6" w14:paraId="18B817C0" w14:textId="77777777">
        <w:tblPrEx>
          <w:tblCellMar>
            <w:top w:w="0" w:type="dxa"/>
            <w:bottom w:w="0" w:type="dxa"/>
          </w:tblCellMar>
        </w:tblPrEx>
        <w:tc>
          <w:tcPr>
            <w:tcW w:w="7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EF3E161" w14:textId="77777777" w:rsidR="00FF2FC6" w:rsidRDefault="00000000">
            <w:r>
              <w:rPr>
                <w:rFonts w:eastAsia="Helvetica Neue"/>
                <w:sz w:val="20"/>
                <w:szCs w:val="20"/>
              </w:rPr>
              <w:t>TC-01</w:t>
            </w:r>
          </w:p>
        </w:tc>
        <w:tc>
          <w:tcPr>
            <w:tcW w:w="43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D1A3ECC" w14:textId="77777777" w:rsidR="00FF2FC6" w:rsidRDefault="00000000">
            <w:r>
              <w:rPr>
                <w:rFonts w:eastAsia="Helvetica Neue"/>
                <w:sz w:val="20"/>
                <w:szCs w:val="20"/>
              </w:rPr>
              <w:t>summary="日銀が利上げを示唆、円高が進行" (media=wsj)</w:t>
            </w:r>
          </w:p>
        </w:tc>
        <w:tc>
          <w:tcPr>
            <w:tcW w:w="43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2E7FBEB" w14:textId="77777777" w:rsidR="00FF2FC6" w:rsidRDefault="00000000">
            <w:r>
              <w:rPr>
                <w:rFonts w:eastAsia="Helvetica Neue"/>
                <w:sz w:val="20"/>
                <w:szCs w:val="20"/>
              </w:rPr>
              <w:t>primary_subject_noun が ABSTRACT_NOUN_BLACKLIST に含まれない</w:t>
            </w:r>
          </w:p>
        </w:tc>
      </w:tr>
      <w:tr w:rsidR="00FF2FC6" w14:paraId="658125F5" w14:textId="77777777">
        <w:tblPrEx>
          <w:tblCellMar>
            <w:top w:w="0" w:type="dxa"/>
            <w:bottom w:w="0" w:type="dxa"/>
          </w:tblCellMar>
        </w:tblPrEx>
        <w:tc>
          <w:tcPr>
            <w:tcW w:w="72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973EF20" w14:textId="77777777" w:rsidR="00FF2FC6" w:rsidRDefault="00000000">
            <w:r>
              <w:rPr>
                <w:rFonts w:eastAsia="Helvetica Neue"/>
                <w:sz w:val="20"/>
                <w:szCs w:val="20"/>
              </w:rPr>
              <w:t>TC-02</w:t>
            </w:r>
          </w:p>
        </w:tc>
        <w:tc>
          <w:tcPr>
            <w:tcW w:w="432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FA98F52" w14:textId="77777777" w:rsidR="00FF2FC6" w:rsidRDefault="00000000">
            <w:r>
              <w:rPr>
                <w:rFonts w:eastAsia="Helvetica Neue"/>
                <w:sz w:val="20"/>
                <w:szCs w:val="20"/>
              </w:rPr>
              <w:t>summary="JAL City那覇、GW期間のADRが前年比+15%" (media=skift)</w:t>
            </w:r>
          </w:p>
        </w:tc>
        <w:tc>
          <w:tcPr>
            <w:tcW w:w="432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6EBF775" w14:textId="77777777" w:rsidR="00FF2FC6" w:rsidRDefault="00000000">
            <w:r>
              <w:rPr>
                <w:rFonts w:eastAsia="Helvetica Neue"/>
                <w:sz w:val="20"/>
                <w:szCs w:val="20"/>
              </w:rPr>
              <w:t>同上 + 最終プロンプト中に aspirational が含まれる</w:t>
            </w:r>
          </w:p>
        </w:tc>
      </w:tr>
      <w:tr w:rsidR="00FF2FC6" w14:paraId="02CC6AFB" w14:textId="77777777">
        <w:tblPrEx>
          <w:tblCellMar>
            <w:top w:w="0" w:type="dxa"/>
            <w:bottom w:w="0" w:type="dxa"/>
          </w:tblCellMar>
        </w:tblPrEx>
        <w:tc>
          <w:tcPr>
            <w:tcW w:w="7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69A1BC5" w14:textId="77777777" w:rsidR="00FF2FC6" w:rsidRDefault="00000000">
            <w:r>
              <w:rPr>
                <w:rFonts w:eastAsia="Helvetica Neue"/>
                <w:sz w:val="20"/>
                <w:szCs w:val="20"/>
              </w:rPr>
              <w:t>TC-03</w:t>
            </w:r>
          </w:p>
        </w:tc>
        <w:tc>
          <w:tcPr>
            <w:tcW w:w="43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1282066" w14:textId="77777777" w:rsidR="00FF2FC6" w:rsidRDefault="00000000">
            <w:r>
              <w:rPr>
                <w:rFonts w:eastAsia="Helvetica Neue"/>
                <w:sz w:val="20"/>
                <w:szCs w:val="20"/>
              </w:rPr>
              <w:t>summary="Marubeniが仙台SS30の取得を検討" (media=buysiders)</w:t>
            </w:r>
          </w:p>
        </w:tc>
        <w:tc>
          <w:tcPr>
            <w:tcW w:w="43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B6F95A2" w14:textId="77777777" w:rsidR="00FF2FC6" w:rsidRDefault="00000000">
            <w:r>
              <w:rPr>
                <w:rFonts w:eastAsia="Helvetica Neue"/>
                <w:sz w:val="20"/>
                <w:szCs w:val="20"/>
              </w:rPr>
              <w:t>同上 + 最終プロンプトに navy and gold が含まれる</w:t>
            </w:r>
          </w:p>
        </w:tc>
      </w:tr>
      <w:tr w:rsidR="00FF2FC6" w14:paraId="01AB8B2D" w14:textId="77777777">
        <w:tblPrEx>
          <w:tblCellMar>
            <w:top w:w="0" w:type="dxa"/>
            <w:bottom w:w="0" w:type="dxa"/>
          </w:tblCellMar>
        </w:tblPrEx>
        <w:tc>
          <w:tcPr>
            <w:tcW w:w="72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730D940" w14:textId="77777777" w:rsidR="00FF2FC6" w:rsidRDefault="00000000">
            <w:r>
              <w:rPr>
                <w:rFonts w:eastAsia="Helvetica Neue"/>
                <w:sz w:val="20"/>
                <w:szCs w:val="20"/>
              </w:rPr>
              <w:t>TC-04</w:t>
            </w:r>
          </w:p>
        </w:tc>
        <w:tc>
          <w:tcPr>
            <w:tcW w:w="432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80B63B1" w14:textId="77777777" w:rsidR="00FF2FC6" w:rsidRDefault="00000000">
            <w:r>
              <w:rPr>
                <w:rFonts w:eastAsia="Helvetica Neue"/>
                <w:sz w:val="20"/>
                <w:szCs w:val="20"/>
              </w:rPr>
              <w:t>summary="AI規制の必要性" (media=nyt-op)</w:t>
            </w:r>
          </w:p>
        </w:tc>
        <w:tc>
          <w:tcPr>
            <w:tcW w:w="432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7FC35DF" w14:textId="77777777" w:rsidR="00FF2FC6" w:rsidRDefault="00000000">
            <w:r>
              <w:rPr>
                <w:rFonts w:eastAsia="Helvetica Neue"/>
                <w:sz w:val="20"/>
                <w:szCs w:val="20"/>
              </w:rPr>
              <w:t>同上 + 最終プロンプトに bold と high-contrast が含まれる</w:t>
            </w:r>
          </w:p>
        </w:tc>
      </w:tr>
      <w:tr w:rsidR="00FF2FC6" w14:paraId="72857F2B" w14:textId="77777777">
        <w:tblPrEx>
          <w:tblCellMar>
            <w:top w:w="0" w:type="dxa"/>
            <w:bottom w:w="0" w:type="dxa"/>
          </w:tblCellMar>
        </w:tblPrEx>
        <w:tc>
          <w:tcPr>
            <w:tcW w:w="7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D06E4B0" w14:textId="77777777" w:rsidR="00FF2FC6" w:rsidRDefault="00000000">
            <w:r>
              <w:rPr>
                <w:rFonts w:eastAsia="Helvetica Neue"/>
                <w:sz w:val="20"/>
                <w:szCs w:val="20"/>
              </w:rPr>
              <w:t>TC-05</w:t>
            </w:r>
          </w:p>
        </w:tc>
        <w:tc>
          <w:tcPr>
            <w:tcW w:w="43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C7FF546" w14:textId="77777777" w:rsidR="00FF2FC6" w:rsidRDefault="00000000">
            <w:r>
              <w:rPr>
                <w:rFonts w:eastAsia="Helvetica Neue"/>
                <w:sz w:val="20"/>
                <w:szCs w:val="20"/>
              </w:rPr>
              <w:t>Gemini text が "primary_subject_noun":"growth" を返す (mock)</w:t>
            </w:r>
          </w:p>
        </w:tc>
        <w:tc>
          <w:tcPr>
            <w:tcW w:w="43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3F17E42" w14:textId="77777777" w:rsidR="00FF2FC6" w:rsidRDefault="00000000">
            <w:r>
              <w:rPr>
                <w:rFonts w:eastAsia="Helvetica Neue"/>
                <w:sz w:val="20"/>
                <w:szCs w:val="20"/>
              </w:rPr>
              <w:t>1 回リトライが実行される</w:t>
            </w:r>
          </w:p>
        </w:tc>
      </w:tr>
      <w:tr w:rsidR="00FF2FC6" w14:paraId="3709DA73" w14:textId="77777777">
        <w:tblPrEx>
          <w:tblCellMar>
            <w:top w:w="0" w:type="dxa"/>
            <w:bottom w:w="0" w:type="dxa"/>
          </w:tblCellMar>
        </w:tblPrEx>
        <w:tc>
          <w:tcPr>
            <w:tcW w:w="72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66C829F" w14:textId="77777777" w:rsidR="00FF2FC6" w:rsidRDefault="00000000">
            <w:r>
              <w:rPr>
                <w:rFonts w:eastAsia="Helvetica Neue"/>
                <w:sz w:val="20"/>
                <w:szCs w:val="20"/>
              </w:rPr>
              <w:t>TC-06</w:t>
            </w:r>
          </w:p>
        </w:tc>
        <w:tc>
          <w:tcPr>
            <w:tcW w:w="432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BDBB3C1" w14:textId="77777777" w:rsidR="00FF2FC6" w:rsidRDefault="00000000">
            <w:r>
              <w:rPr>
                <w:rFonts w:eastAsia="Helvetica Neue"/>
                <w:sz w:val="20"/>
                <w:szCs w:val="20"/>
              </w:rPr>
              <w:t>Gemini text が 2 回失敗 (mock)</w:t>
            </w:r>
          </w:p>
        </w:tc>
        <w:tc>
          <w:tcPr>
            <w:tcW w:w="432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68BAA1D" w14:textId="77777777" w:rsidR="00FF2FC6" w:rsidRDefault="00000000">
            <w:r>
              <w:rPr>
                <w:rFonts w:eastAsia="Helvetica Neue"/>
                <w:sz w:val="20"/>
                <w:szCs w:val="20"/>
              </w:rPr>
              <w:t>フォールバック (現行ロジック) が呼ばれる</w:t>
            </w:r>
          </w:p>
        </w:tc>
      </w:tr>
    </w:tbl>
    <w:p w14:paraId="100E454C" w14:textId="77777777" w:rsidR="00FF2FC6" w:rsidRDefault="00000000">
      <w:pPr>
        <w:pStyle w:val="3"/>
      </w:pPr>
      <w:r>
        <w:t>§4.9.2 参考的な期待値 (LLM 非決定性のため必須合格条件ではない)</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F2FC6" w14:paraId="57645B66" w14:textId="77777777">
        <w:tblPrEx>
          <w:tblCellMar>
            <w:top w:w="0" w:type="dxa"/>
            <w:bottom w:w="0" w:type="dxa"/>
          </w:tblCellMar>
        </w:tblPrEx>
        <w:trPr>
          <w:tblHeader/>
        </w:trPr>
        <w:tc>
          <w:tcPr>
            <w:tcW w:w="468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0E852E15" w14:textId="77777777" w:rsidR="00FF2FC6" w:rsidRDefault="00000000">
            <w:r>
              <w:rPr>
                <w:rFonts w:eastAsia="Helvetica Neue"/>
                <w:b/>
                <w:bCs/>
                <w:color w:val="FFFFFF"/>
                <w:sz w:val="20"/>
                <w:szCs w:val="20"/>
              </w:rPr>
              <w:t>入力</w:t>
            </w:r>
          </w:p>
        </w:tc>
        <w:tc>
          <w:tcPr>
            <w:tcW w:w="468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26459B52" w14:textId="77777777" w:rsidR="00FF2FC6" w:rsidRDefault="00000000">
            <w:r>
              <w:rPr>
                <w:rFonts w:eastAsia="Helvetica Neue"/>
                <w:b/>
                <w:bCs/>
                <w:color w:val="FFFFFF"/>
                <w:sz w:val="20"/>
                <w:szCs w:val="20"/>
              </w:rPr>
              <w:t>期待される主役名詞 (参考)</w:t>
            </w:r>
          </w:p>
        </w:tc>
      </w:tr>
      <w:tr w:rsidR="00FF2FC6" w14:paraId="0CFB21E4" w14:textId="77777777">
        <w:tblPrEx>
          <w:tblCellMar>
            <w:top w:w="0" w:type="dxa"/>
            <w:bottom w:w="0" w:type="dxa"/>
          </w:tblCellMar>
        </w:tblPrEx>
        <w:tc>
          <w:tcPr>
            <w:tcW w:w="46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0134440" w14:textId="77777777" w:rsidR="00FF2FC6" w:rsidRDefault="00000000">
            <w:r>
              <w:rPr>
                <w:rFonts w:eastAsia="Helvetica Neue"/>
                <w:sz w:val="20"/>
                <w:szCs w:val="20"/>
              </w:rPr>
              <w:t>日銀が利上げを示唆...</w:t>
            </w:r>
          </w:p>
        </w:tc>
        <w:tc>
          <w:tcPr>
            <w:tcW w:w="46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E2E302E" w14:textId="77777777" w:rsidR="00FF2FC6" w:rsidRDefault="00000000">
            <w:r>
              <w:rPr>
                <w:rFonts w:eastAsia="Helvetica Neue"/>
                <w:sz w:val="20"/>
                <w:szCs w:val="20"/>
              </w:rPr>
              <w:t>"a steep staircase" または "a rising arrow made of yen coins"</w:t>
            </w:r>
          </w:p>
        </w:tc>
      </w:tr>
      <w:tr w:rsidR="00FF2FC6" w14:paraId="20495A17" w14:textId="77777777">
        <w:tblPrEx>
          <w:tblCellMar>
            <w:top w:w="0" w:type="dxa"/>
            <w:bottom w:w="0" w:type="dxa"/>
          </w:tblCellMar>
        </w:tblPrEx>
        <w:tc>
          <w:tcPr>
            <w:tcW w:w="46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94FDEC1" w14:textId="77777777" w:rsidR="00FF2FC6" w:rsidRDefault="00000000">
            <w:r>
              <w:rPr>
                <w:rFonts w:eastAsia="Helvetica Neue"/>
                <w:sz w:val="20"/>
                <w:szCs w:val="20"/>
              </w:rPr>
              <w:t>JAL City那覇...</w:t>
            </w:r>
          </w:p>
        </w:tc>
        <w:tc>
          <w:tcPr>
            <w:tcW w:w="46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8214B10" w14:textId="77777777" w:rsidR="00FF2FC6" w:rsidRDefault="00000000">
            <w:r>
              <w:rPr>
                <w:rFonts w:eastAsia="Helvetica Neue"/>
                <w:sz w:val="20"/>
                <w:szCs w:val="20"/>
              </w:rPr>
              <w:t>"a luxury hotel lobby" または "a traveler with luggage"</w:t>
            </w:r>
          </w:p>
        </w:tc>
      </w:tr>
      <w:tr w:rsidR="00FF2FC6" w14:paraId="50BB49E9" w14:textId="77777777">
        <w:tblPrEx>
          <w:tblCellMar>
            <w:top w:w="0" w:type="dxa"/>
            <w:bottom w:w="0" w:type="dxa"/>
          </w:tblCellMar>
        </w:tblPrEx>
        <w:tc>
          <w:tcPr>
            <w:tcW w:w="46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911DD74" w14:textId="77777777" w:rsidR="00FF2FC6" w:rsidRDefault="00000000">
            <w:r>
              <w:rPr>
                <w:rFonts w:eastAsia="Helvetica Neue"/>
                <w:sz w:val="20"/>
                <w:szCs w:val="20"/>
              </w:rPr>
              <w:t>Marubeniが仙台SS30...</w:t>
            </w:r>
          </w:p>
        </w:tc>
        <w:tc>
          <w:tcPr>
            <w:tcW w:w="46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D696E59" w14:textId="77777777" w:rsidR="00FF2FC6" w:rsidRDefault="00000000">
            <w:r>
              <w:rPr>
                <w:rFonts w:eastAsia="Helvetica Neue"/>
                <w:sz w:val="20"/>
                <w:szCs w:val="20"/>
              </w:rPr>
              <w:t>"a chess piece being moved" または "two skyscrapers merging"</w:t>
            </w:r>
          </w:p>
        </w:tc>
      </w:tr>
      <w:tr w:rsidR="00FF2FC6" w14:paraId="4B1CCB2E" w14:textId="77777777">
        <w:tblPrEx>
          <w:tblCellMar>
            <w:top w:w="0" w:type="dxa"/>
            <w:bottom w:w="0" w:type="dxa"/>
          </w:tblCellMar>
        </w:tblPrEx>
        <w:tc>
          <w:tcPr>
            <w:tcW w:w="46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C0F59F8" w14:textId="77777777" w:rsidR="00FF2FC6" w:rsidRDefault="00000000">
            <w:r>
              <w:rPr>
                <w:rFonts w:eastAsia="Helvetica Neue"/>
                <w:sz w:val="20"/>
                <w:szCs w:val="20"/>
              </w:rPr>
              <w:t>AI規制...</w:t>
            </w:r>
          </w:p>
        </w:tc>
        <w:tc>
          <w:tcPr>
            <w:tcW w:w="46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3FB4F45" w14:textId="77777777" w:rsidR="00FF2FC6" w:rsidRDefault="00000000">
            <w:r>
              <w:rPr>
                <w:rFonts w:eastAsia="Helvetica Neue"/>
                <w:sz w:val="20"/>
                <w:szCs w:val="20"/>
              </w:rPr>
              <w:t>"a scale balancing a chip and a gavel"</w:t>
            </w:r>
          </w:p>
        </w:tc>
      </w:tr>
    </w:tbl>
    <w:p w14:paraId="2AAB77A2" w14:textId="77777777" w:rsidR="00FF2FC6" w:rsidRDefault="00000000">
      <w:pPr>
        <w:pStyle w:val="3"/>
      </w:pPr>
      <w:r>
        <w:t>§4.9.3 2026-04-22 実配信検証の合格率 【v1.3 新規】</w:t>
      </w:r>
    </w:p>
    <w:p w14:paraId="0F19461D" w14:textId="77777777" w:rsidR="00FF2FC6" w:rsidRDefault="00000000">
      <w:pPr>
        <w:spacing w:after="120"/>
      </w:pPr>
      <w:r>
        <w:rPr>
          <w:rFonts w:eastAsia="Helvetica Neue"/>
          <w:color w:val="A86A1A"/>
        </w:rPr>
        <w:t>4 ソース × 2-stage 経路で実行した結果、JSON 抽出は 0/4 で成功 (全件 legacy fallback)。原因は §8.1 で詳述。</w:t>
      </w:r>
    </w:p>
    <w:p w14:paraId="57A38C38" w14:textId="77777777" w:rsidR="00FF2FC6" w:rsidRDefault="00000000">
      <w:pPr>
        <w:pStyle w:val="2"/>
      </w:pPr>
      <w:r>
        <w:t>§4.10 実装順序 (12 ステップ)</w:t>
      </w:r>
    </w:p>
    <w:p w14:paraId="38471756" w14:textId="77777777" w:rsidR="00FF2FC6" w:rsidRDefault="00000000">
      <w:pPr>
        <w:spacing w:after="120"/>
      </w:pPr>
      <w:r>
        <w:rPr>
          <w:rFonts w:eastAsia="Helvetica Neue"/>
        </w:rPr>
        <w:t>SPEC v1.1 実装時の標準手順。v1.3 で追加修正時も本順序を遵守することを推奨。</w:t>
      </w:r>
    </w:p>
    <w:p w14:paraId="1A5713AA" w14:textId="77777777" w:rsidR="00FF2FC6" w:rsidRDefault="00000000">
      <w:pPr>
        <w:pStyle w:val="a4"/>
        <w:numPr>
          <w:ilvl w:val="0"/>
          <w:numId w:val="2"/>
        </w:numPr>
        <w:spacing w:after="80"/>
      </w:pPr>
      <w:r>
        <w:rPr>
          <w:rFonts w:eastAsia="Helvetica Neue"/>
        </w:rPr>
        <w:t>Step 1. 依存確認 — google-generativeai SDK バージョン確認、aspect_ratio API の最新仕様確認</w:t>
      </w:r>
    </w:p>
    <w:p w14:paraId="199A16EF" w14:textId="77777777" w:rsidR="00FF2FC6" w:rsidRDefault="00000000">
      <w:pPr>
        <w:pStyle w:val="a4"/>
        <w:numPr>
          <w:ilvl w:val="0"/>
          <w:numId w:val="2"/>
        </w:numPr>
        <w:spacing w:after="80"/>
      </w:pPr>
      <w:r>
        <w:rPr>
          <w:rFonts w:eastAsia="Helvetica Neue"/>
        </w:rPr>
        <w:t>Step 2. Economist 配信実績確認 — ls content/economist/ で日次配信の有無を確認、有無により STYLE_DICTIONARY 要素を調整</w:t>
      </w:r>
    </w:p>
    <w:p w14:paraId="476E8ED0" w14:textId="77777777" w:rsidR="00FF2FC6" w:rsidRDefault="00000000">
      <w:pPr>
        <w:pStyle w:val="a4"/>
        <w:numPr>
          <w:ilvl w:val="0"/>
          <w:numId w:val="2"/>
        </w:numPr>
        <w:spacing w:after="80"/>
      </w:pPr>
      <w:r>
        <w:rPr>
          <w:rFonts w:eastAsia="Helvetica Neue"/>
        </w:rPr>
        <w:t>Step 3. STYLE_DICTIONARY 定数を追加 (§4.4)</w:t>
      </w:r>
    </w:p>
    <w:p w14:paraId="7769A00B" w14:textId="77777777" w:rsidR="00FF2FC6" w:rsidRDefault="00000000">
      <w:pPr>
        <w:pStyle w:val="a4"/>
        <w:numPr>
          <w:ilvl w:val="0"/>
          <w:numId w:val="2"/>
        </w:numPr>
        <w:spacing w:after="80"/>
      </w:pPr>
      <w:r>
        <w:rPr>
          <w:rFonts w:eastAsia="Helvetica Neue"/>
        </w:rPr>
        <w:t>Step 4. extract_visual_concept(summary: str) -&gt; dict を実装 (Gemini 2.5 Flash text, JSON mode)</w:t>
      </w:r>
    </w:p>
    <w:p w14:paraId="2A2DC813" w14:textId="77777777" w:rsidR="00FF2FC6" w:rsidRDefault="00000000">
      <w:pPr>
        <w:pStyle w:val="a4"/>
        <w:numPr>
          <w:ilvl w:val="0"/>
          <w:numId w:val="2"/>
        </w:numPr>
        <w:spacing w:after="80"/>
      </w:pPr>
      <w:r>
        <w:rPr>
          <w:rFonts w:eastAsia="Helvetica Neue"/>
        </w:rPr>
        <w:t>Step 5. ABSTRACT_NOUN_BLACKLIST とリトライロジックを実装</w:t>
      </w:r>
    </w:p>
    <w:p w14:paraId="396140F7" w14:textId="77777777" w:rsidR="00FF2FC6" w:rsidRDefault="00000000">
      <w:pPr>
        <w:pStyle w:val="a4"/>
        <w:numPr>
          <w:ilvl w:val="0"/>
          <w:numId w:val="2"/>
        </w:numPr>
        <w:spacing w:after="80"/>
      </w:pPr>
      <w:r>
        <w:rPr>
          <w:rFonts w:eastAsia="Helvetica Neue"/>
        </w:rPr>
        <w:lastRenderedPageBreak/>
        <w:t>Step 6. build_hero_prompt() を実装 (§4.5)</w:t>
      </w:r>
    </w:p>
    <w:p w14:paraId="6306292E" w14:textId="77777777" w:rsidR="00FF2FC6" w:rsidRDefault="00000000">
      <w:pPr>
        <w:pStyle w:val="a4"/>
        <w:numPr>
          <w:ilvl w:val="0"/>
          <w:numId w:val="2"/>
        </w:numPr>
        <w:spacing w:after="80"/>
      </w:pPr>
      <w:r>
        <w:rPr>
          <w:rFonts w:eastAsia="Helvetica Neue"/>
        </w:rPr>
        <w:t>Step 7. generate_hero_with_fallback() を実装 (§4.7.4)</w:t>
      </w:r>
    </w:p>
    <w:p w14:paraId="7E66C7A9" w14:textId="77777777" w:rsidR="00FF2FC6" w:rsidRDefault="00000000">
      <w:pPr>
        <w:pStyle w:val="a4"/>
        <w:numPr>
          <w:ilvl w:val="0"/>
          <w:numId w:val="2"/>
        </w:numPr>
        <w:spacing w:after="80"/>
      </w:pPr>
      <w:r>
        <w:rPr>
          <w:rFonts w:eastAsia="Helvetica Neue"/>
        </w:rPr>
        <w:t>Step 8. Aspect ratio 16:9 強制ロジックを実装 (§4.6、必要なら Pillow fallback)</w:t>
      </w:r>
    </w:p>
    <w:p w14:paraId="4806AB8F" w14:textId="77777777" w:rsidR="00FF2FC6" w:rsidRDefault="00000000">
      <w:pPr>
        <w:pStyle w:val="a4"/>
        <w:numPr>
          <w:ilvl w:val="0"/>
          <w:numId w:val="2"/>
        </w:numPr>
        <w:spacing w:after="80"/>
      </w:pPr>
      <w:r>
        <w:rPr>
          <w:rFonts w:eastAsia="Helvetica Neue"/>
        </w:rPr>
        <w:t>Step 9. ログ出力を追加 (§4.8)</w:t>
      </w:r>
    </w:p>
    <w:p w14:paraId="42F06EE1" w14:textId="77777777" w:rsidR="00FF2FC6" w:rsidRDefault="00000000">
      <w:pPr>
        <w:pStyle w:val="a4"/>
        <w:numPr>
          <w:ilvl w:val="0"/>
          <w:numId w:val="2"/>
        </w:numPr>
        <w:spacing w:after="80"/>
      </w:pPr>
      <w:r>
        <w:rPr>
          <w:rFonts w:eastAsia="Helvetica Neue"/>
        </w:rPr>
        <w:t>Step 10. test_hero_generation.py に TC-01〜TC-06 をユニットテスト化 (§4.9.1)</w:t>
      </w:r>
    </w:p>
    <w:p w14:paraId="1CDA9717" w14:textId="77777777" w:rsidR="00FF2FC6" w:rsidRDefault="00000000">
      <w:pPr>
        <w:pStyle w:val="a4"/>
        <w:numPr>
          <w:ilvl w:val="0"/>
          <w:numId w:val="2"/>
        </w:numPr>
        <w:spacing w:after="80"/>
      </w:pPr>
      <w:r>
        <w:rPr>
          <w:rFonts w:eastAsia="Helvetica Neue"/>
        </w:rPr>
        <w:t>Step 11. 手動で本日分 (4 media) を再生成し、視覚確認</w:t>
      </w:r>
    </w:p>
    <w:p w14:paraId="08E30FAC" w14:textId="77777777" w:rsidR="00FF2FC6" w:rsidRDefault="00000000">
      <w:pPr>
        <w:pStyle w:val="a4"/>
        <w:numPr>
          <w:ilvl w:val="0"/>
          <w:numId w:val="2"/>
        </w:numPr>
        <w:spacing w:after="80"/>
      </w:pPr>
      <w:r>
        <w:rPr>
          <w:rFonts w:eastAsia="Helvetica Neue"/>
        </w:rPr>
        <w:t>Step 12. git commit &amp; push (commit message: hero: 2-stage prompt with media-style dict (v1.1 SPEC))</w:t>
      </w:r>
    </w:p>
    <w:p w14:paraId="09DCE373" w14:textId="77777777" w:rsidR="00FF2FC6" w:rsidRDefault="00000000">
      <w:pPr>
        <w:pStyle w:val="2"/>
      </w:pPr>
      <w:r>
        <w:t>§4.11 コスト試算</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2880"/>
        <w:gridCol w:w="1800"/>
        <w:gridCol w:w="1800"/>
      </w:tblGrid>
      <w:tr w:rsidR="00FF2FC6" w14:paraId="5760CBA1" w14:textId="77777777">
        <w:tblPrEx>
          <w:tblCellMar>
            <w:top w:w="0" w:type="dxa"/>
            <w:bottom w:w="0" w:type="dxa"/>
          </w:tblCellMar>
        </w:tblPrEx>
        <w:trPr>
          <w:tblHeader/>
        </w:trPr>
        <w:tc>
          <w:tcPr>
            <w:tcW w:w="288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7A0E5B76" w14:textId="77777777" w:rsidR="00FF2FC6" w:rsidRDefault="00000000">
            <w:r>
              <w:rPr>
                <w:rFonts w:eastAsia="Helvetica Neue"/>
                <w:b/>
                <w:bCs/>
                <w:color w:val="FFFFFF"/>
                <w:sz w:val="20"/>
                <w:szCs w:val="20"/>
              </w:rPr>
              <w:t>項目</w:t>
            </w:r>
          </w:p>
        </w:tc>
        <w:tc>
          <w:tcPr>
            <w:tcW w:w="288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13D7AFE9" w14:textId="77777777" w:rsidR="00FF2FC6" w:rsidRDefault="00000000">
            <w:r>
              <w:rPr>
                <w:rFonts w:eastAsia="Helvetica Neue"/>
                <w:b/>
                <w:bCs/>
                <w:color w:val="FFFFFF"/>
                <w:sz w:val="20"/>
                <w:szCs w:val="20"/>
              </w:rPr>
              <w:t>単価</w:t>
            </w:r>
          </w:p>
        </w:tc>
        <w:tc>
          <w:tcPr>
            <w:tcW w:w="18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548442A7" w14:textId="77777777" w:rsidR="00FF2FC6" w:rsidRDefault="00000000">
            <w:r>
              <w:rPr>
                <w:rFonts w:eastAsia="Helvetica Neue"/>
                <w:b/>
                <w:bCs/>
                <w:color w:val="FFFFFF"/>
                <w:sz w:val="20"/>
                <w:szCs w:val="20"/>
              </w:rPr>
              <w:t>日次</w:t>
            </w:r>
          </w:p>
        </w:tc>
        <w:tc>
          <w:tcPr>
            <w:tcW w:w="18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70FDE5AB" w14:textId="77777777" w:rsidR="00FF2FC6" w:rsidRDefault="00000000">
            <w:r>
              <w:rPr>
                <w:rFonts w:eastAsia="Helvetica Neue"/>
                <w:b/>
                <w:bCs/>
                <w:color w:val="FFFFFF"/>
                <w:sz w:val="20"/>
                <w:szCs w:val="20"/>
              </w:rPr>
              <w:t>年次</w:t>
            </w:r>
          </w:p>
        </w:tc>
      </w:tr>
      <w:tr w:rsidR="00FF2FC6" w14:paraId="3D688D32" w14:textId="77777777">
        <w:tblPrEx>
          <w:tblCellMar>
            <w:top w:w="0" w:type="dxa"/>
            <w:bottom w:w="0" w:type="dxa"/>
          </w:tblCellMar>
        </w:tblPrEx>
        <w:tc>
          <w:tcPr>
            <w:tcW w:w="28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770B8BB" w14:textId="77777777" w:rsidR="00FF2FC6" w:rsidRDefault="00000000">
            <w:r>
              <w:rPr>
                <w:rFonts w:eastAsia="Helvetica Neue"/>
                <w:sz w:val="20"/>
                <w:szCs w:val="20"/>
              </w:rPr>
              <w:t>Gemini 2.5 Flash (text)</w:t>
            </w:r>
          </w:p>
        </w:tc>
        <w:tc>
          <w:tcPr>
            <w:tcW w:w="28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A6B9E38" w14:textId="77777777" w:rsidR="00FF2FC6" w:rsidRDefault="00000000">
            <w:r>
              <w:rPr>
                <w:rFonts w:eastAsia="Helvetica Neue"/>
                <w:sz w:val="20"/>
                <w:szCs w:val="20"/>
              </w:rPr>
              <w:t>無料枠 1,500 RPD</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DA1C4B4" w14:textId="77777777" w:rsidR="00FF2FC6" w:rsidRDefault="00000000">
            <w:r>
              <w:rPr>
                <w:rFonts w:eastAsia="Helvetica Neue"/>
                <w:sz w:val="20"/>
                <w:szCs w:val="20"/>
              </w:rPr>
              <w:t>7-14 calls</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203F8B2" w14:textId="77777777" w:rsidR="00FF2FC6" w:rsidRDefault="00000000">
            <w:r>
              <w:rPr>
                <w:rFonts w:eastAsia="Helvetica Neue"/>
                <w:sz w:val="20"/>
                <w:szCs w:val="20"/>
              </w:rPr>
              <w:t>$0</w:t>
            </w:r>
          </w:p>
        </w:tc>
      </w:tr>
      <w:tr w:rsidR="00FF2FC6" w14:paraId="34050F0B" w14:textId="77777777">
        <w:tblPrEx>
          <w:tblCellMar>
            <w:top w:w="0" w:type="dxa"/>
            <w:bottom w:w="0" w:type="dxa"/>
          </w:tblCellMar>
        </w:tblPrEx>
        <w:tc>
          <w:tcPr>
            <w:tcW w:w="28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EFD8A68" w14:textId="77777777" w:rsidR="00FF2FC6" w:rsidRDefault="00000000">
            <w:r>
              <w:rPr>
                <w:rFonts w:eastAsia="Helvetica Neue"/>
                <w:sz w:val="20"/>
                <w:szCs w:val="20"/>
              </w:rPr>
              <w:t>Gemini 2.5 Flash Image</w:t>
            </w:r>
          </w:p>
        </w:tc>
        <w:tc>
          <w:tcPr>
            <w:tcW w:w="28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FB3B06B" w14:textId="77777777" w:rsidR="00FF2FC6" w:rsidRDefault="00000000">
            <w:r>
              <w:rPr>
                <w:rFonts w:eastAsia="Helvetica Neue"/>
                <w:sz w:val="20"/>
                <w:szCs w:val="20"/>
              </w:rPr>
              <w:t>無料枠</w:t>
            </w:r>
          </w:p>
        </w:tc>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B83BD47" w14:textId="77777777" w:rsidR="00FF2FC6" w:rsidRDefault="00000000">
            <w:r>
              <w:rPr>
                <w:rFonts w:eastAsia="Helvetica Neue"/>
                <w:sz w:val="20"/>
                <w:szCs w:val="20"/>
              </w:rPr>
              <w:t>7-14 calls</w:t>
            </w:r>
          </w:p>
        </w:tc>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80146C8" w14:textId="77777777" w:rsidR="00FF2FC6" w:rsidRDefault="00000000">
            <w:r>
              <w:rPr>
                <w:rFonts w:eastAsia="Helvetica Neue"/>
                <w:sz w:val="20"/>
                <w:szCs w:val="20"/>
              </w:rPr>
              <w:t>$0</w:t>
            </w:r>
          </w:p>
        </w:tc>
      </w:tr>
      <w:tr w:rsidR="00FF2FC6" w14:paraId="4F437054" w14:textId="77777777">
        <w:tblPrEx>
          <w:tblCellMar>
            <w:top w:w="0" w:type="dxa"/>
            <w:bottom w:w="0" w:type="dxa"/>
          </w:tblCellMar>
        </w:tblPrEx>
        <w:tc>
          <w:tcPr>
            <w:tcW w:w="28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11EEF2A" w14:textId="77777777" w:rsidR="00FF2FC6" w:rsidRDefault="00000000">
            <w:r>
              <w:rPr>
                <w:rFonts w:eastAsia="Helvetica Neue"/>
                <w:sz w:val="20"/>
                <w:szCs w:val="20"/>
              </w:rPr>
              <w:t>合計</w:t>
            </w:r>
          </w:p>
        </w:tc>
        <w:tc>
          <w:tcPr>
            <w:tcW w:w="28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AC9F3C0" w14:textId="77777777" w:rsidR="00FF2FC6" w:rsidRDefault="00000000">
            <w:r>
              <w:rPr>
                <w:rFonts w:eastAsia="Helvetica Neue"/>
                <w:sz w:val="20"/>
                <w:szCs w:val="20"/>
              </w:rPr>
              <w:t>—</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098F042" w14:textId="77777777" w:rsidR="00FF2FC6" w:rsidRDefault="00000000">
            <w:r>
              <w:rPr>
                <w:rFonts w:eastAsia="Helvetica Neue"/>
                <w:sz w:val="20"/>
                <w:szCs w:val="20"/>
              </w:rPr>
              <w:t>—</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645CFD8" w14:textId="77777777" w:rsidR="00FF2FC6" w:rsidRDefault="00000000">
            <w:r>
              <w:rPr>
                <w:rFonts w:eastAsia="Helvetica Neue"/>
                <w:sz w:val="20"/>
                <w:szCs w:val="20"/>
              </w:rPr>
              <w:t>$0</w:t>
            </w:r>
          </w:p>
        </w:tc>
      </w:tr>
    </w:tbl>
    <w:p w14:paraId="69391EB4" w14:textId="77777777" w:rsidR="00FF2FC6" w:rsidRDefault="00000000">
      <w:pPr>
        <w:spacing w:after="120"/>
      </w:pPr>
      <w:r>
        <w:rPr>
          <w:rFonts w:eastAsia="Helvetica Neue"/>
        </w:rPr>
        <w:t>無料枠上限まで余裕: text/image とも 100 倍以上。</w:t>
      </w:r>
    </w:p>
    <w:p w14:paraId="4F5BD793" w14:textId="77777777" w:rsidR="00FF2FC6" w:rsidRDefault="00000000">
      <w:pPr>
        <w:pStyle w:val="2"/>
      </w:pPr>
      <w:r>
        <w:t>§4.12 リスク &amp; 未解決論点 (R1〜R4)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960"/>
        <w:gridCol w:w="4800"/>
      </w:tblGrid>
      <w:tr w:rsidR="00FF2FC6" w14:paraId="1B11FD50" w14:textId="77777777">
        <w:tblPrEx>
          <w:tblCellMar>
            <w:top w:w="0" w:type="dxa"/>
            <w:bottom w:w="0" w:type="dxa"/>
          </w:tblCellMar>
        </w:tblPrEx>
        <w:trPr>
          <w:tblHeader/>
        </w:trPr>
        <w:tc>
          <w:tcPr>
            <w:tcW w:w="6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116A09BB" w14:textId="77777777" w:rsidR="00FF2FC6" w:rsidRDefault="00000000">
            <w:r>
              <w:rPr>
                <w:rFonts w:eastAsia="Helvetica Neue"/>
                <w:b/>
                <w:bCs/>
                <w:color w:val="FFFFFF"/>
                <w:sz w:val="20"/>
                <w:szCs w:val="20"/>
              </w:rPr>
              <w:t>#</w:t>
            </w:r>
          </w:p>
        </w:tc>
        <w:tc>
          <w:tcPr>
            <w:tcW w:w="39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2C0410EB" w14:textId="77777777" w:rsidR="00FF2FC6" w:rsidRDefault="00000000">
            <w:r>
              <w:rPr>
                <w:rFonts w:eastAsia="Helvetica Neue"/>
                <w:b/>
                <w:bCs/>
                <w:color w:val="FFFFFF"/>
                <w:sz w:val="20"/>
                <w:szCs w:val="20"/>
              </w:rPr>
              <w:t>リスク</w:t>
            </w:r>
          </w:p>
        </w:tc>
        <w:tc>
          <w:tcPr>
            <w:tcW w:w="48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3309D3E0" w14:textId="77777777" w:rsidR="00FF2FC6" w:rsidRDefault="00000000">
            <w:r>
              <w:rPr>
                <w:rFonts w:eastAsia="Helvetica Neue"/>
                <w:b/>
                <w:bCs/>
                <w:color w:val="FFFFFF"/>
                <w:sz w:val="20"/>
                <w:szCs w:val="20"/>
              </w:rPr>
              <w:t>緩和策</w:t>
            </w:r>
          </w:p>
        </w:tc>
      </w:tr>
      <w:tr w:rsidR="00FF2FC6" w14:paraId="507E96A6" w14:textId="77777777">
        <w:tblPrEx>
          <w:tblCellMar>
            <w:top w:w="0" w:type="dxa"/>
            <w:bottom w:w="0" w:type="dxa"/>
          </w:tblCellMar>
        </w:tblPrEx>
        <w:tc>
          <w:tcPr>
            <w:tcW w:w="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C2F9DBD" w14:textId="77777777" w:rsidR="00FF2FC6" w:rsidRDefault="00000000">
            <w:r>
              <w:rPr>
                <w:rFonts w:eastAsia="Helvetica Neue"/>
                <w:sz w:val="20"/>
                <w:szCs w:val="20"/>
              </w:rPr>
              <w:t>R1</w:t>
            </w:r>
          </w:p>
        </w:tc>
        <w:tc>
          <w:tcPr>
            <w:tcW w:w="39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9C30D8F" w14:textId="77777777" w:rsidR="00FF2FC6" w:rsidRDefault="00000000">
            <w:r>
              <w:rPr>
                <w:rFonts w:eastAsia="Helvetica Neue"/>
                <w:sz w:val="20"/>
                <w:szCs w:val="20"/>
              </w:rPr>
              <w:t>Gemini 無料枠の将来的変更 (Google ポリシー変更)</w:t>
            </w:r>
          </w:p>
        </w:tc>
        <w:tc>
          <w:tcPr>
            <w:tcW w:w="4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AEC2619" w14:textId="77777777" w:rsidR="00FF2FC6" w:rsidRDefault="00000000">
            <w:r>
              <w:rPr>
                <w:rFonts w:eastAsia="Helvetica Neue"/>
                <w:sz w:val="20"/>
                <w:szCs w:val="20"/>
              </w:rPr>
              <w:t>月次で pricing page を確認。有料化される場合は Haiku 4.5 ($1.80/年) への差し替えを即時検討</w:t>
            </w:r>
          </w:p>
        </w:tc>
      </w:tr>
      <w:tr w:rsidR="00FF2FC6" w14:paraId="24A72F6C" w14:textId="77777777">
        <w:tblPrEx>
          <w:tblCellMar>
            <w:top w:w="0" w:type="dxa"/>
            <w:bottom w:w="0" w:type="dxa"/>
          </w:tblCellMar>
        </w:tblPrEx>
        <w:tc>
          <w:tcPr>
            <w:tcW w:w="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3664B07" w14:textId="77777777" w:rsidR="00FF2FC6" w:rsidRDefault="00000000">
            <w:r>
              <w:rPr>
                <w:rFonts w:eastAsia="Helvetica Neue"/>
                <w:sz w:val="20"/>
                <w:szCs w:val="20"/>
              </w:rPr>
              <w:t>R2</w:t>
            </w:r>
          </w:p>
        </w:tc>
        <w:tc>
          <w:tcPr>
            <w:tcW w:w="39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6591486" w14:textId="77777777" w:rsidR="00FF2FC6" w:rsidRDefault="00000000">
            <w:r>
              <w:rPr>
                <w:rFonts w:eastAsia="Helvetica Neue"/>
                <w:sz w:val="20"/>
                <w:szCs w:val="20"/>
              </w:rPr>
              <w:t>Gemini text の JSON 抽出精度が Claude より低い可能性</w:t>
            </w:r>
          </w:p>
        </w:tc>
        <w:tc>
          <w:tcPr>
            <w:tcW w:w="4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2752F5F" w14:textId="77777777" w:rsidR="00FF2FC6" w:rsidRDefault="00000000">
            <w:r>
              <w:rPr>
                <w:rFonts w:eastAsia="Helvetica Neue"/>
                <w:sz w:val="20"/>
                <w:szCs w:val="20"/>
              </w:rPr>
              <w:t>ユニットテスト (TC-01〜04) で合格率を測定、80% 以下なら Haiku 4.5 への切替を検討</w:t>
            </w:r>
          </w:p>
        </w:tc>
      </w:tr>
      <w:tr w:rsidR="00FF2FC6" w14:paraId="2F946C10" w14:textId="77777777">
        <w:tblPrEx>
          <w:tblCellMar>
            <w:top w:w="0" w:type="dxa"/>
            <w:bottom w:w="0" w:type="dxa"/>
          </w:tblCellMar>
        </w:tblPrEx>
        <w:tc>
          <w:tcPr>
            <w:tcW w:w="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CD308E4" w14:textId="77777777" w:rsidR="00FF2FC6" w:rsidRDefault="00000000">
            <w:r>
              <w:rPr>
                <w:rFonts w:eastAsia="Helvetica Neue"/>
                <w:sz w:val="20"/>
                <w:szCs w:val="20"/>
              </w:rPr>
              <w:t>R3</w:t>
            </w:r>
          </w:p>
        </w:tc>
        <w:tc>
          <w:tcPr>
            <w:tcW w:w="39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708F7AF" w14:textId="77777777" w:rsidR="00FF2FC6" w:rsidRDefault="00000000">
            <w:r>
              <w:rPr>
                <w:rFonts w:eastAsia="Helvetica Neue"/>
                <w:sz w:val="20"/>
                <w:szCs w:val="20"/>
              </w:rPr>
              <w:t>Aspect ratio 16:9 API 指定が SDK バージョンで動かない</w:t>
            </w:r>
          </w:p>
        </w:tc>
        <w:tc>
          <w:tcPr>
            <w:tcW w:w="4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E12BAC7" w14:textId="77777777" w:rsidR="00FF2FC6" w:rsidRDefault="00000000">
            <w:r>
              <w:rPr>
                <w:rFonts w:eastAsia="Helvetica Neue"/>
                <w:sz w:val="20"/>
                <w:szCs w:val="20"/>
              </w:rPr>
              <w:t>Pillow fallback (§4.6.3) を必ず実装</w:t>
            </w:r>
          </w:p>
        </w:tc>
      </w:tr>
      <w:tr w:rsidR="00FF2FC6" w14:paraId="01BE6BA7" w14:textId="77777777">
        <w:tblPrEx>
          <w:tblCellMar>
            <w:top w:w="0" w:type="dxa"/>
            <w:bottom w:w="0" w:type="dxa"/>
          </w:tblCellMar>
        </w:tblPrEx>
        <w:tc>
          <w:tcPr>
            <w:tcW w:w="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C0280BF" w14:textId="77777777" w:rsidR="00FF2FC6" w:rsidRDefault="00000000">
            <w:r>
              <w:rPr>
                <w:rFonts w:eastAsia="Helvetica Neue"/>
                <w:sz w:val="20"/>
                <w:szCs w:val="20"/>
              </w:rPr>
              <w:t>R4</w:t>
            </w:r>
          </w:p>
        </w:tc>
        <w:tc>
          <w:tcPr>
            <w:tcW w:w="39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711FE8C" w14:textId="77777777" w:rsidR="00FF2FC6" w:rsidRDefault="00000000">
            <w:r>
              <w:rPr>
                <w:rFonts w:eastAsia="Helvetica Neue"/>
                <w:sz w:val="20"/>
                <w:szCs w:val="20"/>
              </w:rPr>
              <w:t>日本語 summary を英語として Gemini が解釈する精度</w:t>
            </w:r>
          </w:p>
        </w:tc>
        <w:tc>
          <w:tcPr>
            <w:tcW w:w="4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85F0E8F" w14:textId="77777777" w:rsidR="00FF2FC6" w:rsidRDefault="00000000">
            <w:r>
              <w:rPr>
                <w:rFonts w:eastAsia="Helvetica Neue"/>
                <w:sz w:val="20"/>
                <w:szCs w:val="20"/>
              </w:rPr>
              <w:t>System prompt で "translate Japanese summary to English if needed" を明示検討</w:t>
            </w:r>
          </w:p>
        </w:tc>
      </w:tr>
    </w:tbl>
    <w:p w14:paraId="0134A822" w14:textId="77777777" w:rsidR="00FF2FC6" w:rsidRDefault="00000000">
      <w:pPr>
        <w:pStyle w:val="2"/>
      </w:pPr>
      <w:r>
        <w:t xml:space="preserve">§4.13 Open Questions (Claude Code 実装開始前に確認) </w:t>
      </w:r>
    </w:p>
    <w:p w14:paraId="5C22D840" w14:textId="77777777" w:rsidR="00FF2FC6" w:rsidRDefault="00000000">
      <w:pPr>
        <w:pStyle w:val="a4"/>
        <w:numPr>
          <w:ilvl w:val="0"/>
          <w:numId w:val="2"/>
        </w:numPr>
        <w:spacing w:after="80"/>
      </w:pPr>
      <w:r>
        <w:rPr>
          <w:rFonts w:eastAsia="Helvetica Neue"/>
        </w:rPr>
        <w:t>scripts/generate_hero_image.py の現行バージョンが v1.0 SPEC 前提で動作しているか?</w:t>
      </w:r>
    </w:p>
    <w:p w14:paraId="3FCEED0E" w14:textId="77777777" w:rsidR="00FF2FC6" w:rsidRDefault="00000000">
      <w:pPr>
        <w:pStyle w:val="a4"/>
        <w:numPr>
          <w:ilvl w:val="0"/>
          <w:numId w:val="2"/>
        </w:numPr>
        <w:spacing w:after="80"/>
      </w:pPr>
      <w:r>
        <w:rPr>
          <w:rFonts w:eastAsia="Helvetica Neue"/>
        </w:rPr>
        <w:t>google-generativeai SDK のバージョン (pip show)</w:t>
      </w:r>
    </w:p>
    <w:p w14:paraId="006908B5" w14:textId="77777777" w:rsidR="00FF2FC6" w:rsidRDefault="00000000">
      <w:pPr>
        <w:pStyle w:val="a4"/>
        <w:numPr>
          <w:ilvl w:val="0"/>
          <w:numId w:val="2"/>
        </w:numPr>
        <w:spacing w:after="80"/>
      </w:pPr>
      <w:r>
        <w:rPr>
          <w:rFonts w:eastAsia="Helvetica Neue"/>
        </w:rPr>
        <w:t>GEMINI_API_KEY の無料枠 RPD 現在使用量</w:t>
      </w:r>
    </w:p>
    <w:p w14:paraId="587FBA54" w14:textId="77777777" w:rsidR="00FF2FC6" w:rsidRDefault="00000000">
      <w:pPr>
        <w:pStyle w:val="a4"/>
        <w:numPr>
          <w:ilvl w:val="0"/>
          <w:numId w:val="2"/>
        </w:numPr>
        <w:spacing w:after="80"/>
      </w:pPr>
      <w:r>
        <w:rPr>
          <w:rFonts w:eastAsia="Helvetica Neue"/>
        </w:rPr>
        <w:t>logs/ ディレクトリが既存か否か (新規なら .gitignore 追記)</w:t>
      </w:r>
    </w:p>
    <w:p w14:paraId="371C19A9" w14:textId="77777777" w:rsidR="00FF2FC6" w:rsidRDefault="00000000">
      <w:pPr>
        <w:pStyle w:val="a4"/>
        <w:numPr>
          <w:ilvl w:val="0"/>
          <w:numId w:val="2"/>
        </w:numPr>
        <w:spacing w:after="80"/>
      </w:pPr>
      <w:r>
        <w:rPr>
          <w:rFonts w:eastAsia="Helvetica Neue"/>
        </w:rPr>
        <w:t>Economist セクションの日次配信実装予定</w:t>
      </w:r>
    </w:p>
    <w:p w14:paraId="4C1134E5" w14:textId="77777777" w:rsidR="00FF2FC6" w:rsidRDefault="00000000">
      <w:r>
        <w:br w:type="page"/>
      </w:r>
    </w:p>
    <w:p w14:paraId="4B27207D" w14:textId="77777777" w:rsidR="00FF2FC6" w:rsidRDefault="00000000">
      <w:pPr>
        <w:pStyle w:val="1"/>
      </w:pPr>
      <w:r>
        <w:lastRenderedPageBreak/>
        <w:t>§5. ソース一覧</w:t>
      </w:r>
      <w:r>
        <w:rPr>
          <w:color w:val="B5322C"/>
          <w:sz w:val="20"/>
          <w:szCs w:val="20"/>
        </w:rPr>
        <w:t xml:space="preserve">  【v1.2 継承】</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400"/>
        <w:gridCol w:w="1200"/>
        <w:gridCol w:w="1800"/>
        <w:gridCol w:w="3460"/>
      </w:tblGrid>
      <w:tr w:rsidR="00FF2FC6" w14:paraId="73E4E403" w14:textId="77777777">
        <w:tblPrEx>
          <w:tblCellMar>
            <w:top w:w="0" w:type="dxa"/>
            <w:bottom w:w="0" w:type="dxa"/>
          </w:tblCellMar>
        </w:tblPrEx>
        <w:trPr>
          <w:tblHeader/>
        </w:trPr>
        <w:tc>
          <w:tcPr>
            <w:tcW w:w="5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37163972" w14:textId="77777777" w:rsidR="00FF2FC6" w:rsidRDefault="00000000">
            <w:r>
              <w:rPr>
                <w:rFonts w:eastAsia="Helvetica Neue"/>
                <w:b/>
                <w:bCs/>
                <w:color w:val="FFFFFF"/>
                <w:sz w:val="20"/>
                <w:szCs w:val="20"/>
              </w:rPr>
              <w:t>#</w:t>
            </w:r>
          </w:p>
        </w:tc>
        <w:tc>
          <w:tcPr>
            <w:tcW w:w="24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6AA6A2AD" w14:textId="77777777" w:rsidR="00FF2FC6" w:rsidRDefault="00000000">
            <w:r>
              <w:rPr>
                <w:rFonts w:eastAsia="Helvetica Neue"/>
                <w:b/>
                <w:bCs/>
                <w:color w:val="FFFFFF"/>
                <w:sz w:val="20"/>
                <w:szCs w:val="20"/>
              </w:rPr>
              <w:t>媒体名</w:t>
            </w:r>
          </w:p>
        </w:tc>
        <w:tc>
          <w:tcPr>
            <w:tcW w:w="12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15BBC601" w14:textId="77777777" w:rsidR="00FF2FC6" w:rsidRDefault="00000000">
            <w:r>
              <w:rPr>
                <w:rFonts w:eastAsia="Helvetica Neue"/>
                <w:b/>
                <w:bCs/>
                <w:color w:val="FFFFFF"/>
                <w:sz w:val="20"/>
                <w:szCs w:val="20"/>
              </w:rPr>
              <w:t>頻度</w:t>
            </w:r>
          </w:p>
        </w:tc>
        <w:tc>
          <w:tcPr>
            <w:tcW w:w="18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5FA7D134" w14:textId="77777777" w:rsidR="00FF2FC6" w:rsidRDefault="00000000">
            <w:r>
              <w:rPr>
                <w:rFonts w:eastAsia="Helvetica Neue"/>
                <w:b/>
                <w:bCs/>
                <w:color w:val="FFFFFF"/>
                <w:sz w:val="20"/>
                <w:szCs w:val="20"/>
              </w:rPr>
              <w:t>STYLE カテゴリ</w:t>
            </w:r>
          </w:p>
        </w:tc>
        <w:tc>
          <w:tcPr>
            <w:tcW w:w="34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4411A49D" w14:textId="77777777" w:rsidR="00FF2FC6" w:rsidRDefault="00000000">
            <w:r>
              <w:rPr>
                <w:rFonts w:eastAsia="Helvetica Neue"/>
                <w:b/>
                <w:bCs/>
                <w:color w:val="FFFFFF"/>
                <w:sz w:val="20"/>
                <w:szCs w:val="20"/>
              </w:rPr>
              <w:t>v1.1 STYLE_DICTIONARY 登録</w:t>
            </w:r>
          </w:p>
        </w:tc>
      </w:tr>
      <w:tr w:rsidR="00FF2FC6" w14:paraId="15E8E6BD" w14:textId="77777777">
        <w:tblPrEx>
          <w:tblCellMar>
            <w:top w:w="0" w:type="dxa"/>
            <w:bottom w:w="0" w:type="dxa"/>
          </w:tblCellMar>
        </w:tblPrEx>
        <w:tc>
          <w:tcPr>
            <w:tcW w:w="5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F0C4426" w14:textId="77777777" w:rsidR="00FF2FC6" w:rsidRDefault="00000000">
            <w:r>
              <w:rPr>
                <w:rFonts w:eastAsia="Helvetica Neue"/>
                <w:sz w:val="20"/>
                <w:szCs w:val="20"/>
              </w:rPr>
              <w:t>1</w:t>
            </w:r>
          </w:p>
        </w:tc>
        <w:tc>
          <w:tcPr>
            <w:tcW w:w="24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49F1F6E" w14:textId="77777777" w:rsidR="00FF2FC6" w:rsidRDefault="00000000">
            <w:r>
              <w:rPr>
                <w:rFonts w:eastAsia="Helvetica Neue"/>
                <w:sz w:val="20"/>
                <w:szCs w:val="20"/>
              </w:rPr>
              <w:t>WSJ (The 10-Point)</w:t>
            </w:r>
          </w:p>
        </w:tc>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7856639" w14:textId="77777777" w:rsidR="00FF2FC6" w:rsidRDefault="00000000">
            <w:r>
              <w:rPr>
                <w:rFonts w:eastAsia="Helvetica Neue"/>
                <w:sz w:val="20"/>
                <w:szCs w:val="20"/>
              </w:rPr>
              <w:t>日次</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3AF7972" w14:textId="77777777" w:rsidR="00FF2FC6" w:rsidRDefault="00000000">
            <w:r>
              <w:rPr>
                <w:rFonts w:eastAsia="Helvetica Neue"/>
                <w:sz w:val="20"/>
                <w:szCs w:val="20"/>
              </w:rPr>
              <w:t>editorial</w:t>
            </w:r>
          </w:p>
        </w:tc>
        <w:tc>
          <w:tcPr>
            <w:tcW w:w="34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DD2AAA1" w14:textId="77777777" w:rsidR="00FF2FC6" w:rsidRDefault="00000000">
            <w:r>
              <w:rPr>
                <w:rFonts w:eastAsia="Helvetica Neue"/>
                <w:sz w:val="20"/>
                <w:szCs w:val="20"/>
              </w:rPr>
              <w:t>○ traditional editorial illustration</w:t>
            </w:r>
          </w:p>
        </w:tc>
      </w:tr>
      <w:tr w:rsidR="00FF2FC6" w14:paraId="187CC6C8" w14:textId="77777777">
        <w:tblPrEx>
          <w:tblCellMar>
            <w:top w:w="0" w:type="dxa"/>
            <w:bottom w:w="0" w:type="dxa"/>
          </w:tblCellMar>
        </w:tblPrEx>
        <w:tc>
          <w:tcPr>
            <w:tcW w:w="5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2E8AB11" w14:textId="77777777" w:rsidR="00FF2FC6" w:rsidRDefault="00000000">
            <w:r>
              <w:rPr>
                <w:rFonts w:eastAsia="Helvetica Neue"/>
                <w:sz w:val="20"/>
                <w:szCs w:val="20"/>
              </w:rPr>
              <w:t>2</w:t>
            </w:r>
          </w:p>
        </w:tc>
        <w:tc>
          <w:tcPr>
            <w:tcW w:w="24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2F76CD0" w14:textId="77777777" w:rsidR="00FF2FC6" w:rsidRDefault="00000000">
            <w:r>
              <w:rPr>
                <w:rFonts w:eastAsia="Helvetica Neue"/>
                <w:sz w:val="20"/>
                <w:szCs w:val="20"/>
              </w:rPr>
              <w:t>NYT Breaking News</w:t>
            </w:r>
          </w:p>
        </w:tc>
        <w:tc>
          <w:tcPr>
            <w:tcW w:w="12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91645E5" w14:textId="77777777" w:rsidR="00FF2FC6" w:rsidRDefault="00000000">
            <w:r>
              <w:rPr>
                <w:rFonts w:eastAsia="Helvetica Neue"/>
                <w:sz w:val="20"/>
                <w:szCs w:val="20"/>
              </w:rPr>
              <w:t>日次</w:t>
            </w:r>
          </w:p>
        </w:tc>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6845654" w14:textId="77777777" w:rsidR="00FF2FC6" w:rsidRDefault="00000000">
            <w:r>
              <w:rPr>
                <w:rFonts w:eastAsia="Helvetica Neue"/>
                <w:sz w:val="20"/>
                <w:szCs w:val="20"/>
              </w:rPr>
              <w:t>editorial</w:t>
            </w:r>
          </w:p>
        </w:tc>
        <w:tc>
          <w:tcPr>
            <w:tcW w:w="34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DF0C32E" w14:textId="77777777" w:rsidR="00FF2FC6" w:rsidRDefault="00000000">
            <w:r>
              <w:rPr>
                <w:rFonts w:eastAsia="Helvetica Neue"/>
                <w:sz w:val="20"/>
                <w:szCs w:val="20"/>
              </w:rPr>
              <w:t>○ modern editorial illustration</w:t>
            </w:r>
          </w:p>
        </w:tc>
      </w:tr>
      <w:tr w:rsidR="00FF2FC6" w14:paraId="38025892" w14:textId="77777777">
        <w:tblPrEx>
          <w:tblCellMar>
            <w:top w:w="0" w:type="dxa"/>
            <w:bottom w:w="0" w:type="dxa"/>
          </w:tblCellMar>
        </w:tblPrEx>
        <w:tc>
          <w:tcPr>
            <w:tcW w:w="5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5E29EEE" w14:textId="77777777" w:rsidR="00FF2FC6" w:rsidRDefault="00000000">
            <w:r>
              <w:rPr>
                <w:rFonts w:eastAsia="Helvetica Neue"/>
                <w:sz w:val="20"/>
                <w:szCs w:val="20"/>
              </w:rPr>
              <w:t>3</w:t>
            </w:r>
          </w:p>
        </w:tc>
        <w:tc>
          <w:tcPr>
            <w:tcW w:w="24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1F7D3BF" w14:textId="77777777" w:rsidR="00FF2FC6" w:rsidRDefault="00000000">
            <w:r>
              <w:rPr>
                <w:rFonts w:eastAsia="Helvetica Neue"/>
                <w:sz w:val="20"/>
                <w:szCs w:val="20"/>
              </w:rPr>
              <w:t>NYT Opinion Today</w:t>
            </w:r>
          </w:p>
        </w:tc>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B832491" w14:textId="77777777" w:rsidR="00FF2FC6" w:rsidRDefault="00000000">
            <w:r>
              <w:rPr>
                <w:rFonts w:eastAsia="Helvetica Neue"/>
                <w:sz w:val="20"/>
                <w:szCs w:val="20"/>
              </w:rPr>
              <w:t>日次</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11EDB3D" w14:textId="77777777" w:rsidR="00FF2FC6" w:rsidRDefault="00000000">
            <w:r>
              <w:rPr>
                <w:rFonts w:eastAsia="Helvetica Neue"/>
                <w:sz w:val="20"/>
                <w:szCs w:val="20"/>
              </w:rPr>
              <w:t>editorial</w:t>
            </w:r>
          </w:p>
        </w:tc>
        <w:tc>
          <w:tcPr>
            <w:tcW w:w="34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7CDAA12" w14:textId="77777777" w:rsidR="00FF2FC6" w:rsidRDefault="00000000">
            <w:r>
              <w:rPr>
                <w:rFonts w:eastAsia="Helvetica Neue"/>
                <w:sz w:val="20"/>
                <w:szCs w:val="20"/>
              </w:rPr>
              <w:t>○ bold satirical illustration</w:t>
            </w:r>
          </w:p>
        </w:tc>
      </w:tr>
      <w:tr w:rsidR="00FF2FC6" w14:paraId="6B2694B9" w14:textId="77777777">
        <w:tblPrEx>
          <w:tblCellMar>
            <w:top w:w="0" w:type="dxa"/>
            <w:bottom w:w="0" w:type="dxa"/>
          </w:tblCellMar>
        </w:tblPrEx>
        <w:tc>
          <w:tcPr>
            <w:tcW w:w="5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D0C9F52" w14:textId="77777777" w:rsidR="00FF2FC6" w:rsidRDefault="00000000">
            <w:r>
              <w:rPr>
                <w:rFonts w:eastAsia="Helvetica Neue"/>
                <w:sz w:val="20"/>
                <w:szCs w:val="20"/>
              </w:rPr>
              <w:t>4</w:t>
            </w:r>
          </w:p>
        </w:tc>
        <w:tc>
          <w:tcPr>
            <w:tcW w:w="24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848F529" w14:textId="77777777" w:rsidR="00FF2FC6" w:rsidRDefault="00000000">
            <w:r>
              <w:rPr>
                <w:rFonts w:eastAsia="Helvetica Neue"/>
                <w:sz w:val="20"/>
                <w:szCs w:val="20"/>
              </w:rPr>
              <w:t>Short Squeez (OWS)</w:t>
            </w:r>
          </w:p>
        </w:tc>
        <w:tc>
          <w:tcPr>
            <w:tcW w:w="12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1F22713" w14:textId="77777777" w:rsidR="00FF2FC6" w:rsidRDefault="00000000">
            <w:r>
              <w:rPr>
                <w:rFonts w:eastAsia="Helvetica Neue"/>
                <w:sz w:val="20"/>
                <w:szCs w:val="20"/>
              </w:rPr>
              <w:t>日次</w:t>
            </w:r>
          </w:p>
        </w:tc>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1D1BD12" w14:textId="77777777" w:rsidR="00FF2FC6" w:rsidRDefault="00000000">
            <w:r>
              <w:rPr>
                <w:rFonts w:eastAsia="Helvetica Neue"/>
                <w:sz w:val="20"/>
                <w:szCs w:val="20"/>
              </w:rPr>
              <w:t>editorial-playful</w:t>
            </w:r>
          </w:p>
        </w:tc>
        <w:tc>
          <w:tcPr>
            <w:tcW w:w="34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64F4C15" w14:textId="77777777" w:rsidR="00FF2FC6" w:rsidRDefault="00000000">
            <w:r>
              <w:rPr>
                <w:rFonts w:eastAsia="Helvetica Neue"/>
                <w:sz w:val="20"/>
                <w:szCs w:val="20"/>
              </w:rPr>
              <w:t>○ playful Wall Street illustration</w:t>
            </w:r>
          </w:p>
        </w:tc>
      </w:tr>
      <w:tr w:rsidR="00FF2FC6" w14:paraId="20F62911" w14:textId="77777777">
        <w:tblPrEx>
          <w:tblCellMar>
            <w:top w:w="0" w:type="dxa"/>
            <w:bottom w:w="0" w:type="dxa"/>
          </w:tblCellMar>
        </w:tblPrEx>
        <w:tc>
          <w:tcPr>
            <w:tcW w:w="5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22467E8" w14:textId="77777777" w:rsidR="00FF2FC6" w:rsidRDefault="00000000">
            <w:r>
              <w:rPr>
                <w:rFonts w:eastAsia="Helvetica Neue"/>
                <w:sz w:val="20"/>
                <w:szCs w:val="20"/>
              </w:rPr>
              <w:t>5</w:t>
            </w:r>
          </w:p>
        </w:tc>
        <w:tc>
          <w:tcPr>
            <w:tcW w:w="24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9B2FBF0" w14:textId="77777777" w:rsidR="00FF2FC6" w:rsidRDefault="00000000">
            <w:r>
              <w:rPr>
                <w:rFonts w:eastAsia="Helvetica Neue"/>
                <w:sz w:val="20"/>
                <w:szCs w:val="20"/>
              </w:rPr>
              <w:t>Skift Daily</w:t>
            </w:r>
          </w:p>
        </w:tc>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277D2B2" w14:textId="77777777" w:rsidR="00FF2FC6" w:rsidRDefault="00000000">
            <w:r>
              <w:rPr>
                <w:rFonts w:eastAsia="Helvetica Neue"/>
                <w:sz w:val="20"/>
                <w:szCs w:val="20"/>
              </w:rPr>
              <w:t>日次</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9DACC75" w14:textId="77777777" w:rsidR="00FF2FC6" w:rsidRDefault="00000000">
            <w:r>
              <w:rPr>
                <w:rFonts w:eastAsia="Helvetica Neue"/>
                <w:sz w:val="20"/>
                <w:szCs w:val="20"/>
              </w:rPr>
              <w:t>lifestyle</w:t>
            </w:r>
          </w:p>
        </w:tc>
        <w:tc>
          <w:tcPr>
            <w:tcW w:w="34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9E27D85" w14:textId="77777777" w:rsidR="00FF2FC6" w:rsidRDefault="00000000">
            <w:r>
              <w:rPr>
                <w:rFonts w:eastAsia="Helvetica Neue"/>
                <w:sz w:val="20"/>
                <w:szCs w:val="20"/>
              </w:rPr>
              <w:t>○ modern flat digital illustration</w:t>
            </w:r>
          </w:p>
        </w:tc>
      </w:tr>
      <w:tr w:rsidR="00FF2FC6" w14:paraId="68D54478" w14:textId="77777777">
        <w:tblPrEx>
          <w:tblCellMar>
            <w:top w:w="0" w:type="dxa"/>
            <w:bottom w:w="0" w:type="dxa"/>
          </w:tblCellMar>
        </w:tblPrEx>
        <w:tc>
          <w:tcPr>
            <w:tcW w:w="5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E922B2C" w14:textId="77777777" w:rsidR="00FF2FC6" w:rsidRDefault="00000000">
            <w:r>
              <w:rPr>
                <w:rFonts w:eastAsia="Helvetica Neue"/>
                <w:sz w:val="20"/>
                <w:szCs w:val="20"/>
              </w:rPr>
              <w:t>6</w:t>
            </w:r>
          </w:p>
        </w:tc>
        <w:tc>
          <w:tcPr>
            <w:tcW w:w="24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88F0116" w14:textId="77777777" w:rsidR="00FF2FC6" w:rsidRDefault="00000000">
            <w:r>
              <w:rPr>
                <w:rFonts w:eastAsia="Helvetica Neue"/>
                <w:sz w:val="20"/>
                <w:szCs w:val="20"/>
              </w:rPr>
              <w:t>Buysiders OWS</w:t>
            </w:r>
          </w:p>
        </w:tc>
        <w:tc>
          <w:tcPr>
            <w:tcW w:w="12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1299B7B" w14:textId="77777777" w:rsidR="00FF2FC6" w:rsidRDefault="00000000">
            <w:r>
              <w:rPr>
                <w:rFonts w:eastAsia="Helvetica Neue"/>
                <w:sz w:val="20"/>
                <w:szCs w:val="20"/>
              </w:rPr>
              <w:t>月次</w:t>
            </w:r>
          </w:p>
        </w:tc>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43EAC81" w14:textId="77777777" w:rsidR="00FF2FC6" w:rsidRDefault="00000000">
            <w:r>
              <w:rPr>
                <w:rFonts w:eastAsia="Helvetica Neue"/>
                <w:sz w:val="20"/>
                <w:szCs w:val="20"/>
              </w:rPr>
              <w:t>editorial</w:t>
            </w:r>
          </w:p>
        </w:tc>
        <w:tc>
          <w:tcPr>
            <w:tcW w:w="34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36C9D24" w14:textId="77777777" w:rsidR="00FF2FC6" w:rsidRDefault="00000000">
            <w:r>
              <w:rPr>
                <w:rFonts w:eastAsia="Helvetica Neue"/>
                <w:sz w:val="20"/>
                <w:szCs w:val="20"/>
              </w:rPr>
              <w:t>○ financial M&amp;A metaphor illustration</w:t>
            </w:r>
          </w:p>
        </w:tc>
      </w:tr>
      <w:tr w:rsidR="00FF2FC6" w14:paraId="36727717" w14:textId="77777777">
        <w:tblPrEx>
          <w:tblCellMar>
            <w:top w:w="0" w:type="dxa"/>
            <w:bottom w:w="0" w:type="dxa"/>
          </w:tblCellMar>
        </w:tblPrEx>
        <w:tc>
          <w:tcPr>
            <w:tcW w:w="5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8B099FE" w14:textId="77777777" w:rsidR="00FF2FC6" w:rsidRDefault="00000000">
            <w:r>
              <w:rPr>
                <w:rFonts w:eastAsia="Helvetica Neue"/>
                <w:sz w:val="20"/>
                <w:szCs w:val="20"/>
              </w:rPr>
              <w:t>7</w:t>
            </w:r>
          </w:p>
        </w:tc>
        <w:tc>
          <w:tcPr>
            <w:tcW w:w="24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A107C6B" w14:textId="77777777" w:rsidR="00FF2FC6" w:rsidRDefault="00000000">
            <w:r>
              <w:rPr>
                <w:rFonts w:eastAsia="Helvetica Neue"/>
                <w:sz w:val="20"/>
                <w:szCs w:val="20"/>
              </w:rPr>
              <w:t>Business Insider</w:t>
            </w:r>
          </w:p>
        </w:tc>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581D1DD" w14:textId="77777777" w:rsidR="00FF2FC6" w:rsidRDefault="00000000">
            <w:r>
              <w:rPr>
                <w:rFonts w:eastAsia="Helvetica Neue"/>
                <w:sz w:val="20"/>
                <w:szCs w:val="20"/>
              </w:rPr>
              <w:t>日次</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05CDF94" w14:textId="77777777" w:rsidR="00FF2FC6" w:rsidRDefault="00000000">
            <w:r>
              <w:rPr>
                <w:rFonts w:eastAsia="Helvetica Neue"/>
                <w:sz w:val="20"/>
                <w:szCs w:val="20"/>
              </w:rPr>
              <w:t>lifestyle</w:t>
            </w:r>
          </w:p>
        </w:tc>
        <w:tc>
          <w:tcPr>
            <w:tcW w:w="34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5FA17DF" w14:textId="77777777" w:rsidR="00FF2FC6" w:rsidRDefault="00000000">
            <w:r>
              <w:rPr>
                <w:rFonts w:eastAsia="Helvetica Neue"/>
                <w:sz w:val="20"/>
                <w:szCs w:val="20"/>
              </w:rPr>
              <w:t>○ modern flat digital illustration</w:t>
            </w:r>
          </w:p>
        </w:tc>
      </w:tr>
      <w:tr w:rsidR="00FF2FC6" w14:paraId="570F7082" w14:textId="77777777">
        <w:tblPrEx>
          <w:tblCellMar>
            <w:top w:w="0" w:type="dxa"/>
            <w:bottom w:w="0" w:type="dxa"/>
          </w:tblCellMar>
        </w:tblPrEx>
        <w:tc>
          <w:tcPr>
            <w:tcW w:w="5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04F8638" w14:textId="77777777" w:rsidR="00FF2FC6" w:rsidRDefault="00000000">
            <w:r>
              <w:rPr>
                <w:rFonts w:eastAsia="Helvetica Neue"/>
                <w:sz w:val="20"/>
                <w:szCs w:val="20"/>
              </w:rPr>
              <w:t>8*</w:t>
            </w:r>
          </w:p>
        </w:tc>
        <w:tc>
          <w:tcPr>
            <w:tcW w:w="24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5DCFC84" w14:textId="77777777" w:rsidR="00FF2FC6" w:rsidRDefault="00000000">
            <w:r>
              <w:rPr>
                <w:rFonts w:eastAsia="Helvetica Neue"/>
                <w:sz w:val="20"/>
                <w:szCs w:val="20"/>
              </w:rPr>
              <w:t>Economist</w:t>
            </w:r>
          </w:p>
        </w:tc>
        <w:tc>
          <w:tcPr>
            <w:tcW w:w="12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9D03C8D" w14:textId="77777777" w:rsidR="00FF2FC6" w:rsidRDefault="00000000">
            <w:r>
              <w:rPr>
                <w:rFonts w:eastAsia="Helvetica Neue"/>
                <w:sz w:val="20"/>
                <w:szCs w:val="20"/>
              </w:rPr>
              <w:t>未実装</w:t>
            </w:r>
          </w:p>
        </w:tc>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4AFDCF0" w14:textId="77777777" w:rsidR="00FF2FC6" w:rsidRDefault="00000000">
            <w:r>
              <w:rPr>
                <w:rFonts w:eastAsia="Helvetica Neue"/>
                <w:sz w:val="20"/>
                <w:szCs w:val="20"/>
              </w:rPr>
              <w:t>—</w:t>
            </w:r>
          </w:p>
        </w:tc>
        <w:tc>
          <w:tcPr>
            <w:tcW w:w="34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9BBDCB9" w14:textId="77777777" w:rsidR="00FF2FC6" w:rsidRDefault="00000000">
            <w:r>
              <w:rPr>
                <w:rFonts w:eastAsia="Helvetica Neue"/>
                <w:sz w:val="20"/>
                <w:szCs w:val="20"/>
              </w:rPr>
              <w:t>× (配信開始時に追加予定)</w:t>
            </w:r>
          </w:p>
        </w:tc>
      </w:tr>
    </w:tbl>
    <w:p w14:paraId="065C1A20" w14:textId="77777777" w:rsidR="00FF2FC6" w:rsidRDefault="00000000">
      <w:pPr>
        <w:spacing w:after="120"/>
      </w:pPr>
      <w:r>
        <w:rPr>
          <w:rFonts w:eastAsia="Helvetica Neue"/>
          <w:i/>
          <w:iCs/>
          <w:color w:val="6A6D74"/>
        </w:rPr>
        <w:t>*8 Economist は 2026-04-22 時点で日次配信実績ゼロ。Phase 2.5 (2026-04-28 予定) で実装。</w:t>
      </w:r>
    </w:p>
    <w:p w14:paraId="1662EA83" w14:textId="77777777" w:rsidR="00FF2FC6" w:rsidRDefault="00000000">
      <w:r>
        <w:br w:type="page"/>
      </w:r>
    </w:p>
    <w:p w14:paraId="6BCB4F7F" w14:textId="77777777" w:rsidR="00FF2FC6" w:rsidRDefault="00000000">
      <w:pPr>
        <w:pStyle w:val="1"/>
      </w:pPr>
      <w:r>
        <w:lastRenderedPageBreak/>
        <w:t>§6. 運用フロー</w:t>
      </w:r>
      <w:r>
        <w:rPr>
          <w:color w:val="B5322C"/>
          <w:sz w:val="20"/>
          <w:szCs w:val="20"/>
        </w:rPr>
        <w:t xml:space="preserve">  【v1.3 更新】</w:t>
      </w:r>
    </w:p>
    <w:p w14:paraId="71B5A5E8" w14:textId="77777777" w:rsidR="00FF2FC6" w:rsidRDefault="00000000">
      <w:pPr>
        <w:pStyle w:val="2"/>
      </w:pPr>
      <w:r>
        <w:t>6.1 日次自動実行フロー</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FF2FC6" w14:paraId="44D28C12" w14:textId="77777777">
        <w:tblPrEx>
          <w:tblCellMar>
            <w:top w:w="0" w:type="dxa"/>
            <w:bottom w:w="0" w:type="dxa"/>
          </w:tblCellMar>
        </w:tblPrEx>
        <w:trPr>
          <w:tblHeader/>
        </w:trPr>
        <w:tc>
          <w:tcPr>
            <w:tcW w:w="18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60AAAF56" w14:textId="77777777" w:rsidR="00FF2FC6" w:rsidRDefault="00000000">
            <w:r>
              <w:rPr>
                <w:rFonts w:eastAsia="Helvetica Neue"/>
                <w:b/>
                <w:bCs/>
                <w:color w:val="FFFFFF"/>
                <w:sz w:val="20"/>
                <w:szCs w:val="20"/>
              </w:rPr>
              <w:t>時刻 (JST)</w:t>
            </w:r>
          </w:p>
        </w:tc>
        <w:tc>
          <w:tcPr>
            <w:tcW w:w="75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0F157267" w14:textId="77777777" w:rsidR="00FF2FC6" w:rsidRDefault="00000000">
            <w:r>
              <w:rPr>
                <w:rFonts w:eastAsia="Helvetica Neue"/>
                <w:b/>
                <w:bCs/>
                <w:color w:val="FFFFFF"/>
                <w:sz w:val="20"/>
                <w:szCs w:val="20"/>
              </w:rPr>
              <w:t>処理</w:t>
            </w:r>
          </w:p>
        </w:tc>
      </w:tr>
      <w:tr w:rsidR="00FF2FC6" w14:paraId="64D471D7" w14:textId="77777777">
        <w:tblPrEx>
          <w:tblCellMar>
            <w:top w:w="0" w:type="dxa"/>
            <w:bottom w:w="0" w:type="dxa"/>
          </w:tblCellMar>
        </w:tblPrEx>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C546049" w14:textId="77777777" w:rsidR="00FF2FC6" w:rsidRDefault="00000000">
            <w:r>
              <w:rPr>
                <w:rFonts w:eastAsia="Helvetica Neue"/>
                <w:sz w:val="20"/>
                <w:szCs w:val="20"/>
              </w:rPr>
              <w:t>06:00</w:t>
            </w:r>
          </w:p>
        </w:tc>
        <w:tc>
          <w:tcPr>
            <w:tcW w:w="75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BFEB0E1" w14:textId="77777777" w:rsidR="00FF2FC6" w:rsidRDefault="00000000">
            <w:r>
              <w:rPr>
                <w:rFonts w:eastAsia="Helvetica Neue"/>
                <w:sz w:val="20"/>
                <w:szCs w:val="20"/>
              </w:rPr>
              <w:t>daily-translate.yml 開始 (cron '0 21 * * *' UTC)</w:t>
            </w:r>
          </w:p>
        </w:tc>
      </w:tr>
      <w:tr w:rsidR="00FF2FC6" w14:paraId="5BF198E9" w14:textId="77777777">
        <w:tblPrEx>
          <w:tblCellMar>
            <w:top w:w="0" w:type="dxa"/>
            <w:bottom w:w="0" w:type="dxa"/>
          </w:tblCellMar>
        </w:tblPrEx>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5203799" w14:textId="77777777" w:rsidR="00FF2FC6" w:rsidRDefault="00000000">
            <w:r>
              <w:rPr>
                <w:rFonts w:eastAsia="Helvetica Neue"/>
                <w:sz w:val="20"/>
                <w:szCs w:val="20"/>
              </w:rPr>
              <w:t>06:01</w:t>
            </w:r>
          </w:p>
        </w:tc>
        <w:tc>
          <w:tcPr>
            <w:tcW w:w="75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001B10B" w14:textId="77777777" w:rsidR="00FF2FC6" w:rsidRDefault="00000000">
            <w:r>
              <w:rPr>
                <w:rFonts w:eastAsia="Helvetica Neue"/>
                <w:sz w:val="20"/>
                <w:szCs w:val="20"/>
              </w:rPr>
              <w:t>fetch_gmail.py (7 ソース取得)</w:t>
            </w:r>
          </w:p>
        </w:tc>
      </w:tr>
      <w:tr w:rsidR="00FF2FC6" w14:paraId="7ACE1756" w14:textId="77777777">
        <w:tblPrEx>
          <w:tblCellMar>
            <w:top w:w="0" w:type="dxa"/>
            <w:bottom w:w="0" w:type="dxa"/>
          </w:tblCellMar>
        </w:tblPrEx>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E83F909" w14:textId="77777777" w:rsidR="00FF2FC6" w:rsidRDefault="00000000">
            <w:r>
              <w:rPr>
                <w:rFonts w:eastAsia="Helvetica Neue"/>
                <w:sz w:val="20"/>
                <w:szCs w:val="20"/>
              </w:rPr>
              <w:t>06:02-06:04</w:t>
            </w:r>
          </w:p>
        </w:tc>
        <w:tc>
          <w:tcPr>
            <w:tcW w:w="75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7F5C688" w14:textId="77777777" w:rsidR="00FF2FC6" w:rsidRDefault="00000000">
            <w:r>
              <w:rPr>
                <w:rFonts w:eastAsia="Helvetica Neue"/>
                <w:sz w:val="20"/>
                <w:szCs w:val="20"/>
              </w:rPr>
              <w:t>translate_gemini.py (GPT-4.1 / チャンク分割 / 429 リトライ対応)</w:t>
            </w:r>
          </w:p>
        </w:tc>
      </w:tr>
      <w:tr w:rsidR="00FF2FC6" w14:paraId="2B1E413E" w14:textId="77777777">
        <w:tblPrEx>
          <w:tblCellMar>
            <w:top w:w="0" w:type="dxa"/>
            <w:bottom w:w="0" w:type="dxa"/>
          </w:tblCellMar>
        </w:tblPrEx>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F622678" w14:textId="77777777" w:rsidR="00FF2FC6" w:rsidRDefault="00000000">
            <w:r>
              <w:rPr>
                <w:rFonts w:eastAsia="Helvetica Neue"/>
                <w:sz w:val="20"/>
                <w:szCs w:val="20"/>
              </w:rPr>
              <w:t>06:05-06:07</w:t>
            </w:r>
          </w:p>
        </w:tc>
        <w:tc>
          <w:tcPr>
            <w:tcW w:w="75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36A968D" w14:textId="77777777" w:rsidR="00FF2FC6" w:rsidRDefault="00000000">
            <w:r>
              <w:rPr>
                <w:rFonts w:eastAsia="Helvetica Neue"/>
                <w:sz w:val="20"/>
                <w:szCs w:val="20"/>
              </w:rPr>
              <w:t>generate_hero_image.py (v1.1 2-stage → legacy fallback の 2 段構成で 7 枚生成) 【v1.3 更新】</w:t>
            </w:r>
          </w:p>
        </w:tc>
      </w:tr>
      <w:tr w:rsidR="00FF2FC6" w14:paraId="6B74B1D9" w14:textId="77777777">
        <w:tblPrEx>
          <w:tblCellMar>
            <w:top w:w="0" w:type="dxa"/>
            <w:bottom w:w="0" w:type="dxa"/>
          </w:tblCellMar>
        </w:tblPrEx>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2B9ACD5" w14:textId="77777777" w:rsidR="00FF2FC6" w:rsidRDefault="00000000">
            <w:r>
              <w:rPr>
                <w:rFonts w:eastAsia="Helvetica Neue"/>
                <w:sz w:val="20"/>
                <w:szCs w:val="20"/>
              </w:rPr>
              <w:t>06:08</w:t>
            </w:r>
          </w:p>
        </w:tc>
        <w:tc>
          <w:tcPr>
            <w:tcW w:w="75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82841E4" w14:textId="77777777" w:rsidR="00FF2FC6" w:rsidRDefault="00000000">
            <w:r>
              <w:rPr>
                <w:rFonts w:eastAsia="Helvetica Neue"/>
                <w:sz w:val="20"/>
                <w:szCs w:val="20"/>
              </w:rPr>
              <w:t>frontmatter 注入 (hero_image: /images/&lt;source&gt;/&lt;date&gt;.png を追加)</w:t>
            </w:r>
          </w:p>
        </w:tc>
      </w:tr>
      <w:tr w:rsidR="00FF2FC6" w14:paraId="1A16A7D1" w14:textId="77777777">
        <w:tblPrEx>
          <w:tblCellMar>
            <w:top w:w="0" w:type="dxa"/>
            <w:bottom w:w="0" w:type="dxa"/>
          </w:tblCellMar>
        </w:tblPrEx>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6D7D2DB" w14:textId="77777777" w:rsidR="00FF2FC6" w:rsidRDefault="00000000">
            <w:r>
              <w:rPr>
                <w:rFonts w:eastAsia="Helvetica Neue"/>
                <w:sz w:val="20"/>
                <w:szCs w:val="20"/>
              </w:rPr>
              <w:t>06:09</w:t>
            </w:r>
          </w:p>
        </w:tc>
        <w:tc>
          <w:tcPr>
            <w:tcW w:w="75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0C11385" w14:textId="77777777" w:rsidR="00FF2FC6" w:rsidRDefault="00000000">
            <w:r>
              <w:rPr>
                <w:rFonts w:eastAsia="Helvetica Neue"/>
                <w:sz w:val="20"/>
                <w:szCs w:val="20"/>
              </w:rPr>
              <w:t>git commit &amp; push (bot トークン経由)</w:t>
            </w:r>
          </w:p>
        </w:tc>
      </w:tr>
      <w:tr w:rsidR="00FF2FC6" w14:paraId="0C373397" w14:textId="77777777">
        <w:tblPrEx>
          <w:tblCellMar>
            <w:top w:w="0" w:type="dxa"/>
            <w:bottom w:w="0" w:type="dxa"/>
          </w:tblCellMar>
        </w:tblPrEx>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230AFE0" w14:textId="77777777" w:rsidR="00FF2FC6" w:rsidRDefault="00000000">
            <w:r>
              <w:rPr>
                <w:rFonts w:eastAsia="Helvetica Neue"/>
                <w:sz w:val="20"/>
                <w:szCs w:val="20"/>
              </w:rPr>
              <w:t>06:10-06:11</w:t>
            </w:r>
          </w:p>
        </w:tc>
        <w:tc>
          <w:tcPr>
            <w:tcW w:w="75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0D811FF" w14:textId="77777777" w:rsidR="00FF2FC6" w:rsidRDefault="00000000">
            <w:r>
              <w:rPr>
                <w:rFonts w:eastAsia="Helvetica Neue"/>
                <w:sz w:val="20"/>
                <w:szCs w:val="20"/>
              </w:rPr>
              <w:t>deploy.yml → Hugo build → Pages deploy</w:t>
            </w:r>
          </w:p>
        </w:tc>
      </w:tr>
    </w:tbl>
    <w:p w14:paraId="3CC2D410" w14:textId="77777777" w:rsidR="00FF2FC6" w:rsidRDefault="00000000">
      <w:pPr>
        <w:pStyle w:val="2"/>
      </w:pPr>
      <w:r>
        <w:t>6.2 Hero 画像生成フローの詳細 【v1.3 新規】</w:t>
      </w:r>
    </w:p>
    <w:p w14:paraId="194E4A19" w14:textId="77777777" w:rsidR="00FF2FC6" w:rsidRDefault="00000000">
      <w:pPr>
        <w:shd w:val="clear" w:color="auto" w:fill="F6F4EE"/>
        <w:ind w:left="360"/>
      </w:pPr>
      <w:r>
        <w:rPr>
          <w:rFonts w:ascii="Courier New" w:eastAsia="Courier New" w:hAnsi="Courier New" w:cs="Courier New"/>
          <w:color w:val="303641"/>
          <w:sz w:val="18"/>
          <w:szCs w:val="18"/>
        </w:rPr>
        <w:t>for source in [wsj, nyt-bn, nyt-op, short-squeez, skift, buysiders, business-insider]:</w:t>
      </w:r>
    </w:p>
    <w:p w14:paraId="6B7D6437" w14:textId="77777777" w:rsidR="00FF2FC6" w:rsidRDefault="00000000">
      <w:pPr>
        <w:shd w:val="clear" w:color="auto" w:fill="F6F4EE"/>
        <w:ind w:left="360"/>
      </w:pPr>
      <w:r>
        <w:rPr>
          <w:rFonts w:ascii="Courier New" w:eastAsia="Courier New" w:hAnsi="Courier New" w:cs="Courier New"/>
          <w:color w:val="303641"/>
          <w:sz w:val="18"/>
          <w:szCs w:val="18"/>
        </w:rPr>
        <w:t xml:space="preserve">    fm = parse_frontmatter(content/&lt;source&gt;/&lt;date&gt;.md)</w:t>
      </w:r>
    </w:p>
    <w:p w14:paraId="447A8898" w14:textId="77777777" w:rsidR="00FF2FC6" w:rsidRDefault="00000000">
      <w:pPr>
        <w:shd w:val="clear" w:color="auto" w:fill="F6F4EE"/>
        <w:ind w:left="360"/>
      </w:pPr>
      <w:r>
        <w:rPr>
          <w:rFonts w:ascii="Courier New" w:eastAsia="Courier New" w:hAnsi="Courier New" w:cs="Courier New"/>
          <w:color w:val="303641"/>
          <w:sz w:val="18"/>
          <w:szCs w:val="18"/>
        </w:rPr>
        <w:t xml:space="preserve">    summary = fm.get('summary')</w:t>
      </w:r>
    </w:p>
    <w:p w14:paraId="2BD6F760" w14:textId="77777777" w:rsidR="00FF2FC6" w:rsidRDefault="00000000">
      <w:pPr>
        <w:shd w:val="clear" w:color="auto" w:fill="F6F4EE"/>
        <w:ind w:left="360"/>
      </w:pPr>
      <w:r>
        <w:rPr>
          <w:rFonts w:ascii="Courier New" w:eastAsia="Courier New" w:hAnsi="Courier New" w:cs="Courier New"/>
          <w:color w:val="303641"/>
          <w:sz w:val="18"/>
          <w:szCs w:val="18"/>
        </w:rPr>
        <w:t xml:space="preserve">    png, meta = generate_hero_with_fallback(source, fm, GEMINI_API_KEY)</w:t>
      </w:r>
    </w:p>
    <w:p w14:paraId="70DCF4A4" w14:textId="77777777" w:rsidR="00FF2FC6" w:rsidRDefault="00000000">
      <w:pPr>
        <w:shd w:val="clear" w:color="auto" w:fill="F6F4EE"/>
        <w:ind w:left="360"/>
      </w:pPr>
      <w:r>
        <w:rPr>
          <w:rFonts w:ascii="Courier New" w:eastAsia="Courier New" w:hAnsi="Courier New" w:cs="Courier New"/>
          <w:color w:val="303641"/>
          <w:sz w:val="18"/>
          <w:szCs w:val="18"/>
        </w:rPr>
        <w:t xml:space="preserve">    #   meta['path'] in {'2-stage', 'legacy'}</w:t>
      </w:r>
    </w:p>
    <w:p w14:paraId="67A21E74" w14:textId="77777777" w:rsidR="00FF2FC6" w:rsidRDefault="00000000">
      <w:pPr>
        <w:shd w:val="clear" w:color="auto" w:fill="F6F4EE"/>
        <w:ind w:left="360"/>
      </w:pPr>
      <w:r>
        <w:rPr>
          <w:rFonts w:ascii="Courier New" w:eastAsia="Courier New" w:hAnsi="Courier New" w:cs="Courier New"/>
          <w:color w:val="303641"/>
          <w:sz w:val="18"/>
          <w:szCs w:val="18"/>
        </w:rPr>
        <w:t xml:space="preserve">    #   meta['concept'] = {core_theme, visual_metaphor, contextual_detail, primary_subject_noun} or None</w:t>
      </w:r>
    </w:p>
    <w:p w14:paraId="5177311D" w14:textId="77777777" w:rsidR="00FF2FC6" w:rsidRDefault="00000000">
      <w:pPr>
        <w:shd w:val="clear" w:color="auto" w:fill="F6F4EE"/>
        <w:ind w:left="360"/>
      </w:pPr>
      <w:r>
        <w:rPr>
          <w:rFonts w:ascii="Courier New" w:eastAsia="Courier New" w:hAnsi="Courier New" w:cs="Courier New"/>
          <w:color w:val="303641"/>
          <w:sz w:val="18"/>
          <w:szCs w:val="18"/>
        </w:rPr>
        <w:t xml:space="preserve">    warn_if_not_16x9(png, label=f'{source}/{date}')  # aspect ratio ±5% check</w:t>
      </w:r>
    </w:p>
    <w:p w14:paraId="64A411BB" w14:textId="77777777" w:rsidR="00FF2FC6" w:rsidRDefault="00000000">
      <w:pPr>
        <w:shd w:val="clear" w:color="auto" w:fill="F6F4EE"/>
        <w:ind w:left="360"/>
      </w:pPr>
      <w:r>
        <w:rPr>
          <w:rFonts w:ascii="Courier New" w:eastAsia="Courier New" w:hAnsi="Courier New" w:cs="Courier New"/>
          <w:color w:val="303641"/>
          <w:sz w:val="18"/>
          <w:szCs w:val="18"/>
        </w:rPr>
        <w:t xml:space="preserve">    output_dir = os.environ.get('HERO_OUTPUT_DIR', 'static/images')</w:t>
      </w:r>
    </w:p>
    <w:p w14:paraId="054917DE" w14:textId="77777777" w:rsidR="00FF2FC6" w:rsidRDefault="00000000">
      <w:pPr>
        <w:shd w:val="clear" w:color="auto" w:fill="F6F4EE"/>
        <w:ind w:left="360"/>
      </w:pPr>
      <w:r>
        <w:rPr>
          <w:rFonts w:ascii="Courier New" w:eastAsia="Courier New" w:hAnsi="Courier New" w:cs="Courier New"/>
          <w:color w:val="303641"/>
          <w:sz w:val="18"/>
          <w:szCs w:val="18"/>
        </w:rPr>
        <w:t xml:space="preserve">    save_to(output_dir/&lt;source&gt;/&lt;date&gt;.png)</w:t>
      </w:r>
    </w:p>
    <w:p w14:paraId="60254676" w14:textId="77777777" w:rsidR="00FF2FC6" w:rsidRDefault="00000000">
      <w:pPr>
        <w:shd w:val="clear" w:color="auto" w:fill="F6F4EE"/>
        <w:ind w:left="360"/>
      </w:pPr>
      <w:r>
        <w:rPr>
          <w:rFonts w:ascii="Courier New" w:eastAsia="Courier New" w:hAnsi="Courier New" w:cs="Courier New"/>
          <w:color w:val="303641"/>
          <w:sz w:val="18"/>
          <w:szCs w:val="18"/>
        </w:rPr>
        <w:t xml:space="preserve">    if not os.environ.get('HERO_SKIP_FRONTMATTER_INJECT'):</w:t>
      </w:r>
    </w:p>
    <w:p w14:paraId="110CFA28" w14:textId="77777777" w:rsidR="00FF2FC6" w:rsidRDefault="00000000">
      <w:pPr>
        <w:shd w:val="clear" w:color="auto" w:fill="F6F4EE"/>
        <w:ind w:left="360"/>
      </w:pPr>
      <w:r>
        <w:rPr>
          <w:rFonts w:ascii="Courier New" w:eastAsia="Courier New" w:hAnsi="Courier New" w:cs="Courier New"/>
          <w:color w:val="303641"/>
          <w:sz w:val="18"/>
          <w:szCs w:val="18"/>
        </w:rPr>
        <w:t xml:space="preserve">        inject_frontmatter(content/&lt;source&gt;/&lt;date&gt;.md, hero_image=path)</w:t>
      </w:r>
    </w:p>
    <w:p w14:paraId="39E5897A" w14:textId="77777777" w:rsidR="00FF2FC6" w:rsidRDefault="00000000">
      <w:r>
        <w:br w:type="page"/>
      </w:r>
    </w:p>
    <w:p w14:paraId="35D7E8F5" w14:textId="77777777" w:rsidR="00FF2FC6" w:rsidRDefault="00000000">
      <w:pPr>
        <w:pStyle w:val="1"/>
      </w:pPr>
      <w:r>
        <w:lastRenderedPageBreak/>
        <w:t>§7. 監視・トラブルシュート</w:t>
      </w:r>
      <w:r>
        <w:rPr>
          <w:color w:val="B5322C"/>
          <w:sz w:val="20"/>
          <w:szCs w:val="20"/>
        </w:rPr>
        <w:t xml:space="preserve">  【v1.3 更新】</w:t>
      </w:r>
    </w:p>
    <w:p w14:paraId="3710DE77" w14:textId="77777777" w:rsidR="00FF2FC6" w:rsidRDefault="00000000">
      <w:pPr>
        <w:pStyle w:val="2"/>
      </w:pPr>
      <w:r>
        <w:t>7.1 ログの見方</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FF2FC6" w14:paraId="644DB706" w14:textId="77777777">
        <w:tblPrEx>
          <w:tblCellMar>
            <w:top w:w="0" w:type="dxa"/>
            <w:bottom w:w="0" w:type="dxa"/>
          </w:tblCellMar>
        </w:tblPrEx>
        <w:trPr>
          <w:tblHeader/>
        </w:trPr>
        <w:tc>
          <w:tcPr>
            <w:tcW w:w="36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1D333E72" w14:textId="77777777" w:rsidR="00FF2FC6" w:rsidRDefault="00000000">
            <w:r>
              <w:rPr>
                <w:rFonts w:eastAsia="Helvetica Neue"/>
                <w:b/>
                <w:bCs/>
                <w:color w:val="FFFFFF"/>
                <w:sz w:val="20"/>
                <w:szCs w:val="20"/>
              </w:rPr>
              <w:t>対象</w:t>
            </w:r>
          </w:p>
        </w:tc>
        <w:tc>
          <w:tcPr>
            <w:tcW w:w="57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51EF4C44" w14:textId="77777777" w:rsidR="00FF2FC6" w:rsidRDefault="00000000">
            <w:r>
              <w:rPr>
                <w:rFonts w:eastAsia="Helvetica Neue"/>
                <w:b/>
                <w:bCs/>
                <w:color w:val="FFFFFF"/>
                <w:sz w:val="20"/>
                <w:szCs w:val="20"/>
              </w:rPr>
              <w:t>grep パターン</w:t>
            </w:r>
          </w:p>
        </w:tc>
      </w:tr>
      <w:tr w:rsidR="00FF2FC6" w14:paraId="13F400ED" w14:textId="77777777">
        <w:tblPrEx>
          <w:tblCellMar>
            <w:top w:w="0" w:type="dxa"/>
            <w:bottom w:w="0" w:type="dxa"/>
          </w:tblCellMar>
        </w:tblPrEx>
        <w:tc>
          <w:tcPr>
            <w:tcW w:w="3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47357B8" w14:textId="77777777" w:rsidR="00FF2FC6" w:rsidRDefault="00000000">
            <w:r>
              <w:rPr>
                <w:rFonts w:eastAsia="Helvetica Neue"/>
                <w:sz w:val="20"/>
                <w:szCs w:val="20"/>
              </w:rPr>
              <w:t>翻訳エラー</w:t>
            </w:r>
          </w:p>
        </w:tc>
        <w:tc>
          <w:tcPr>
            <w:tcW w:w="5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7F8EEF5" w14:textId="77777777" w:rsidR="00FF2FC6" w:rsidRDefault="00000000">
            <w:r>
              <w:rPr>
                <w:rFonts w:eastAsia="Helvetica Neue"/>
                <w:sz w:val="20"/>
                <w:szCs w:val="20"/>
              </w:rPr>
              <w:t>grep -E "\[translate\]|error"</w:t>
            </w:r>
          </w:p>
        </w:tc>
      </w:tr>
      <w:tr w:rsidR="00FF2FC6" w14:paraId="1EC55DCD" w14:textId="77777777">
        <w:tblPrEx>
          <w:tblCellMar>
            <w:top w:w="0" w:type="dxa"/>
            <w:bottom w:w="0" w:type="dxa"/>
          </w:tblCellMar>
        </w:tblPrEx>
        <w:tc>
          <w:tcPr>
            <w:tcW w:w="3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2D4485C" w14:textId="77777777" w:rsidR="00FF2FC6" w:rsidRDefault="00000000">
            <w:r>
              <w:rPr>
                <w:rFonts w:eastAsia="Helvetica Neue"/>
                <w:sz w:val="20"/>
                <w:szCs w:val="20"/>
              </w:rPr>
              <w:t>Hero 画像 (全般)</w:t>
            </w:r>
          </w:p>
        </w:tc>
        <w:tc>
          <w:tcPr>
            <w:tcW w:w="57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4E8B71A" w14:textId="77777777" w:rsidR="00FF2FC6" w:rsidRDefault="00000000">
            <w:r>
              <w:rPr>
                <w:rFonts w:eastAsia="Helvetica Neue"/>
                <w:sz w:val="20"/>
                <w:szCs w:val="20"/>
              </w:rPr>
              <w:t>grep -E "🎨|\[hero\]|\[gemini\]"</w:t>
            </w:r>
          </w:p>
        </w:tc>
      </w:tr>
      <w:tr w:rsidR="00FF2FC6" w14:paraId="054E5108" w14:textId="77777777">
        <w:tblPrEx>
          <w:tblCellMar>
            <w:top w:w="0" w:type="dxa"/>
            <w:bottom w:w="0" w:type="dxa"/>
          </w:tblCellMar>
        </w:tblPrEx>
        <w:tc>
          <w:tcPr>
            <w:tcW w:w="3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4AC56F8" w14:textId="77777777" w:rsidR="00FF2FC6" w:rsidRDefault="00000000">
            <w:r>
              <w:rPr>
                <w:rFonts w:eastAsia="Helvetica Neue"/>
                <w:sz w:val="20"/>
                <w:szCs w:val="20"/>
              </w:rPr>
              <w:t>2-stage 経路成功 【v1.3 新規】</w:t>
            </w:r>
          </w:p>
        </w:tc>
        <w:tc>
          <w:tcPr>
            <w:tcW w:w="5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291253D" w14:textId="77777777" w:rsidR="00FF2FC6" w:rsidRDefault="00000000">
            <w:r>
              <w:rPr>
                <w:rFonts w:eastAsia="Helvetica Neue"/>
                <w:sz w:val="20"/>
                <w:szCs w:val="20"/>
              </w:rPr>
              <w:t>grep "v1.1 2-stage path"</w:t>
            </w:r>
          </w:p>
        </w:tc>
      </w:tr>
      <w:tr w:rsidR="00FF2FC6" w14:paraId="0D30157F" w14:textId="77777777">
        <w:tblPrEx>
          <w:tblCellMar>
            <w:top w:w="0" w:type="dxa"/>
            <w:bottom w:w="0" w:type="dxa"/>
          </w:tblCellMar>
        </w:tblPrEx>
        <w:tc>
          <w:tcPr>
            <w:tcW w:w="3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8875867" w14:textId="77777777" w:rsidR="00FF2FC6" w:rsidRDefault="00000000">
            <w:r>
              <w:rPr>
                <w:rFonts w:eastAsia="Helvetica Neue"/>
                <w:sz w:val="20"/>
                <w:szCs w:val="20"/>
              </w:rPr>
              <w:t>legacy fallback 発動 【v1.3 新規】</w:t>
            </w:r>
          </w:p>
        </w:tc>
        <w:tc>
          <w:tcPr>
            <w:tcW w:w="57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B573F9B" w14:textId="77777777" w:rsidR="00FF2FC6" w:rsidRDefault="00000000">
            <w:r>
              <w:rPr>
                <w:rFonts w:eastAsia="Helvetica Neue"/>
                <w:sz w:val="20"/>
                <w:szCs w:val="20"/>
              </w:rPr>
              <w:t>grep "legacy direct-summary path"</w:t>
            </w:r>
          </w:p>
        </w:tc>
      </w:tr>
      <w:tr w:rsidR="00FF2FC6" w14:paraId="453FA176" w14:textId="77777777">
        <w:tblPrEx>
          <w:tblCellMar>
            <w:top w:w="0" w:type="dxa"/>
            <w:bottom w:w="0" w:type="dxa"/>
          </w:tblCellMar>
        </w:tblPrEx>
        <w:tc>
          <w:tcPr>
            <w:tcW w:w="3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8B56A1A" w14:textId="77777777" w:rsidR="00FF2FC6" w:rsidRDefault="00000000">
            <w:r>
              <w:rPr>
                <w:rFonts w:eastAsia="Helvetica Neue"/>
                <w:sz w:val="20"/>
                <w:szCs w:val="20"/>
              </w:rPr>
              <w:t>Gemini thinking 暴走 【v1.3 新規】</w:t>
            </w:r>
          </w:p>
        </w:tc>
        <w:tc>
          <w:tcPr>
            <w:tcW w:w="5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2B42D6E" w14:textId="77777777" w:rsidR="00FF2FC6" w:rsidRDefault="00000000">
            <w:r>
              <w:rPr>
                <w:rFonts w:eastAsia="Helvetica Neue"/>
                <w:sz w:val="20"/>
                <w:szCs w:val="20"/>
              </w:rPr>
              <w:t>grep "thoughtsTokenCount"</w:t>
            </w:r>
          </w:p>
        </w:tc>
      </w:tr>
      <w:tr w:rsidR="00FF2FC6" w14:paraId="54E30983" w14:textId="77777777">
        <w:tblPrEx>
          <w:tblCellMar>
            <w:top w:w="0" w:type="dxa"/>
            <w:bottom w:w="0" w:type="dxa"/>
          </w:tblCellMar>
        </w:tblPrEx>
        <w:tc>
          <w:tcPr>
            <w:tcW w:w="3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522172A" w14:textId="77777777" w:rsidR="00FF2FC6" w:rsidRDefault="00000000">
            <w:r>
              <w:rPr>
                <w:rFonts w:eastAsia="Helvetica Neue"/>
                <w:sz w:val="20"/>
                <w:szCs w:val="20"/>
              </w:rPr>
              <w:t>JSON prefix 汚染 【v1.3 新規】</w:t>
            </w:r>
          </w:p>
        </w:tc>
        <w:tc>
          <w:tcPr>
            <w:tcW w:w="57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7DF844A" w14:textId="77777777" w:rsidR="00FF2FC6" w:rsidRDefault="00000000">
            <w:r>
              <w:rPr>
                <w:rFonts w:eastAsia="Helvetica Neue"/>
                <w:sz w:val="20"/>
                <w:szCs w:val="20"/>
              </w:rPr>
              <w:t>grep "Here is the JSON"</w:t>
            </w:r>
          </w:p>
        </w:tc>
      </w:tr>
      <w:tr w:rsidR="00FF2FC6" w14:paraId="45250EC6" w14:textId="77777777">
        <w:tblPrEx>
          <w:tblCellMar>
            <w:top w:w="0" w:type="dxa"/>
            <w:bottom w:w="0" w:type="dxa"/>
          </w:tblCellMar>
        </w:tblPrEx>
        <w:tc>
          <w:tcPr>
            <w:tcW w:w="3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4F0BF62" w14:textId="77777777" w:rsidR="00FF2FC6" w:rsidRDefault="00000000">
            <w:r>
              <w:rPr>
                <w:rFonts w:eastAsia="Helvetica Neue"/>
                <w:sz w:val="20"/>
                <w:szCs w:val="20"/>
              </w:rPr>
              <w:t>Rate limit</w:t>
            </w:r>
          </w:p>
        </w:tc>
        <w:tc>
          <w:tcPr>
            <w:tcW w:w="5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2EACF72" w14:textId="77777777" w:rsidR="00FF2FC6" w:rsidRDefault="00000000">
            <w:r>
              <w:rPr>
                <w:rFonts w:eastAsia="Helvetica Neue"/>
                <w:sz w:val="20"/>
                <w:szCs w:val="20"/>
              </w:rPr>
              <w:t>grep "HTTP 429"</w:t>
            </w:r>
          </w:p>
        </w:tc>
      </w:tr>
      <w:tr w:rsidR="00FF2FC6" w14:paraId="20BB3A27" w14:textId="77777777">
        <w:tblPrEx>
          <w:tblCellMar>
            <w:top w:w="0" w:type="dxa"/>
            <w:bottom w:w="0" w:type="dxa"/>
          </w:tblCellMar>
        </w:tblPrEx>
        <w:tc>
          <w:tcPr>
            <w:tcW w:w="3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9B48AE9" w14:textId="77777777" w:rsidR="00FF2FC6" w:rsidRDefault="00000000">
            <w:r>
              <w:rPr>
                <w:rFonts w:eastAsia="Helvetica Neue"/>
                <w:sz w:val="20"/>
                <w:szCs w:val="20"/>
              </w:rPr>
              <w:t>Service unavailable</w:t>
            </w:r>
          </w:p>
        </w:tc>
        <w:tc>
          <w:tcPr>
            <w:tcW w:w="57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E41E356" w14:textId="77777777" w:rsidR="00FF2FC6" w:rsidRDefault="00000000">
            <w:r>
              <w:rPr>
                <w:rFonts w:eastAsia="Helvetica Neue"/>
                <w:sz w:val="20"/>
                <w:szCs w:val="20"/>
              </w:rPr>
              <w:t>grep "HTTP 503"</w:t>
            </w:r>
          </w:p>
        </w:tc>
      </w:tr>
      <w:tr w:rsidR="00FF2FC6" w14:paraId="2EFA0870" w14:textId="77777777">
        <w:tblPrEx>
          <w:tblCellMar>
            <w:top w:w="0" w:type="dxa"/>
            <w:bottom w:w="0" w:type="dxa"/>
          </w:tblCellMar>
        </w:tblPrEx>
        <w:tc>
          <w:tcPr>
            <w:tcW w:w="3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9B2B0D3" w14:textId="77777777" w:rsidR="00FF2FC6" w:rsidRDefault="00000000">
            <w:r>
              <w:rPr>
                <w:rFonts w:eastAsia="Helvetica Neue"/>
                <w:sz w:val="20"/>
                <w:szCs w:val="20"/>
              </w:rPr>
              <w:t>Deploy</w:t>
            </w:r>
          </w:p>
        </w:tc>
        <w:tc>
          <w:tcPr>
            <w:tcW w:w="5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7367381" w14:textId="77777777" w:rsidR="00FF2FC6" w:rsidRDefault="00000000">
            <w:r>
              <w:rPr>
                <w:rFonts w:eastAsia="Helvetica Neue"/>
                <w:sz w:val="20"/>
                <w:szCs w:val="20"/>
              </w:rPr>
              <w:t>grep "Pages deploy"</w:t>
            </w:r>
          </w:p>
        </w:tc>
      </w:tr>
    </w:tbl>
    <w:p w14:paraId="49226BBB" w14:textId="77777777" w:rsidR="00FF2FC6" w:rsidRDefault="00000000">
      <w:pPr>
        <w:pStyle w:val="2"/>
      </w:pPr>
      <w:r>
        <w:t>7.2 典型的失敗パターン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FF2FC6" w14:paraId="5369F341" w14:textId="77777777">
        <w:tblPrEx>
          <w:tblCellMar>
            <w:top w:w="0" w:type="dxa"/>
            <w:bottom w:w="0" w:type="dxa"/>
          </w:tblCellMar>
        </w:tblPrEx>
        <w:trPr>
          <w:tblHeader/>
        </w:trPr>
        <w:tc>
          <w:tcPr>
            <w:tcW w:w="28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488BC3DE" w14:textId="77777777" w:rsidR="00FF2FC6" w:rsidRDefault="00000000">
            <w:r>
              <w:rPr>
                <w:rFonts w:eastAsia="Helvetica Neue"/>
                <w:b/>
                <w:bCs/>
                <w:color w:val="FFFFFF"/>
                <w:sz w:val="20"/>
                <w:szCs w:val="20"/>
              </w:rPr>
              <w:t>エラー</w:t>
            </w:r>
          </w:p>
        </w:tc>
        <w:tc>
          <w:tcPr>
            <w:tcW w:w="30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34E5FACF" w14:textId="77777777" w:rsidR="00FF2FC6" w:rsidRDefault="00000000">
            <w:r>
              <w:rPr>
                <w:rFonts w:eastAsia="Helvetica Neue"/>
                <w:b/>
                <w:bCs/>
                <w:color w:val="FFFFFF"/>
                <w:sz w:val="20"/>
                <w:szCs w:val="20"/>
              </w:rPr>
              <w:t>原因</w:t>
            </w:r>
          </w:p>
        </w:tc>
        <w:tc>
          <w:tcPr>
            <w:tcW w:w="35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75D3A4E6" w14:textId="77777777" w:rsidR="00FF2FC6" w:rsidRDefault="00000000">
            <w:r>
              <w:rPr>
                <w:rFonts w:eastAsia="Helvetica Neue"/>
                <w:b/>
                <w:bCs/>
                <w:color w:val="FFFFFF"/>
                <w:sz w:val="20"/>
                <w:szCs w:val="20"/>
              </w:rPr>
              <w:t>対策</w:t>
            </w:r>
          </w:p>
        </w:tc>
      </w:tr>
      <w:tr w:rsidR="00FF2FC6" w14:paraId="766FDC6B" w14:textId="77777777">
        <w:tblPrEx>
          <w:tblCellMar>
            <w:top w:w="0" w:type="dxa"/>
            <w:bottom w:w="0" w:type="dxa"/>
          </w:tblCellMar>
        </w:tblPrEx>
        <w:tc>
          <w:tcPr>
            <w:tcW w:w="2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2A5ED71" w14:textId="77777777" w:rsidR="00FF2FC6" w:rsidRDefault="00000000">
            <w:r>
              <w:rPr>
                <w:rFonts w:eastAsia="Helvetica Neue"/>
                <w:sz w:val="20"/>
                <w:szCs w:val="20"/>
              </w:rPr>
              <w:t>GEMINI_API_KEY not set</w:t>
            </w:r>
          </w:p>
        </w:tc>
        <w:tc>
          <w:tcPr>
            <w:tcW w:w="3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292BFF2" w14:textId="77777777" w:rsidR="00FF2FC6" w:rsidRDefault="00000000">
            <w:r>
              <w:rPr>
                <w:rFonts w:eastAsia="Helvetica Neue"/>
                <w:sz w:val="20"/>
                <w:szCs w:val="20"/>
              </w:rPr>
              <w:t>Secret 未登録</w:t>
            </w:r>
          </w:p>
        </w:tc>
        <w:tc>
          <w:tcPr>
            <w:tcW w:w="35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2DA9415" w14:textId="77777777" w:rsidR="00FF2FC6" w:rsidRDefault="00000000">
            <w:r>
              <w:rPr>
                <w:rFonts w:eastAsia="Helvetica Neue"/>
                <w:sz w:val="20"/>
                <w:szCs w:val="20"/>
              </w:rPr>
              <w:t>GitHub Settings &gt; Secrets and variables に登録</w:t>
            </w:r>
          </w:p>
        </w:tc>
      </w:tr>
      <w:tr w:rsidR="00FF2FC6" w14:paraId="41B6BB6F" w14:textId="77777777">
        <w:tblPrEx>
          <w:tblCellMar>
            <w:top w:w="0" w:type="dxa"/>
            <w:bottom w:w="0" w:type="dxa"/>
          </w:tblCellMar>
        </w:tblPrEx>
        <w:tc>
          <w:tcPr>
            <w:tcW w:w="2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C67D933" w14:textId="77777777" w:rsidR="00FF2FC6" w:rsidRDefault="00000000">
            <w:r>
              <w:rPr>
                <w:rFonts w:eastAsia="Helvetica Neue"/>
                <w:sz w:val="20"/>
                <w:szCs w:val="20"/>
              </w:rPr>
              <w:t>HTTP 429 (Gemini)</w:t>
            </w:r>
          </w:p>
        </w:tc>
        <w:tc>
          <w:tcPr>
            <w:tcW w:w="3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7045BC1" w14:textId="77777777" w:rsidR="00FF2FC6" w:rsidRDefault="00000000">
            <w:r>
              <w:rPr>
                <w:rFonts w:eastAsia="Helvetica Neue"/>
                <w:sz w:val="20"/>
                <w:szCs w:val="20"/>
              </w:rPr>
              <w:t>500 img/日 超過、または 15 RPM 超過</w:t>
            </w:r>
          </w:p>
        </w:tc>
        <w:tc>
          <w:tcPr>
            <w:tcW w:w="35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D410055" w14:textId="77777777" w:rsidR="00FF2FC6" w:rsidRDefault="00000000">
            <w:r>
              <w:rPr>
                <w:rFonts w:eastAsia="Helvetica Neue"/>
                <w:sz w:val="20"/>
                <w:szCs w:val="20"/>
              </w:rPr>
              <w:t>翌日待機、または generate_hero_image の呼出間隔を調整</w:t>
            </w:r>
          </w:p>
        </w:tc>
      </w:tr>
      <w:tr w:rsidR="00FF2FC6" w14:paraId="6331EDED" w14:textId="77777777">
        <w:tblPrEx>
          <w:tblCellMar>
            <w:top w:w="0" w:type="dxa"/>
            <w:bottom w:w="0" w:type="dxa"/>
          </w:tblCellMar>
        </w:tblPrEx>
        <w:tc>
          <w:tcPr>
            <w:tcW w:w="2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A416339" w14:textId="77777777" w:rsidR="00FF2FC6" w:rsidRDefault="00000000">
            <w:r>
              <w:rPr>
                <w:rFonts w:eastAsia="Helvetica Neue"/>
                <w:sz w:val="20"/>
                <w:szCs w:val="20"/>
              </w:rPr>
              <w:t>HTTP 503 Service Unavailable 【v1.3 実配信で確認】</w:t>
            </w:r>
          </w:p>
        </w:tc>
        <w:tc>
          <w:tcPr>
            <w:tcW w:w="3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98849A3" w14:textId="77777777" w:rsidR="00FF2FC6" w:rsidRDefault="00000000">
            <w:r>
              <w:rPr>
                <w:rFonts w:eastAsia="Helvetica Neue"/>
                <w:sz w:val="20"/>
                <w:szCs w:val="20"/>
              </w:rPr>
              <w:t>Gemini 2.5 Flash 側の一時的高負荷</w:t>
            </w:r>
          </w:p>
        </w:tc>
        <w:tc>
          <w:tcPr>
            <w:tcW w:w="35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C7DDA70" w14:textId="77777777" w:rsidR="00FF2FC6" w:rsidRDefault="00000000">
            <w:r>
              <w:rPr>
                <w:rFonts w:eastAsia="Helvetica Neue"/>
                <w:sz w:val="20"/>
                <w:szCs w:val="20"/>
              </w:rPr>
              <w:t>exponential backoff で 4 回リトライ。5-15s × 3。90秒超えると retry 枯渇。</w:t>
            </w:r>
          </w:p>
        </w:tc>
      </w:tr>
      <w:tr w:rsidR="00FF2FC6" w14:paraId="6BE25400" w14:textId="77777777">
        <w:tblPrEx>
          <w:tblCellMar>
            <w:top w:w="0" w:type="dxa"/>
            <w:bottom w:w="0" w:type="dxa"/>
          </w:tblCellMar>
        </w:tblPrEx>
        <w:tc>
          <w:tcPr>
            <w:tcW w:w="2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D8184E0" w14:textId="77777777" w:rsidR="00FF2FC6" w:rsidRDefault="00000000">
            <w:r>
              <w:rPr>
                <w:rFonts w:eastAsia="Helvetica Neue"/>
                <w:sz w:val="20"/>
                <w:szCs w:val="20"/>
              </w:rPr>
              <w:t>HTTP 400 Safety</w:t>
            </w:r>
          </w:p>
        </w:tc>
        <w:tc>
          <w:tcPr>
            <w:tcW w:w="3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CD34ECE" w14:textId="77777777" w:rsidR="00FF2FC6" w:rsidRDefault="00000000">
            <w:r>
              <w:rPr>
                <w:rFonts w:eastAsia="Helvetica Neue"/>
                <w:sz w:val="20"/>
                <w:szCs w:val="20"/>
              </w:rPr>
              <w:t>プロンプトがポリシー違反</w:t>
            </w:r>
          </w:p>
        </w:tc>
        <w:tc>
          <w:tcPr>
            <w:tcW w:w="35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1830EFA" w14:textId="77777777" w:rsidR="00FF2FC6" w:rsidRDefault="00000000">
            <w:r>
              <w:rPr>
                <w:rFonts w:eastAsia="Helvetica Neue"/>
                <w:sz w:val="20"/>
                <w:szCs w:val="20"/>
              </w:rPr>
              <w:t>summary を変更、または media を変更</w:t>
            </w:r>
          </w:p>
        </w:tc>
      </w:tr>
      <w:tr w:rsidR="00FF2FC6" w14:paraId="48ED0CAE" w14:textId="77777777">
        <w:tblPrEx>
          <w:tblCellMar>
            <w:top w:w="0" w:type="dxa"/>
            <w:bottom w:w="0" w:type="dxa"/>
          </w:tblCellMar>
        </w:tblPrEx>
        <w:tc>
          <w:tcPr>
            <w:tcW w:w="2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4BD7344" w14:textId="77777777" w:rsidR="00FF2FC6" w:rsidRDefault="00000000">
            <w:r>
              <w:rPr>
                <w:rFonts w:eastAsia="Helvetica Neue"/>
                <w:sz w:val="20"/>
                <w:szCs w:val="20"/>
              </w:rPr>
              <w:t>bot push deploy 未トリガ</w:t>
            </w:r>
          </w:p>
        </w:tc>
        <w:tc>
          <w:tcPr>
            <w:tcW w:w="3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2FBEDDD" w14:textId="77777777" w:rsidR="00FF2FC6" w:rsidRDefault="00000000">
            <w:r>
              <w:rPr>
                <w:rFonts w:eastAsia="Helvetica Neue"/>
                <w:sz w:val="20"/>
                <w:szCs w:val="20"/>
              </w:rPr>
              <w:t>GitHub token 仕様制限</w:t>
            </w:r>
          </w:p>
        </w:tc>
        <w:tc>
          <w:tcPr>
            <w:tcW w:w="35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5E12249" w14:textId="77777777" w:rsidR="00FF2FC6" w:rsidRDefault="00000000">
            <w:r>
              <w:rPr>
                <w:rFonts w:eastAsia="Helvetica Neue"/>
                <w:sz w:val="20"/>
                <w:szCs w:val="20"/>
              </w:rPr>
              <w:t>Phase 3.5 (未着手) で修正予定</w:t>
            </w:r>
          </w:p>
        </w:tc>
      </w:tr>
      <w:tr w:rsidR="00FF2FC6" w14:paraId="3E862934" w14:textId="77777777">
        <w:tblPrEx>
          <w:tblCellMar>
            <w:top w:w="0" w:type="dxa"/>
            <w:bottom w:w="0" w:type="dxa"/>
          </w:tblCellMar>
        </w:tblPrEx>
        <w:tc>
          <w:tcPr>
            <w:tcW w:w="2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90C57F6" w14:textId="77777777" w:rsidR="00FF2FC6" w:rsidRDefault="00000000">
            <w:r>
              <w:rPr>
                <w:rFonts w:eastAsia="Helvetica Neue"/>
                <w:sz w:val="20"/>
                <w:szCs w:val="20"/>
              </w:rPr>
              <w:t>MAX_TOKENS (thoughtsTokenCount≈285) 【v1.3 新規】</w:t>
            </w:r>
          </w:p>
        </w:tc>
        <w:tc>
          <w:tcPr>
            <w:tcW w:w="3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9974FA8" w14:textId="77777777" w:rsidR="00FF2FC6" w:rsidRDefault="00000000">
            <w:r>
              <w:rPr>
                <w:rFonts w:eastAsia="Helvetica Neue"/>
                <w:sz w:val="20"/>
                <w:szCs w:val="20"/>
              </w:rPr>
              <w:t>maxOutputTokens=300 が thinking mode 暴走で枯渇</w:t>
            </w:r>
          </w:p>
        </w:tc>
        <w:tc>
          <w:tcPr>
            <w:tcW w:w="35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CD7D153" w14:textId="77777777" w:rsidR="00FF2FC6" w:rsidRDefault="00000000">
            <w:r>
              <w:rPr>
                <w:rFonts w:eastAsia="Helvetica Neue"/>
                <w:sz w:val="20"/>
                <w:szCs w:val="20"/>
              </w:rPr>
              <w:t>§9.1 Patch 1 — thinkingBudget=0 + maxOutputTokens=1024</w:t>
            </w:r>
          </w:p>
        </w:tc>
      </w:tr>
      <w:tr w:rsidR="00FF2FC6" w14:paraId="172C9A2C" w14:textId="77777777">
        <w:tblPrEx>
          <w:tblCellMar>
            <w:top w:w="0" w:type="dxa"/>
            <w:bottom w:w="0" w:type="dxa"/>
          </w:tblCellMar>
        </w:tblPrEx>
        <w:tc>
          <w:tcPr>
            <w:tcW w:w="2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BE797BE" w14:textId="77777777" w:rsidR="00FF2FC6" w:rsidRDefault="00000000">
            <w:r>
              <w:rPr>
                <w:rFonts w:eastAsia="Helvetica Neue"/>
                <w:sz w:val="20"/>
                <w:szCs w:val="20"/>
              </w:rPr>
              <w:t>JSON parse: 'Here is the JSON requested:' 【v1.3 新規】</w:t>
            </w:r>
          </w:p>
        </w:tc>
        <w:tc>
          <w:tcPr>
            <w:tcW w:w="3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EB5246C" w14:textId="77777777" w:rsidR="00FF2FC6" w:rsidRDefault="00000000">
            <w:r>
              <w:rPr>
                <w:rFonts w:eastAsia="Helvetica Neue"/>
                <w:sz w:val="20"/>
                <w:szCs w:val="20"/>
              </w:rPr>
              <w:t>responseMimeType 指定でも Gemini がコードフェンスを付加</w:t>
            </w:r>
          </w:p>
        </w:tc>
        <w:tc>
          <w:tcPr>
            <w:tcW w:w="35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6431941" w14:textId="77777777" w:rsidR="00FF2FC6" w:rsidRDefault="00000000">
            <w:r>
              <w:rPr>
                <w:rFonts w:eastAsia="Helvetica Neue"/>
                <w:sz w:val="20"/>
                <w:szCs w:val="20"/>
              </w:rPr>
              <w:t>§9.1 Patch 2 — 正規表現で {...} 抽出 + ```json フェンス剥がし</w:t>
            </w:r>
          </w:p>
        </w:tc>
      </w:tr>
      <w:tr w:rsidR="00FF2FC6" w14:paraId="5C627F5D" w14:textId="77777777">
        <w:tblPrEx>
          <w:tblCellMar>
            <w:top w:w="0" w:type="dxa"/>
            <w:bottom w:w="0" w:type="dxa"/>
          </w:tblCellMar>
        </w:tblPrEx>
        <w:tc>
          <w:tcPr>
            <w:tcW w:w="2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5234F5F" w14:textId="77777777" w:rsidR="00FF2FC6" w:rsidRDefault="00000000">
            <w:r>
              <w:rPr>
                <w:rFonts w:eastAsia="Helvetica Neue"/>
                <w:sz w:val="20"/>
                <w:szCs w:val="20"/>
              </w:rPr>
              <w:t>legacy fallback が photorealistic 出力 【v1.3 新規】</w:t>
            </w:r>
          </w:p>
        </w:tc>
        <w:tc>
          <w:tcPr>
            <w:tcW w:w="3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6A8AAA1" w14:textId="77777777" w:rsidR="00FF2FC6" w:rsidRDefault="00000000">
            <w:r>
              <w:rPr>
                <w:rFonts w:eastAsia="Helvetica Neue"/>
                <w:sz w:val="20"/>
                <w:szCs w:val="20"/>
              </w:rPr>
              <w:t>COMMON_STYLE で "Photorealistic" 明示指定</w:t>
            </w:r>
          </w:p>
        </w:tc>
        <w:tc>
          <w:tcPr>
            <w:tcW w:w="35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FA6C865" w14:textId="77777777" w:rsidR="00FF2FC6" w:rsidRDefault="00000000">
            <w:r>
              <w:rPr>
                <w:rFonts w:eastAsia="Helvetica Neue"/>
                <w:sz w:val="20"/>
                <w:szCs w:val="20"/>
              </w:rPr>
              <w:t>§9.1 Patch 3-5 — illustration 語彙に書き換え</w:t>
            </w:r>
          </w:p>
        </w:tc>
      </w:tr>
      <w:tr w:rsidR="00FF2FC6" w14:paraId="7A6E12B4" w14:textId="77777777">
        <w:tblPrEx>
          <w:tblCellMar>
            <w:top w:w="0" w:type="dxa"/>
            <w:bottom w:w="0" w:type="dxa"/>
          </w:tblCellMar>
        </w:tblPrEx>
        <w:tc>
          <w:tcPr>
            <w:tcW w:w="2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9BD0739" w14:textId="77777777" w:rsidR="00FF2FC6" w:rsidRDefault="00000000">
            <w:r>
              <w:rPr>
                <w:rFonts w:eastAsia="Helvetica Neue"/>
                <w:sz w:val="20"/>
                <w:szCs w:val="20"/>
              </w:rPr>
              <w:t>Tunnel connection failed: 403 Forbidden 【v1.3 Cowork 環境】</w:t>
            </w:r>
          </w:p>
        </w:tc>
        <w:tc>
          <w:tcPr>
            <w:tcW w:w="3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3CAF9E2" w14:textId="77777777" w:rsidR="00FF2FC6" w:rsidRDefault="00000000">
            <w:r>
              <w:rPr>
                <w:rFonts w:eastAsia="Helvetica Neue"/>
                <w:sz w:val="20"/>
                <w:szCs w:val="20"/>
              </w:rPr>
              <w:t>Cowork サンドボックスの HTTP proxy allowlist に Gemini endpoint 未登録</w:t>
            </w:r>
          </w:p>
        </w:tc>
        <w:tc>
          <w:tcPr>
            <w:tcW w:w="35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CE14DAF" w14:textId="77777777" w:rsidR="00FF2FC6" w:rsidRDefault="00000000">
            <w:r>
              <w:rPr>
                <w:rFonts w:eastAsia="Helvetica Neue"/>
                <w:sz w:val="20"/>
                <w:szCs w:val="20"/>
              </w:rPr>
              <w:t>ローカル Mac または Claude Code 環境で実行する (§10 参照)</w:t>
            </w:r>
          </w:p>
        </w:tc>
      </w:tr>
    </w:tbl>
    <w:p w14:paraId="6BD08550" w14:textId="77777777" w:rsidR="00FF2FC6" w:rsidRDefault="00000000">
      <w:r>
        <w:br w:type="page"/>
      </w:r>
    </w:p>
    <w:p w14:paraId="39974CEB" w14:textId="77777777" w:rsidR="00FF2FC6" w:rsidRDefault="00000000">
      <w:pPr>
        <w:pStyle w:val="1"/>
      </w:pPr>
      <w:r>
        <w:lastRenderedPageBreak/>
        <w:del w:id="118" w:author="Claude" w:date="2026-05-01T09:00:00Z">
          <w:r>
            <w:delText xml:space="preserve">§8. 既知の課題 (2026-04-22/23 実配信検証結果 + v1.4 解消状況)</w:delText>
          </w:r>
        </w:del>
        <w:ins w:id="119" w:author="Claude" w:date="2026-05-01T09:00:00Z">
          <w:r>
            <w:t xml:space="preserve">§8. 既知の課題 (2026-04-22/23 実配信検証結果 + v2.0 解消状況)</w:t>
          </w:r>
        </w:ins>
      </w:r>
      <w:r>
        <w:rPr>
          <w:color w:val="B5322C"/>
          <w:sz w:val="20"/>
          <w:szCs w:val="20"/>
        </w:rPr>
        <w:del w:id="120" w:author="Claude" w:date="2026-05-01T09:00:00Z">
          <w:r>
            <w:delText xml:space="preserve">  【v1.4 更新】</w:delText>
          </w:r>
        </w:del>
        <w:ins w:id="121" w:author="Claude" w:date="2026-05-01T09:00:00Z">
          <w:r>
            <w:t xml:space="preserve">  【v2.0 更新: 解消 4 件 + 新規 3 件】</w:t>
          </w:r>
        </w:ins>
      </w:r>
    </w:p>
    <w:p w14:paraId="7C6E9AC6" w14:textId="77777777" w:rsidR="00FF2FC6" w:rsidRDefault="00000000">
      <w:pPr>
        <w:spacing w:after="120"/>
      </w:pPr>
      <w:r>
        <w:rPr>
          <w:rFonts w:eastAsia="Helvetica Neue"/>
        </w:rPr>
        <w:t>v1.3 策定時に記録された 3 大課題は、本 v1.4 (2026-04-23 コミット 76e3ff8) で全て解消された。一方、実装過程で新たに 3 件の副次的課題を発見したため併記する。</w:t>
      </w:r>
    </w:p>
    <w:p w14:paraId="3A34A21B" w14:textId="77777777" w:rsidR="00FF2FC6" w:rsidRDefault="00000000">
      <w:pPr>
        <w:pStyle w:val="2"/>
      </w:pPr>
      <w:r>
        <w:t>§8.1 [解消] 2-stage プロンプト全件失敗 — thinking budget burn-out + JSON prefix 汚染</w:t>
      </w:r>
    </w:p>
    <w:p w14:paraId="103BA92C" w14:textId="77777777" w:rsidR="00FF2FC6" w:rsidRDefault="00000000">
      <w:pPr>
        <w:spacing w:after="120"/>
      </w:pPr>
      <w:r>
        <w:rPr>
          <w:rFonts w:eastAsia="Helvetica Neue"/>
          <w:b/>
          <w:bCs/>
        </w:rPr>
        <w:t xml:space="preserve">ステータス: </w:t>
      </w:r>
      <w:r>
        <w:rPr>
          <w:rFonts w:eastAsia="Helvetica Neue"/>
          <w:b/>
          <w:bCs/>
          <w:color w:val="2F6B3D"/>
        </w:rPr>
        <w:t>✅ 解消 (v1.4 commit f42b65c 適用)</w:t>
      </w:r>
    </w:p>
    <w:p w14:paraId="5BD5BBC6" w14:textId="77777777" w:rsidR="00FF2FC6" w:rsidRDefault="00000000">
      <w:pPr>
        <w:spacing w:after="120"/>
      </w:pPr>
      <w:r>
        <w:rPr>
          <w:rFonts w:eastAsia="Helvetica Neue"/>
        </w:rPr>
        <w:t>v1.3 §8.1 で記述した MAX_TOKENS / JSON prefix 汚染問題は、以下の対策により 2026-04-23 実測で解消された:</w:t>
      </w:r>
    </w:p>
    <w:p w14:paraId="31917D03" w14:textId="77777777" w:rsidR="00FF2FC6" w:rsidRDefault="00000000">
      <w:pPr>
        <w:pStyle w:val="a4"/>
        <w:numPr>
          <w:ilvl w:val="0"/>
          <w:numId w:val="2"/>
        </w:numPr>
        <w:spacing w:after="80"/>
      </w:pPr>
      <w:r>
        <w:rPr>
          <w:rFonts w:eastAsia="Helvetica Neue"/>
        </w:rPr>
        <w:t>Patch 1: thinkingConfig.thinkingBudget=0 + maxOutputTokens 300→1024 (§9.1.1)</w:t>
      </w:r>
    </w:p>
    <w:p w14:paraId="3575AD03" w14:textId="77777777" w:rsidR="00FF2FC6" w:rsidRDefault="00000000">
      <w:pPr>
        <w:pStyle w:val="a4"/>
        <w:numPr>
          <w:ilvl w:val="0"/>
          <w:numId w:val="2"/>
        </w:numPr>
        <w:spacing w:after="80"/>
      </w:pPr>
      <w:r>
        <w:rPr>
          <w:rFonts w:eastAsia="Helvetica Neue"/>
        </w:rPr>
        <w:t>Patch 2: _parse_concept_json に markdown fence / prefix 除去ロジック追加 (§9.1.2)</w:t>
      </w:r>
    </w:p>
    <w:p w14:paraId="7E7B2C85" w14:textId="77777777" w:rsidR="00FF2FC6" w:rsidRDefault="00000000">
      <w:pPr>
        <w:spacing w:after="120"/>
      </w:pPr>
      <w:r>
        <w:rPr>
          <w:rFonts w:eastAsia="Helvetica Neue"/>
        </w:rPr>
        <w:t>Test B 実測値 (2026-04-23): promptTokens=45, thoughtTokens=0, total=85, finishReason=STOP。thinking 完全停止・JSON 正常返却を確認。</w:t>
      </w:r>
    </w:p>
    <w:p w14:paraId="5667E1C0" w14:textId="77777777" w:rsidR="00FF2FC6" w:rsidRDefault="00000000">
      <w:pPr>
        <w:pStyle w:val="2"/>
      </w:pPr>
      <w:r>
        <w:t>§8.2 [解消] Legacy fallback が photorealistic 出力 — 要件は illustration</w:t>
      </w:r>
    </w:p>
    <w:p w14:paraId="6A4C711E" w14:textId="77777777" w:rsidR="00FF2FC6" w:rsidRDefault="00000000">
      <w:pPr>
        <w:spacing w:after="120"/>
      </w:pPr>
      <w:r>
        <w:rPr>
          <w:rFonts w:eastAsia="Helvetica Neue"/>
          <w:b/>
          <w:bCs/>
        </w:rPr>
        <w:t xml:space="preserve">ステータス: </w:t>
      </w:r>
      <w:r>
        <w:rPr>
          <w:rFonts w:eastAsia="Helvetica Neue"/>
          <w:b/>
          <w:bCs/>
          <w:color w:val="2F6B3D"/>
        </w:rPr>
        <w:t>✅ 解消 (Patch 3-5 適用)</w:t>
      </w:r>
    </w:p>
    <w:p w14:paraId="119C7B18" w14:textId="77777777" w:rsidR="00FF2FC6" w:rsidRDefault="00000000">
      <w:pPr>
        <w:spacing w:after="120"/>
      </w:pPr>
      <w:r>
        <w:rPr>
          <w:rFonts w:eastAsia="Helvetica Neue"/>
        </w:rPr>
        <w:t>COMMON_STYLE / SECTION_STYLES / DEFAULT_STYLE を illustration-only 指定に全面書換。さらに Pattern A (editorial satire) / Pattern B (modern flat lifestyle) の 2 分類を導入し、媒体別の方向性を強化。</w:t>
      </w:r>
    </w:p>
    <w:p w14:paraId="3B2B107A" w14:textId="77777777" w:rsidR="00FF2FC6" w:rsidRDefault="00000000">
      <w:pPr>
        <w:spacing w:after="120"/>
      </w:pPr>
      <w:r>
        <w:rPr>
          <w:rFonts w:eastAsia="Helvetica Neue"/>
        </w:rPr>
        <w:t>2026-04-23 視覚検証結果: 4 媒体 (wsj / nyt-bn / nyt-op / business-insider) 全てが肉眼で illustration と認識され、ユーザーによる全面承認を取得済み。</w:t>
      </w:r>
    </w:p>
    <w:p w14:paraId="7E23DA1B" w14:textId="77777777" w:rsidR="00FF2FC6" w:rsidRDefault="00000000">
      <w:pPr>
        <w:pStyle w:val="2"/>
      </w:pPr>
      <w:r>
        <w:t>§8.3 [解消] Cowork サンドボックスから Gemini API 到達不可</w:t>
      </w:r>
    </w:p>
    <w:p w14:paraId="40732A15" w14:textId="77777777" w:rsidR="00FF2FC6" w:rsidRDefault="00000000">
      <w:pPr>
        <w:spacing w:after="120"/>
      </w:pPr>
      <w:r>
        <w:rPr>
          <w:rFonts w:eastAsia="Helvetica Neue"/>
          <w:b/>
          <w:bCs/>
        </w:rPr>
        <w:t xml:space="preserve">ステータス: </w:t>
      </w:r>
      <w:r>
        <w:rPr>
          <w:rFonts w:eastAsia="Helvetica Neue"/>
          <w:b/>
          <w:bCs/>
          <w:color w:val="2F6B3D"/>
        </w:rPr>
        <w:t>✅ 運用回避で解消 (§10.2.3 で明文化)</w:t>
      </w:r>
    </w:p>
    <w:p w14:paraId="1D222D3D" w14:textId="77777777" w:rsidR="00FF2FC6" w:rsidRDefault="00000000">
      <w:pPr>
        <w:spacing w:after="120"/>
      </w:pPr>
      <w:r>
        <w:rPr>
          <w:rFonts w:eastAsia="Helvetica Neue"/>
        </w:rPr>
        <w:t>hero 画像生成検証は 「ローカル Mac 専用」 とする運用ガイドライン (§10.2.3) で回避。Cowork 側では Edit 系操作とドキュメント生成のみに限定。</w:t>
      </w:r>
    </w:p>
    <w:p w14:paraId="432E4D2F" w14:textId="77777777" w:rsidR="00FF2FC6" w:rsidRDefault="00000000">
      <w:pPr>
        <w:pStyle w:val="2"/>
      </w:pPr>
      <w:r>
        <w:t>§8.4 [新規] Nano Banana 2 黒画像バグ (preview モデル)</w:t>
      </w:r>
      <w:r>
        <w:rPr>
          <w:color w:val="B5322C"/>
          <w:sz w:val="18"/>
          <w:szCs w:val="18"/>
        </w:rPr>
        <w:t xml:space="preserve">  【v1.4 新規】</w:t>
      </w:r>
    </w:p>
    <w:p w14:paraId="6253DD9D" w14:textId="77777777" w:rsidR="00FF2FC6" w:rsidRDefault="00000000">
      <w:pPr>
        <w:spacing w:after="120"/>
      </w:pPr>
      <w:r>
        <w:rPr>
          <w:rFonts w:eastAsia="Helvetica Neue"/>
          <w:b/>
          <w:bCs/>
        </w:rPr>
        <w:t xml:space="preserve">ステータス: </w:t>
      </w:r>
      <w:r>
        <w:rPr>
          <w:rFonts w:eastAsia="Helvetica Neue"/>
          <w:b/>
          <w:bCs/>
          <w:color w:val="A86A1A"/>
        </w:rPr>
        <w:t>⚠️ 未解消 — DEFAULT_MODEL 変更で回避中</w:t>
      </w:r>
    </w:p>
    <w:p w14:paraId="4669AC32" w14:textId="77777777" w:rsidR="00FF2FC6" w:rsidRDefault="00000000">
      <w:pPr>
        <w:pStyle w:val="3"/>
      </w:pPr>
      <w:r>
        <w:t>§8.4.1 事象</w:t>
      </w:r>
    </w:p>
    <w:p w14:paraId="5EFFE409" w14:textId="77777777" w:rsidR="00FF2FC6" w:rsidRDefault="00000000">
      <w:pPr>
        <w:spacing w:after="120"/>
      </w:pPr>
      <w:r>
        <w:rPr>
          <w:rFonts w:eastAsia="Helvetica Neue"/>
        </w:rPr>
        <w:t>2026-04-23 検証で gemini-3.1-flash-image-preview (Nano Banana 2) を DEFAULT_MODEL に採用したところ、4 媒体全てで 完全に黒い JPEG (1376×768, 731-1041 KB) が返却された。file コマンドでは valid JPEG (JFIF standard 1.01, baseline, precision 8) と認識されるが、実コンテンツは全 pixel が black。</w:t>
      </w:r>
    </w:p>
    <w:p w14:paraId="19DC205D" w14:textId="77777777" w:rsidR="00FF2FC6" w:rsidRDefault="00000000">
      <w:pPr>
        <w:pStyle w:val="3"/>
      </w:pPr>
      <w:r>
        <w:t>§8.4.2 推定原因</w:t>
      </w:r>
    </w:p>
    <w:p w14:paraId="2CD24343" w14:textId="77777777" w:rsidR="00FF2FC6" w:rsidRDefault="00000000">
      <w:pPr>
        <w:pStyle w:val="a4"/>
        <w:numPr>
          <w:ilvl w:val="0"/>
          <w:numId w:val="2"/>
        </w:numPr>
        <w:spacing w:after="80"/>
      </w:pPr>
      <w:r>
        <w:rPr>
          <w:rFonts w:eastAsia="Helvetica Neue"/>
        </w:rPr>
        <w:t>preview 段階での内部安全フィルタが illustration 生成を過剰ブロック</w:t>
      </w:r>
    </w:p>
    <w:p w14:paraId="196B3304" w14:textId="77777777" w:rsidR="00FF2FC6" w:rsidRDefault="00000000">
      <w:pPr>
        <w:pStyle w:val="a4"/>
        <w:numPr>
          <w:ilvl w:val="0"/>
          <w:numId w:val="2"/>
        </w:numPr>
        <w:spacing w:after="80"/>
      </w:pPr>
      <w:r>
        <w:rPr>
          <w:rFonts w:eastAsia="Helvetica Neue"/>
        </w:rPr>
        <w:t>プロンプト中の "NOT photorealistic" 等の否定表現を model が特殊解釈</w:t>
      </w:r>
    </w:p>
    <w:p w14:paraId="4090D37B" w14:textId="77777777" w:rsidR="00FF2FC6" w:rsidRDefault="00000000">
      <w:pPr>
        <w:pStyle w:val="a4"/>
        <w:numPr>
          <w:ilvl w:val="0"/>
          <w:numId w:val="2"/>
        </w:numPr>
        <w:spacing w:after="80"/>
      </w:pPr>
      <w:r>
        <w:rPr>
          <w:rFonts w:eastAsia="Helvetica Neue"/>
        </w:rPr>
        <w:t>Gemini 3.1 preview モデル固有のバグ</w:t>
      </w:r>
    </w:p>
    <w:p w14:paraId="0F0DE3E9" w14:textId="77777777" w:rsidR="00FF2FC6" w:rsidRDefault="00000000">
      <w:pPr>
        <w:pStyle w:val="3"/>
      </w:pPr>
      <w:r>
        <w:t>§8.4.3 暫定対応 (v1.4 適用済み)</w:t>
      </w:r>
    </w:p>
    <w:p w14:paraId="22ED2D66" w14:textId="77777777" w:rsidR="00FF2FC6" w:rsidRDefault="00000000">
      <w:pPr>
        <w:shd w:val="clear" w:color="auto" w:fill="F6F4EE"/>
        <w:ind w:left="360"/>
      </w:pPr>
      <w:r>
        <w:rPr>
          <w:rFonts w:ascii="Courier New" w:eastAsia="Courier New" w:hAnsi="Courier New" w:cs="Courier New"/>
          <w:color w:val="303641"/>
          <w:sz w:val="18"/>
          <w:szCs w:val="18"/>
        </w:rPr>
        <w:t># scripts/generate_hero_image.py L46-47</w:t>
      </w:r>
    </w:p>
    <w:p w14:paraId="7FF36E07" w14:textId="77777777" w:rsidR="00FF2FC6" w:rsidRDefault="00000000">
      <w:pPr>
        <w:shd w:val="clear" w:color="auto" w:fill="F6F4EE"/>
        <w:ind w:left="360"/>
      </w:pPr>
      <w:r>
        <w:rPr>
          <w:rFonts w:ascii="Courier New" w:eastAsia="Courier New" w:hAnsi="Courier New" w:cs="Courier New"/>
          <w:color w:val="303641"/>
          <w:sz w:val="18"/>
          <w:szCs w:val="18"/>
        </w:rPr>
        <w:lastRenderedPageBreak/>
        <w:t># v1.4: gemini-2.5-flash-image が GS 級 illustration 出力で安定 (Test C 検証済)。</w:t>
      </w:r>
    </w:p>
    <w:p w14:paraId="38D109CA" w14:textId="77777777" w:rsidR="00FF2FC6" w:rsidRDefault="00000000">
      <w:pPr>
        <w:shd w:val="clear" w:color="auto" w:fill="F6F4EE"/>
        <w:ind w:left="360"/>
      </w:pPr>
      <w:r>
        <w:rPr>
          <w:rFonts w:ascii="Courier New" w:eastAsia="Courier New" w:hAnsi="Courier New" w:cs="Courier New"/>
          <w:color w:val="303641"/>
          <w:sz w:val="18"/>
          <w:szCs w:val="18"/>
        </w:rPr>
        <w:t># gemini-3.1-flash-image-preview (Nano Banana 2) は preview で黒画像バグ確認のため</w:t>
      </w:r>
    </w:p>
    <w:p w14:paraId="46715EFA" w14:textId="77777777" w:rsidR="00FF2FC6" w:rsidRDefault="00000000">
      <w:pPr>
        <w:shd w:val="clear" w:color="auto" w:fill="F6F4EE"/>
        <w:ind w:left="360"/>
      </w:pPr>
      <w:r>
        <w:rPr>
          <w:rFonts w:ascii="Courier New" w:eastAsia="Courier New" w:hAnsi="Courier New" w:cs="Courier New"/>
          <w:color w:val="303641"/>
          <w:sz w:val="18"/>
          <w:szCs w:val="18"/>
        </w:rPr>
        <w:t># OPT-IN とする (GEMINI_MODEL=gemini-3.1-flash-image-preview で上書き時のみ使用)。</w:t>
      </w:r>
    </w:p>
    <w:p w14:paraId="0655796F" w14:textId="77777777" w:rsidR="00FF2FC6" w:rsidRDefault="00000000">
      <w:pPr>
        <w:shd w:val="clear" w:color="auto" w:fill="F6F4EE"/>
        <w:ind w:left="360"/>
      </w:pPr>
      <w:r>
        <w:rPr>
          <w:rFonts w:ascii="Courier New" w:eastAsia="Courier New" w:hAnsi="Courier New" w:cs="Courier New"/>
          <w:color w:val="303641"/>
          <w:sz w:val="18"/>
          <w:szCs w:val="18"/>
        </w:rPr>
        <w:t>DEFAULT_MODEL = os.environ.get("GEMINI_MODEL", "gemini-2.5-flash-image")</w:t>
      </w:r>
    </w:p>
    <w:p w14:paraId="18205E49" w14:textId="77777777" w:rsidR="00FF2FC6" w:rsidRDefault="00000000">
      <w:pPr>
        <w:shd w:val="clear" w:color="auto" w:fill="F6F4EE"/>
        <w:ind w:left="360"/>
      </w:pPr>
      <w:r>
        <w:rPr>
          <w:rFonts w:ascii="Courier New" w:eastAsia="Courier New" w:hAnsi="Courier New" w:cs="Courier New"/>
          <w:color w:val="303641"/>
          <w:sz w:val="18"/>
          <w:szCs w:val="18"/>
        </w:rPr>
        <w:t>FALLBACK_IMAGE_MODEL = os.environ.get("GEMINI_FALLBACK_IMAGE_MODEL", "gemini-2.5-flash-image")</w:t>
      </w:r>
    </w:p>
    <w:p w14:paraId="2CCDCA85" w14:textId="77777777" w:rsidR="00FF2FC6" w:rsidRDefault="00000000">
      <w:pPr>
        <w:spacing w:after="120"/>
      </w:pPr>
      <w:r>
        <w:rPr>
          <w:rFonts w:eastAsia="Helvetica Neue"/>
        </w:rPr>
        <w:t>Nano Banana 2 の安定版 (non-preview) リリース後に再評価予定。それまでは gemini-2.5-flash-image 継続使用。</w:t>
      </w:r>
    </w:p>
    <w:p w14:paraId="6DDF2C67" w14:textId="77777777" w:rsidR="00FF2FC6" w:rsidRDefault="00000000">
      <w:pPr>
        <w:pStyle w:val="2"/>
      </w:pPr>
      <w:r>
        <w:t>§8.5 [新規] Nano Banana 系の JPEG 出力 — PNG 非保証</w:t>
      </w:r>
      <w:r>
        <w:rPr>
          <w:color w:val="B5322C"/>
          <w:sz w:val="18"/>
          <w:szCs w:val="18"/>
        </w:rPr>
        <w:t xml:space="preserve">  【v1.4 新規】</w:t>
      </w:r>
    </w:p>
    <w:p w14:paraId="25B74E53" w14:textId="77777777" w:rsidR="00FF2FC6" w:rsidRDefault="00000000">
      <w:pPr>
        <w:spacing w:after="120"/>
      </w:pPr>
      <w:r>
        <w:rPr>
          <w:rFonts w:eastAsia="Helvetica Neue"/>
          <w:b/>
          <w:bCs/>
        </w:rPr>
        <w:t xml:space="preserve">ステータス: </w:t>
      </w:r>
      <w:r>
        <w:rPr>
          <w:rFonts w:eastAsia="Helvetica Neue"/>
          <w:b/>
          <w:bCs/>
          <w:color w:val="2F6B3D"/>
        </w:rPr>
        <w:t>✅ 多形式対応で解消 (Patch 7 適用)</w:t>
      </w:r>
    </w:p>
    <w:p w14:paraId="04449701" w14:textId="77777777" w:rsidR="00FF2FC6" w:rsidRDefault="00000000">
      <w:pPr>
        <w:spacing w:after="120"/>
      </w:pPr>
      <w:r>
        <w:rPr>
          <w:rFonts w:eastAsia="Helvetica Neue"/>
        </w:rPr>
        <w:t>Nano Banana 系モデル (gemini-2.5-flash-image / gemini-3.1-flash-image-preview) は、リクエストに対して PNG を必ずしも返さず、JPEG (JFIF 1.01) を返すケースがある。実測: 2.5-flash-image で 1344×768 PNG も 1376×768 JPEG も同 prompt で返却された。</w:t>
      </w:r>
    </w:p>
    <w:p w14:paraId="5661B477" w14:textId="77777777" w:rsidR="00FF2FC6" w:rsidRDefault="00000000">
      <w:pPr>
        <w:spacing w:after="120"/>
      </w:pPr>
      <w:r>
        <w:rPr>
          <w:rFonts w:eastAsia="Helvetica Neue"/>
        </w:rPr>
        <w:t>現行の frontmatter は hero_image: "/images/&lt;source&gt;/&lt;date&gt;.png" と .png 拡張子で固定、ファイル保存もすべて .png だが、実際のバイト列は JPEG のケースあり。Web ブラウザは content-type または magic bytes 優先で描画するため、現時点では表示に支障なし。</w:t>
      </w:r>
    </w:p>
    <w:p w14:paraId="7D550E6C" w14:textId="77777777" w:rsidR="00FF2FC6" w:rsidRDefault="00000000">
      <w:pPr>
        <w:pStyle w:val="3"/>
      </w:pPr>
      <w:r>
        <w:t>§8.5.1 対応 (Patch 7)</w:t>
      </w:r>
    </w:p>
    <w:p w14:paraId="4317333B" w14:textId="77777777" w:rsidR="00FF2FC6" w:rsidRDefault="00000000">
      <w:pPr>
        <w:spacing w:after="120"/>
      </w:pPr>
      <w:r>
        <w:rPr>
          <w:rFonts w:eastAsia="Helvetica Neue"/>
        </w:rPr>
        <w:t>detect_image_dimensions() を PNG/JPEG/WebP 多形式対応に拡張。各 format ごとに header parse して (width, height, format) のタプルを返すよう改修。warn_if_not_16x9() のログ出力に format= を追加。</w:t>
      </w:r>
    </w:p>
    <w:p w14:paraId="6C152AC8" w14:textId="77777777" w:rsidR="00FF2FC6" w:rsidRDefault="00000000">
      <w:pPr>
        <w:pStyle w:val="2"/>
      </w:pPr>
      <w:r>
        <w:t>§8.6 [新規] アーキテクチャ文字混入 (FRB / TICKER TAPE 等)</w:t>
      </w:r>
      <w:r>
        <w:rPr>
          <w:color w:val="B5322C"/>
          <w:sz w:val="18"/>
          <w:szCs w:val="18"/>
        </w:rPr>
        <w:t xml:space="preserve">  【v1.4 新規】</w:t>
      </w:r>
    </w:p>
    <w:p w14:paraId="03173E62" w14:textId="77777777" w:rsidR="00FF2FC6" w:rsidRDefault="00000000">
      <w:pPr>
        <w:spacing w:after="120"/>
      </w:pPr>
      <w:r>
        <w:rPr>
          <w:rFonts w:eastAsia="Helvetica Neue"/>
          <w:b/>
          <w:bCs/>
        </w:rPr>
        <w:t xml:space="preserve">ステータス: </w:t>
      </w:r>
      <w:r>
        <w:rPr>
          <w:rFonts w:eastAsia="Helvetica Neue"/>
          <w:b/>
          <w:bCs/>
          <w:color w:val="A86A1A"/>
        </w:rPr>
        <w:t>🟡 許容範囲 (v1.5 で厳格化検討)</w:t>
      </w:r>
    </w:p>
    <w:p w14:paraId="2DC0F584" w14:textId="77777777" w:rsidR="00FF2FC6" w:rsidRDefault="00000000">
      <w:pPr>
        <w:spacing w:after="120"/>
      </w:pPr>
      <w:r>
        <w:rPr>
          <w:rFonts w:eastAsia="Helvetica Neue"/>
        </w:rPr>
        <w:t>プロンプトで "absolutely no text, no letters, no words" を明記しているにもかかわらず、Gemini が建築物の彫刻的文字 (例: "FRB" を凱旋門に、"TICKER TAPE" を石碑風に) を illustration 内に埋め込むケースがある。ユーザー承認は取得済みだが、厳格要件があれば以下の対策を推奨。</w:t>
      </w:r>
    </w:p>
    <w:p w14:paraId="5E97A078" w14:textId="77777777" w:rsidR="00FF2FC6" w:rsidRDefault="00000000">
      <w:pPr>
        <w:pStyle w:val="3"/>
      </w:pPr>
      <w:r>
        <w:t>§8.6.1 v1.5 で検討予定の対策</w:t>
      </w:r>
    </w:p>
    <w:p w14:paraId="79F4126D" w14:textId="77777777" w:rsidR="00FF2FC6" w:rsidRDefault="00000000">
      <w:pPr>
        <w:shd w:val="clear" w:color="auto" w:fill="F6F4EE"/>
        <w:ind w:left="360"/>
      </w:pPr>
      <w:r>
        <w:rPr>
          <w:rFonts w:ascii="Courier New" w:eastAsia="Courier New" w:hAnsi="Courier New" w:cs="Courier New"/>
          <w:color w:val="303641"/>
          <w:sz w:val="18"/>
          <w:szCs w:val="18"/>
        </w:rPr>
        <w:t># 既存 COMMON_STYLE に以下を追加</w:t>
      </w:r>
    </w:p>
    <w:p w14:paraId="2373E2F3" w14:textId="77777777" w:rsidR="00FF2FC6" w:rsidRDefault="00000000">
      <w:pPr>
        <w:shd w:val="clear" w:color="auto" w:fill="F6F4EE"/>
        <w:ind w:left="360"/>
      </w:pPr>
      <w:r>
        <w:rPr>
          <w:rFonts w:ascii="Courier New" w:eastAsia="Courier New" w:hAnsi="Courier New" w:cs="Courier New"/>
          <w:color w:val="303641"/>
          <w:sz w:val="18"/>
          <w:szCs w:val="18"/>
        </w:rPr>
        <w:t>"no inscriptions, no engraved letters, "</w:t>
      </w:r>
    </w:p>
    <w:p w14:paraId="2FD647CA" w14:textId="77777777" w:rsidR="00FF2FC6" w:rsidRDefault="00000000">
      <w:pPr>
        <w:shd w:val="clear" w:color="auto" w:fill="F6F4EE"/>
        <w:ind w:left="360"/>
      </w:pPr>
      <w:r>
        <w:rPr>
          <w:rFonts w:ascii="Courier New" w:eastAsia="Courier New" w:hAnsi="Courier New" w:cs="Courier New"/>
          <w:color w:val="303641"/>
          <w:sz w:val="18"/>
          <w:szCs w:val="18"/>
        </w:rPr>
        <w:t>"no architectural stone text, no carved signs, "</w:t>
      </w:r>
    </w:p>
    <w:p w14:paraId="4A8CDD1C" w14:textId="77777777" w:rsidR="00FF2FC6" w:rsidRDefault="00000000">
      <w:pPr>
        <w:shd w:val="clear" w:color="auto" w:fill="F6F4EE"/>
        <w:ind w:left="360"/>
      </w:pPr>
      <w:r>
        <w:rPr>
          <w:rFonts w:ascii="Courier New" w:eastAsia="Courier New" w:hAnsi="Courier New" w:cs="Courier New"/>
          <w:color w:val="303641"/>
          <w:sz w:val="18"/>
          <w:szCs w:val="18"/>
        </w:rPr>
        <w:t>"no decorative text on buildings or objects"</w:t>
      </w:r>
    </w:p>
    <w:p w14:paraId="6A000001" w14:textId="77777777" w:rsidR="00000000" w:rsidRDefault="00000000">
      <w:pPr>
        <w:pStyle w:val="2"/>
        <w:rPr>
          <w:ins w:id="200" w:author="Claude" w:date="2026-05-01T09:00:00Z"/>
        </w:rPr>
      </w:pPr>
      <w:ins w:id="201" w:author="Claude" w:date="2026-05-01T09:00:00Z">
        <w:r>
          <w:t>§8.7 [解消] モバイルアーカイブ画像非表示 — .arch-thumb display:none at @media(max-width:680px)</w:t>
        </w:r>
      </w:ins>
    </w:p>
    <w:p w14:paraId="6A000002" w14:textId="77777777" w:rsidR="00000000" w:rsidRDefault="00000000">
      <w:pPr>
        <w:rPr>
          <w:ins w:id="202" w:author="Claude" w:date="2026-05-01T09:00:00Z"/>
          <w:rFonts w:eastAsia="Helvetica Neue"/>
        </w:rPr>
      </w:pPr>
      <w:ins w:id="203" w:author="Claude" w:date="2026-05-01T09:00:00Z">
        <w:r>
          <w:rPr>
            <w:rFonts w:eastAsia="Helvetica Neue"/>
          </w:rPr>
          <w:t>✅ 解消 (v2.0 Commits 2528d9e / 7e03184 / d5dd0c3 / 974e8c1 / 73976b0 / 159ed9d)</w:t>
        </w:r>
      </w:ins>
    </w:p>
    <w:p w14:paraId="6A000003" w14:textId="77777777" w:rsidR="00000000" w:rsidRDefault="00000000">
      <w:pPr>
        <w:rPr>
          <w:ins w:id="204" w:author="Claude" w:date="2026-05-01T09:00:00Z"/>
          <w:rFonts w:eastAsia="Helvetica Neue"/>
        </w:rPr>
      </w:pPr>
      <w:ins w:id="205" w:author="Claude" w:date="2026-05-01T09:00:00Z">
        <w:r>
          <w:rPr>
            <w:rFonts w:eastAsia="Helvetica Neue"/>
          </w:rPr>
          <w:t>スマートフォン閲覧時にアーカイブ一覧ページ（layouts/&lt;section&gt;/list.html 全 6 ファイル）でサムネイル画像が表示されない問題。原因は @media(max-width:680px) ブロック内の .arch-thumb { display:none } 記述。v2.0 にて全 6 ファイルを一括修正。</w:t>
        </w:r>
      </w:ins>
    </w:p>
    <w:p w14:paraId="6A000004" w14:textId="77777777" w:rsidR="00000000" w:rsidRDefault="00000000">
      <w:pPr>
        <w:pStyle w:val="3"/>
        <w:rPr>
          <w:ins w:id="206" w:author="Claude" w:date="2026-05-01T09:00:00Z"/>
        </w:rPr>
      </w:pPr>
      <w:ins w:id="207" w:author="Claude" w:date="2026-05-01T09:00:00Z">
        <w:r>
          <w:t>§8.7.1 根本原因</w:t>
        </w:r>
      </w:ins>
    </w:p>
    <w:p w14:paraId="6A000005" w14:textId="77777777" w:rsidR="00000000" w:rsidRDefault="00000000">
      <w:pPr>
        <w:rPr>
          <w:ins w:id="208" w:author="Claude" w:date="2026-05-01T09:00:00Z"/>
          <w:rFonts w:eastAsia="Helvetica Neue"/>
        </w:rPr>
      </w:pPr>
      <w:ins w:id="209" w:author="Claude" w:date="2026-05-01T09:00:00Z">
        <w:r>
          <w:rPr>
            <w:rFonts w:eastAsia="Helvetica Neue"/>
          </w:rPr>
          <w:t>layouts/&lt;section&gt;/list.html の @media(max-width:680px) ブロックに .arch-thumb { display:none } が残存。デスクトップ表示（120px×72px）は正常だが、モバイル（680px 以下）では強制的に非表示となっていた。</w:t>
        </w:r>
      </w:ins>
    </w:p>
    <w:p w14:paraId="6A000006" w14:textId="77777777" w:rsidR="00000000" w:rsidRDefault="00000000">
      <w:pPr>
        <w:pStyle w:val="3"/>
        <w:rPr>
          <w:ins w:id="210" w:author="Claude" w:date="2026-05-01T09:00:00Z"/>
        </w:rPr>
      </w:pPr>
      <w:ins w:id="211" w:author="Claude" w:date="2026-05-01T09:00:00Z">
        <w:r>
          <w:t>§8.7.2 修正内容</w:t>
        </w:r>
      </w:ins>
    </w:p>
    <w:p w14:paraId="6A000007" w14:textId="77777777" w:rsidR="00000000" w:rsidRDefault="00000000">
      <w:pPr>
        <w:shd w:val="clear" w:color="auto" w:fill="F6F4EE"/>
        <w:ind w:left="360"/>
        <w:rPr>
          <w:ins w:id="212" w:author="Claude" w:date="2026-05-01T09:00:00Z"/>
        </w:rPr>
      </w:pPr>
      <w:ins w:id="213" w:author="Claude" w:date="2026-05-01T09:00:00Z">
        <w:r>
          <w:rPr>
            <w:rFonts w:ascii="Courier New" w:eastAsia="Courier New" w:hAnsi="Courier New" w:cs="Courier New"/>
            <w:color w:val="303641"/>
            <w:sz w:val="18"/>
            <w:szCs w:val="18"/>
          </w:rPr>
          <w:t>/* 修正前 (6 ファイル共通) */</w:t>
        </w:r>
      </w:ins>
    </w:p>
    <w:p w14:paraId="6A000008" w14:textId="77777777" w:rsidR="00000000" w:rsidRDefault="00000000">
      <w:pPr>
        <w:shd w:val="clear" w:color="auto" w:fill="F6F4EE"/>
        <w:ind w:left="360"/>
        <w:rPr>
          <w:ins w:id="214" w:author="Claude" w:date="2026-05-01T09:00:00Z"/>
        </w:rPr>
      </w:pPr>
      <w:ins w:id="215" w:author="Claude" w:date="2026-05-01T09:00:00Z">
        <w:r>
          <w:rPr>
            <w:rFonts w:ascii="Courier New" w:eastAsia="Courier New" w:hAnsi="Courier New" w:cs="Courier New"/>
            <w:color w:val="B5322C"/>
            <w:sz w:val="18"/>
            <w:szCs w:val="18"/>
          </w:rPr>
          <w:t>@media(max-width:680px){ .arch-thumb{display:none} }</w:t>
        </w:r>
      </w:ins>
    </w:p>
    <w:p w14:paraId="6A000009" w14:textId="77777777" w:rsidR="00000000" w:rsidRDefault="00000000">
      <w:pPr>
        <w:shd w:val="clear" w:color="auto" w:fill="F6F4EE"/>
        <w:ind w:left="360"/>
        <w:rPr>
          <w:ins w:id="216" w:author="Claude" w:date="2026-05-01T09:00:00Z"/>
        </w:rPr>
      </w:pPr>
      <w:ins w:id="217" w:author="Claude" w:date="2026-05-01T09:00:00Z">
        <w:r>
          <w:rPr>
            <w:rFonts w:ascii="Courier New" w:eastAsia="Courier New" w:hAnsi="Courier New" w:cs="Courier New"/>
            <w:color w:val="303641"/>
            <w:sz w:val="18"/>
            <w:szCs w:val="18"/>
          </w:rPr>
          <w:t>/* 修正後 */</w:t>
        </w:r>
      </w:ins>
    </w:p>
    <w:p w14:paraId="6A00000A" w14:textId="77777777" w:rsidR="00000000" w:rsidRDefault="00000000">
      <w:pPr>
        <w:shd w:val="clear" w:color="auto" w:fill="F6F4EE"/>
        <w:ind w:left="360"/>
        <w:rPr>
          <w:ins w:id="218" w:author="Claude" w:date="2026-05-01T09:00:00Z"/>
        </w:rPr>
      </w:pPr>
      <w:ins w:id="219" w:author="Claude" w:date="2026-05-01T09:00:00Z">
        <w:r>
          <w:rPr>
            <w:rFonts w:ascii="Courier New" w:eastAsia="Courier New" w:hAnsi="Courier New" w:cs="Courier New"/>
            <w:color w:val="1C6B2A"/>
            <w:sz w:val="18"/>
            <w:szCs w:val="18"/>
          </w:rPr>
          <w:t>@media(max-width:680px){ .arch-thumb{width:100%;height:72px;object-fit:cover;border-radius:4px;display:block} }</w:t>
        </w:r>
      </w:ins>
    </w:p>
    <w:p w14:paraId="6A00000B" w14:textId="77777777" w:rsidR="00000000" w:rsidRDefault="00000000">
      <w:pPr>
        <w:shd w:val="clear" w:color="auto" w:fill="F6F4EE"/>
        <w:ind w:left="360"/>
        <w:rPr>
          <w:ins w:id="220" w:author="Claude" w:date="2026-05-01T09:00:00Z"/>
        </w:rPr>
      </w:pPr>
      <w:ins w:id="221" w:author="Claude" w:date="2026-05-01T09:00:00Z">
        <w:r>
          <w:rPr>
            <w:rFonts w:ascii="Courier New" w:eastAsia="Courier New" w:hAnsi="Courier New" w:cs="Courier New"/>
            <w:color w:val="1C6B2A"/>
            <w:sz w:val="18"/>
            <w:szCs w:val="18"/>
          </w:rPr>
          <w:t>@media(max-width:430px){ .arch-thumb{height:56px} }</w:t>
        </w:r>
      </w:ins>
    </w:p>
    <w:p w14:paraId="6A00000C" w14:textId="77777777" w:rsidR="00000000" w:rsidRDefault="00000000">
      <w:pPr>
        <w:rPr>
          <w:ins w:id="222" w:author="Claude" w:date="2026-05-01T09:00:00Z"/>
          <w:rFonts w:eastAsia="Helvetica Neue"/>
        </w:rPr>
      </w:pPr>
      <w:ins w:id="223" w:author="Claude" w:date="2026-05-01T09:00:00Z">
        <w:r>
          <w:rPr>
            <w:rFonts w:eastAsia="Helvetica Neue"/>
          </w:rPr>
          <w:t>対象ファイル: nyt-bn / nyt-op / short-squeez / skift / business-insider / wsj の list.html (buysiders は別グリッドレイアウトのため対象外)。モバイルレイアウト確認済み: 番号 → 全幅サムネイル (72px) → タイトル → 要約 → 日付 の縦並び表示。</w:t>
        </w:r>
      </w:ins>
    </w:p>
    <w:p w14:paraId="190B5503" w14:textId="77777777" w:rsidR="00FF2FC6" w:rsidRDefault="00000000">
      <w:r>
        <w:br w:type="page"/>
      </w:r>
    </w:p>
    <w:p w14:paraId="62C925C3" w14:textId="77777777" w:rsidR="00FF2FC6" w:rsidRDefault="00000000">
      <w:pPr>
        <w:pStyle w:val="1"/>
      </w:pPr>
      <w:r>
        <w:lastRenderedPageBreak/>
        <w:t>§9. v1.3 → v1.4 illustration fix パッチ実装完了記録</w:t>
      </w:r>
      <w:r>
        <w:rPr>
          <w:color w:val="B5322C"/>
          <w:sz w:val="20"/>
          <w:szCs w:val="20"/>
        </w:rPr>
        <w:t xml:space="preserve">  【v1.4 更新】</w:t>
      </w:r>
    </w:p>
    <w:p w14:paraId="59BA833A" w14:textId="77777777" w:rsidR="00FF2FC6" w:rsidRDefault="00000000">
      <w:pPr>
        <w:spacing w:after="120"/>
      </w:pPr>
      <w:r>
        <w:rPr>
          <w:rFonts w:eastAsia="Helvetica Neue"/>
        </w:rPr>
        <w:t>v1.3 §9 では計画段階だった Patch 1-5 が、2026-04-23 に Patch 6-8 を追加して実装完了。本章は v1.4 における実装状況と、各 Patch の適用結果を記録する。</w:t>
      </w:r>
    </w:p>
    <w:p w14:paraId="63493CA8" w14:textId="77777777" w:rsidR="00FF2FC6" w:rsidRDefault="00000000">
      <w:pPr>
        <w:pStyle w:val="2"/>
      </w:pPr>
      <w:r>
        <w:t>§9.0 実装サマリ</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5"/>
        <w:gridCol w:w="3033"/>
        <w:gridCol w:w="3111"/>
        <w:gridCol w:w="1074"/>
        <w:gridCol w:w="1747"/>
      </w:tblGrid>
      <w:tr w:rsidR="00FF2FC6" w14:paraId="37819F24" w14:textId="77777777">
        <w:tblPrEx>
          <w:tblCellMar>
            <w:top w:w="0" w:type="dxa"/>
            <w:bottom w:w="0" w:type="dxa"/>
          </w:tblCellMar>
        </w:tblPrEx>
        <w:trPr>
          <w:tblHeader/>
        </w:trPr>
        <w:tc>
          <w:tcPr>
            <w:tcW w:w="4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0BA8EB27" w14:textId="77777777" w:rsidR="00FF2FC6" w:rsidRDefault="00000000">
            <w:r>
              <w:rPr>
                <w:rFonts w:eastAsia="Helvetica Neue"/>
                <w:b/>
                <w:bCs/>
                <w:color w:val="FFFFFF"/>
                <w:sz w:val="20"/>
                <w:szCs w:val="20"/>
              </w:rPr>
              <w:t>#</w:t>
            </w:r>
          </w:p>
        </w:tc>
        <w:tc>
          <w:tcPr>
            <w:tcW w:w="324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6A51DCC8" w14:textId="77777777" w:rsidR="00FF2FC6" w:rsidRDefault="00000000">
            <w:r>
              <w:rPr>
                <w:rFonts w:eastAsia="Helvetica Neue"/>
                <w:b/>
                <w:bCs/>
                <w:color w:val="FFFFFF"/>
                <w:sz w:val="20"/>
                <w:szCs w:val="20"/>
              </w:rPr>
              <w:t>Patch 名</w:t>
            </w:r>
          </w:p>
        </w:tc>
        <w:tc>
          <w:tcPr>
            <w:tcW w:w="26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618FC589" w14:textId="77777777" w:rsidR="00FF2FC6" w:rsidRDefault="00000000">
            <w:r>
              <w:rPr>
                <w:rFonts w:eastAsia="Helvetica Neue"/>
                <w:b/>
                <w:bCs/>
                <w:color w:val="FFFFFF"/>
                <w:sz w:val="20"/>
                <w:szCs w:val="20"/>
              </w:rPr>
              <w:t>対象</w:t>
            </w:r>
          </w:p>
        </w:tc>
        <w:tc>
          <w:tcPr>
            <w:tcW w:w="11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639A13A6" w14:textId="77777777" w:rsidR="00FF2FC6" w:rsidRDefault="00000000">
            <w:r>
              <w:rPr>
                <w:rFonts w:eastAsia="Helvetica Neue"/>
                <w:b/>
                <w:bCs/>
                <w:color w:val="FFFFFF"/>
                <w:sz w:val="20"/>
                <w:szCs w:val="20"/>
              </w:rPr>
              <w:t>v1.3</w:t>
            </w:r>
          </w:p>
        </w:tc>
        <w:tc>
          <w:tcPr>
            <w:tcW w:w="19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28F0C350" w14:textId="77777777" w:rsidR="00FF2FC6" w:rsidRDefault="00000000">
            <w:r>
              <w:rPr>
                <w:rFonts w:eastAsia="Helvetica Neue"/>
                <w:b/>
                <w:bCs/>
                <w:color w:val="FFFFFF"/>
                <w:sz w:val="20"/>
                <w:szCs w:val="20"/>
              </w:rPr>
              <w:t>v1.4</w:t>
            </w:r>
          </w:p>
        </w:tc>
      </w:tr>
      <w:tr w:rsidR="00FF2FC6" w14:paraId="6944D1CF" w14:textId="77777777">
        <w:tblPrEx>
          <w:tblCellMar>
            <w:top w:w="0" w:type="dxa"/>
            <w:bottom w:w="0" w:type="dxa"/>
          </w:tblCellMar>
        </w:tblPrEx>
        <w:tc>
          <w:tcPr>
            <w:tcW w:w="4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2C30212" w14:textId="77777777" w:rsidR="00FF2FC6" w:rsidRDefault="00000000">
            <w:r>
              <w:rPr>
                <w:rFonts w:eastAsia="Helvetica Neue"/>
                <w:sz w:val="20"/>
                <w:szCs w:val="20"/>
              </w:rPr>
              <w:t>1</w:t>
            </w:r>
          </w:p>
        </w:tc>
        <w:tc>
          <w:tcPr>
            <w:tcW w:w="32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E3325CA" w14:textId="77777777" w:rsidR="00FF2FC6" w:rsidRDefault="00000000">
            <w:r>
              <w:rPr>
                <w:rFonts w:eastAsia="Helvetica Neue"/>
                <w:sz w:val="20"/>
                <w:szCs w:val="20"/>
              </w:rPr>
              <w:t>thinkingBudget=0 + maxOutputTokens 増量</w:t>
            </w:r>
          </w:p>
        </w:tc>
        <w:tc>
          <w:tcPr>
            <w:tcW w:w="2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B3D612B" w14:textId="77777777" w:rsidR="00FF2FC6" w:rsidRDefault="00000000">
            <w:r>
              <w:rPr>
                <w:rFonts w:eastAsia="Helvetica Neue"/>
                <w:sz w:val="20"/>
                <w:szCs w:val="20"/>
              </w:rPr>
              <w:t>scripts/generate_hero_image.py L275-281</w:t>
            </w:r>
          </w:p>
        </w:tc>
        <w:tc>
          <w:tcPr>
            <w:tcW w:w="1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CC59499" w14:textId="77777777" w:rsidR="00FF2FC6" w:rsidRDefault="00000000">
            <w:r>
              <w:rPr>
                <w:rFonts w:eastAsia="Helvetica Neue"/>
                <w:sz w:val="20"/>
                <w:szCs w:val="20"/>
              </w:rPr>
              <w:t>計画</w:t>
            </w:r>
          </w:p>
        </w:tc>
        <w:tc>
          <w:tcPr>
            <w:tcW w:w="19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2E29397" w14:textId="77777777" w:rsidR="00FF2FC6" w:rsidRDefault="00000000">
            <w:r>
              <w:rPr>
                <w:rFonts w:eastAsia="Helvetica Neue"/>
                <w:sz w:val="20"/>
                <w:szCs w:val="20"/>
              </w:rPr>
              <w:t>✅ 実装済</w:t>
            </w:r>
          </w:p>
        </w:tc>
      </w:tr>
      <w:tr w:rsidR="00FF2FC6" w14:paraId="173891E3" w14:textId="77777777">
        <w:tblPrEx>
          <w:tblCellMar>
            <w:top w:w="0" w:type="dxa"/>
            <w:bottom w:w="0" w:type="dxa"/>
          </w:tblCellMar>
        </w:tblPrEx>
        <w:tc>
          <w:tcPr>
            <w:tcW w:w="4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031D6C2" w14:textId="77777777" w:rsidR="00FF2FC6" w:rsidRDefault="00000000">
            <w:r>
              <w:rPr>
                <w:rFonts w:eastAsia="Helvetica Neue"/>
                <w:sz w:val="20"/>
                <w:szCs w:val="20"/>
              </w:rPr>
              <w:t>2</w:t>
            </w:r>
          </w:p>
        </w:tc>
        <w:tc>
          <w:tcPr>
            <w:tcW w:w="32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3087ACF" w14:textId="77777777" w:rsidR="00FF2FC6" w:rsidRDefault="00000000">
            <w:r>
              <w:rPr>
                <w:rFonts w:eastAsia="Helvetica Neue"/>
                <w:sz w:val="20"/>
                <w:szCs w:val="20"/>
              </w:rPr>
              <w:t>JSON fence / prefix 除去 parser</w:t>
            </w:r>
          </w:p>
        </w:tc>
        <w:tc>
          <w:tcPr>
            <w:tcW w:w="2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75C4917" w14:textId="77777777" w:rsidR="00FF2FC6" w:rsidRDefault="00000000">
            <w:r>
              <w:rPr>
                <w:rFonts w:eastAsia="Helvetica Neue"/>
                <w:sz w:val="20"/>
                <w:szCs w:val="20"/>
              </w:rPr>
              <w:t>scripts/generate_hero_image.py L344-</w:t>
            </w:r>
          </w:p>
        </w:tc>
        <w:tc>
          <w:tcPr>
            <w:tcW w:w="1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A6CD4CB" w14:textId="77777777" w:rsidR="00FF2FC6" w:rsidRDefault="00000000">
            <w:r>
              <w:rPr>
                <w:rFonts w:eastAsia="Helvetica Neue"/>
                <w:sz w:val="20"/>
                <w:szCs w:val="20"/>
              </w:rPr>
              <w:t>計画</w:t>
            </w:r>
          </w:p>
        </w:tc>
        <w:tc>
          <w:tcPr>
            <w:tcW w:w="19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C2C36A2" w14:textId="77777777" w:rsidR="00FF2FC6" w:rsidRDefault="00000000">
            <w:r>
              <w:rPr>
                <w:rFonts w:eastAsia="Helvetica Neue"/>
                <w:sz w:val="20"/>
                <w:szCs w:val="20"/>
              </w:rPr>
              <w:t>✅ 実装済</w:t>
            </w:r>
          </w:p>
        </w:tc>
      </w:tr>
      <w:tr w:rsidR="00FF2FC6" w14:paraId="2A15EB5F" w14:textId="77777777">
        <w:tblPrEx>
          <w:tblCellMar>
            <w:top w:w="0" w:type="dxa"/>
            <w:bottom w:w="0" w:type="dxa"/>
          </w:tblCellMar>
        </w:tblPrEx>
        <w:tc>
          <w:tcPr>
            <w:tcW w:w="4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0416B4F" w14:textId="77777777" w:rsidR="00FF2FC6" w:rsidRDefault="00000000">
            <w:r>
              <w:rPr>
                <w:rFonts w:eastAsia="Helvetica Neue"/>
                <w:sz w:val="20"/>
                <w:szCs w:val="20"/>
              </w:rPr>
              <w:t>3</w:t>
            </w:r>
          </w:p>
        </w:tc>
        <w:tc>
          <w:tcPr>
            <w:tcW w:w="32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8BE983C" w14:textId="77777777" w:rsidR="00FF2FC6" w:rsidRDefault="00000000">
            <w:r>
              <w:rPr>
                <w:rFonts w:eastAsia="Helvetica Neue"/>
                <w:sz w:val="20"/>
                <w:szCs w:val="20"/>
              </w:rPr>
              <w:t>COMMON_STYLE illustration 化</w:t>
            </w:r>
          </w:p>
        </w:tc>
        <w:tc>
          <w:tcPr>
            <w:tcW w:w="2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2E2E3E0" w14:textId="77777777" w:rsidR="00FF2FC6" w:rsidRDefault="00000000">
            <w:r>
              <w:rPr>
                <w:rFonts w:eastAsia="Helvetica Neue"/>
                <w:sz w:val="20"/>
                <w:szCs w:val="20"/>
              </w:rPr>
              <w:t>scripts/generate_hero_image.py L171-</w:t>
            </w:r>
          </w:p>
        </w:tc>
        <w:tc>
          <w:tcPr>
            <w:tcW w:w="1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54CFD6A" w14:textId="77777777" w:rsidR="00FF2FC6" w:rsidRDefault="00000000">
            <w:r>
              <w:rPr>
                <w:rFonts w:eastAsia="Helvetica Neue"/>
                <w:sz w:val="20"/>
                <w:szCs w:val="20"/>
              </w:rPr>
              <w:t>計画</w:t>
            </w:r>
          </w:p>
        </w:tc>
        <w:tc>
          <w:tcPr>
            <w:tcW w:w="19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5A29AB4" w14:textId="77777777" w:rsidR="00FF2FC6" w:rsidRDefault="00000000">
            <w:r>
              <w:rPr>
                <w:rFonts w:eastAsia="Helvetica Neue"/>
                <w:sz w:val="20"/>
                <w:szCs w:val="20"/>
              </w:rPr>
              <w:t>✅ 実装済</w:t>
            </w:r>
          </w:p>
        </w:tc>
      </w:tr>
      <w:tr w:rsidR="00FF2FC6" w14:paraId="2C1C49A1" w14:textId="77777777">
        <w:tblPrEx>
          <w:tblCellMar>
            <w:top w:w="0" w:type="dxa"/>
            <w:bottom w:w="0" w:type="dxa"/>
          </w:tblCellMar>
        </w:tblPrEx>
        <w:tc>
          <w:tcPr>
            <w:tcW w:w="4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5F35848" w14:textId="77777777" w:rsidR="00FF2FC6" w:rsidRDefault="00000000">
            <w:r>
              <w:rPr>
                <w:rFonts w:eastAsia="Helvetica Neue"/>
                <w:sz w:val="20"/>
                <w:szCs w:val="20"/>
              </w:rPr>
              <w:t>4</w:t>
            </w:r>
          </w:p>
        </w:tc>
        <w:tc>
          <w:tcPr>
            <w:tcW w:w="32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38E818D" w14:textId="77777777" w:rsidR="00FF2FC6" w:rsidRDefault="00000000">
            <w:r>
              <w:rPr>
                <w:rFonts w:eastAsia="Helvetica Neue"/>
                <w:sz w:val="20"/>
                <w:szCs w:val="20"/>
              </w:rPr>
              <w:t>SECTION_STYLES 8 エントリ全書換 + Pattern A/B</w:t>
            </w:r>
          </w:p>
        </w:tc>
        <w:tc>
          <w:tcPr>
            <w:tcW w:w="2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D0CA4F7" w14:textId="77777777" w:rsidR="00FF2FC6" w:rsidRDefault="00000000">
            <w:r>
              <w:rPr>
                <w:rFonts w:eastAsia="Helvetica Neue"/>
                <w:sz w:val="20"/>
                <w:szCs w:val="20"/>
              </w:rPr>
              <w:t>scripts/generate_hero_image.py L133-</w:t>
            </w:r>
          </w:p>
        </w:tc>
        <w:tc>
          <w:tcPr>
            <w:tcW w:w="1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92147AF" w14:textId="77777777" w:rsidR="00FF2FC6" w:rsidRDefault="00000000">
            <w:r>
              <w:rPr>
                <w:rFonts w:eastAsia="Helvetica Neue"/>
                <w:sz w:val="20"/>
                <w:szCs w:val="20"/>
              </w:rPr>
              <w:t>計画</w:t>
            </w:r>
          </w:p>
        </w:tc>
        <w:tc>
          <w:tcPr>
            <w:tcW w:w="19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CC7E801" w14:textId="77777777" w:rsidR="00FF2FC6" w:rsidRDefault="00000000">
            <w:r>
              <w:rPr>
                <w:rFonts w:eastAsia="Helvetica Neue"/>
                <w:sz w:val="20"/>
                <w:szCs w:val="20"/>
              </w:rPr>
              <w:t>✅ 実装済</w:t>
            </w:r>
          </w:p>
        </w:tc>
      </w:tr>
      <w:tr w:rsidR="00FF2FC6" w14:paraId="7917E205" w14:textId="77777777">
        <w:tblPrEx>
          <w:tblCellMar>
            <w:top w:w="0" w:type="dxa"/>
            <w:bottom w:w="0" w:type="dxa"/>
          </w:tblCellMar>
        </w:tblPrEx>
        <w:tc>
          <w:tcPr>
            <w:tcW w:w="4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441621B" w14:textId="77777777" w:rsidR="00FF2FC6" w:rsidRDefault="00000000">
            <w:r>
              <w:rPr>
                <w:rFonts w:eastAsia="Helvetica Neue"/>
                <w:sz w:val="20"/>
                <w:szCs w:val="20"/>
              </w:rPr>
              <w:t>5</w:t>
            </w:r>
          </w:p>
        </w:tc>
        <w:tc>
          <w:tcPr>
            <w:tcW w:w="32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B5D7D9F" w14:textId="77777777" w:rsidR="00FF2FC6" w:rsidRDefault="00000000">
            <w:r>
              <w:rPr>
                <w:rFonts w:eastAsia="Helvetica Neue"/>
                <w:sz w:val="20"/>
                <w:szCs w:val="20"/>
              </w:rPr>
              <w:t>DEFAULT_STYLE illustration 化</w:t>
            </w:r>
          </w:p>
        </w:tc>
        <w:tc>
          <w:tcPr>
            <w:tcW w:w="2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CA93877" w14:textId="77777777" w:rsidR="00FF2FC6" w:rsidRDefault="00000000">
            <w:r>
              <w:rPr>
                <w:rFonts w:eastAsia="Helvetica Neue"/>
                <w:sz w:val="20"/>
                <w:szCs w:val="20"/>
              </w:rPr>
              <w:t>scripts/generate_hero_image.py L168</w:t>
            </w:r>
          </w:p>
        </w:tc>
        <w:tc>
          <w:tcPr>
            <w:tcW w:w="1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2E8293E" w14:textId="77777777" w:rsidR="00FF2FC6" w:rsidRDefault="00000000">
            <w:r>
              <w:rPr>
                <w:rFonts w:eastAsia="Helvetica Neue"/>
                <w:sz w:val="20"/>
                <w:szCs w:val="20"/>
              </w:rPr>
              <w:t>計画</w:t>
            </w:r>
          </w:p>
        </w:tc>
        <w:tc>
          <w:tcPr>
            <w:tcW w:w="19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F82D451" w14:textId="77777777" w:rsidR="00FF2FC6" w:rsidRDefault="00000000">
            <w:r>
              <w:rPr>
                <w:rFonts w:eastAsia="Helvetica Neue"/>
                <w:sz w:val="20"/>
                <w:szCs w:val="20"/>
              </w:rPr>
              <w:t>✅ 実装済</w:t>
            </w:r>
          </w:p>
        </w:tc>
      </w:tr>
      <w:tr w:rsidR="00FF2FC6" w14:paraId="2E5BA3C2" w14:textId="77777777">
        <w:tblPrEx>
          <w:tblCellMar>
            <w:top w:w="0" w:type="dxa"/>
            <w:bottom w:w="0" w:type="dxa"/>
          </w:tblCellMar>
        </w:tblPrEx>
        <w:tc>
          <w:tcPr>
            <w:tcW w:w="4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446CC4F" w14:textId="77777777" w:rsidR="00FF2FC6" w:rsidRDefault="00000000">
            <w:r>
              <w:rPr>
                <w:rFonts w:eastAsia="Helvetica Neue"/>
                <w:sz w:val="20"/>
                <w:szCs w:val="20"/>
              </w:rPr>
              <w:t>6</w:t>
            </w:r>
          </w:p>
        </w:tc>
        <w:tc>
          <w:tcPr>
            <w:tcW w:w="32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B18BB28" w14:textId="77777777" w:rsidR="00FF2FC6" w:rsidRDefault="00000000">
            <w:r>
              <w:rPr>
                <w:rFonts w:eastAsia="Helvetica Neue"/>
                <w:sz w:val="20"/>
                <w:szCs w:val="20"/>
              </w:rPr>
              <w:t>system prompt schema 明示 + retry 判定緩和</w:t>
            </w:r>
          </w:p>
        </w:tc>
        <w:tc>
          <w:tcPr>
            <w:tcW w:w="2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ED0B9D0" w14:textId="77777777" w:rsidR="00FF2FC6" w:rsidRDefault="00000000">
            <w:r>
              <w:rPr>
                <w:rFonts w:eastAsia="Helvetica Neue"/>
                <w:sz w:val="20"/>
                <w:szCs w:val="20"/>
              </w:rPr>
              <w:t>scripts/generate_hero_image.py L258-, L412-</w:t>
            </w:r>
          </w:p>
        </w:tc>
        <w:tc>
          <w:tcPr>
            <w:tcW w:w="1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8751097" w14:textId="77777777" w:rsidR="00FF2FC6" w:rsidRDefault="00000000">
            <w:r>
              <w:rPr>
                <w:rFonts w:eastAsia="Helvetica Neue"/>
                <w:sz w:val="20"/>
                <w:szCs w:val="20"/>
              </w:rPr>
              <w:t>—</w:t>
            </w:r>
          </w:p>
        </w:tc>
        <w:tc>
          <w:tcPr>
            <w:tcW w:w="19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E0A5B41" w14:textId="77777777" w:rsidR="00FF2FC6" w:rsidRDefault="00000000">
            <w:r>
              <w:rPr>
                <w:rFonts w:eastAsia="Helvetica Neue"/>
                <w:sz w:val="20"/>
                <w:szCs w:val="20"/>
              </w:rPr>
              <w:t>✅ 新規追加</w:t>
            </w:r>
          </w:p>
        </w:tc>
      </w:tr>
      <w:tr w:rsidR="00FF2FC6" w14:paraId="455D9B04" w14:textId="77777777">
        <w:tblPrEx>
          <w:tblCellMar>
            <w:top w:w="0" w:type="dxa"/>
            <w:bottom w:w="0" w:type="dxa"/>
          </w:tblCellMar>
        </w:tblPrEx>
        <w:tc>
          <w:tcPr>
            <w:tcW w:w="4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CA60679" w14:textId="77777777" w:rsidR="00FF2FC6" w:rsidRDefault="00000000">
            <w:r>
              <w:rPr>
                <w:rFonts w:eastAsia="Helvetica Neue"/>
                <w:sz w:val="20"/>
                <w:szCs w:val="20"/>
              </w:rPr>
              <w:t>7</w:t>
            </w:r>
          </w:p>
        </w:tc>
        <w:tc>
          <w:tcPr>
            <w:tcW w:w="32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852FDE3" w14:textId="77777777" w:rsidR="00FF2FC6" w:rsidRDefault="00000000">
            <w:r>
              <w:rPr>
                <w:rFonts w:eastAsia="Helvetica Neue"/>
                <w:sz w:val="20"/>
                <w:szCs w:val="20"/>
              </w:rPr>
              <w:t>多形式対応 (PNG/JPEG/WebP 検出)</w:t>
            </w:r>
          </w:p>
        </w:tc>
        <w:tc>
          <w:tcPr>
            <w:tcW w:w="2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2E2D492" w14:textId="77777777" w:rsidR="00FF2FC6" w:rsidRDefault="00000000">
            <w:r>
              <w:rPr>
                <w:rFonts w:eastAsia="Helvetica Neue"/>
                <w:sz w:val="20"/>
                <w:szCs w:val="20"/>
              </w:rPr>
              <w:t>scripts/generate_hero_image.py L773-</w:t>
            </w:r>
          </w:p>
        </w:tc>
        <w:tc>
          <w:tcPr>
            <w:tcW w:w="1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301961E" w14:textId="77777777" w:rsidR="00FF2FC6" w:rsidRDefault="00000000">
            <w:r>
              <w:rPr>
                <w:rFonts w:eastAsia="Helvetica Neue"/>
                <w:sz w:val="20"/>
                <w:szCs w:val="20"/>
              </w:rPr>
              <w:t>—</w:t>
            </w:r>
          </w:p>
        </w:tc>
        <w:tc>
          <w:tcPr>
            <w:tcW w:w="19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EE8D5C3" w14:textId="77777777" w:rsidR="00FF2FC6" w:rsidRDefault="00000000">
            <w:r>
              <w:rPr>
                <w:rFonts w:eastAsia="Helvetica Neue"/>
                <w:sz w:val="20"/>
                <w:szCs w:val="20"/>
              </w:rPr>
              <w:t>✅ 新規追加</w:t>
            </w:r>
          </w:p>
        </w:tc>
      </w:tr>
      <w:tr w:rsidR="00FF2FC6" w14:paraId="0AE4C555" w14:textId="77777777">
        <w:tblPrEx>
          <w:tblCellMar>
            <w:top w:w="0" w:type="dxa"/>
            <w:bottom w:w="0" w:type="dxa"/>
          </w:tblCellMar>
        </w:tblPrEx>
        <w:tc>
          <w:tcPr>
            <w:tcW w:w="4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310C7FD" w14:textId="77777777" w:rsidR="00FF2FC6" w:rsidRDefault="00000000">
            <w:r>
              <w:rPr>
                <w:rFonts w:eastAsia="Helvetica Neue"/>
                <w:sz w:val="20"/>
                <w:szCs w:val="20"/>
              </w:rPr>
              <w:t>S</w:t>
            </w:r>
          </w:p>
        </w:tc>
        <w:tc>
          <w:tcPr>
            <w:tcW w:w="32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5D4FF17" w14:textId="77777777" w:rsidR="00FF2FC6" w:rsidRDefault="00000000">
            <w:r>
              <w:rPr>
                <w:rFonts w:eastAsia="Helvetica Neue"/>
                <w:sz w:val="20"/>
                <w:szCs w:val="20"/>
              </w:rPr>
              <w:t>Safari CSS longhand + child --hero-img</w:t>
            </w:r>
          </w:p>
        </w:tc>
        <w:tc>
          <w:tcPr>
            <w:tcW w:w="2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74AE873" w14:textId="77777777" w:rsidR="00FF2FC6" w:rsidRDefault="00000000">
            <w:r>
              <w:rPr>
                <w:rFonts w:eastAsia="Helvetica Neue"/>
                <w:sz w:val="20"/>
                <w:szCs w:val="20"/>
              </w:rPr>
              <w:t>layouts/wsj/list.html L37, L151</w:t>
            </w:r>
          </w:p>
        </w:tc>
        <w:tc>
          <w:tcPr>
            <w:tcW w:w="1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FC46E7A" w14:textId="77777777" w:rsidR="00FF2FC6" w:rsidRDefault="00000000">
            <w:r>
              <w:rPr>
                <w:rFonts w:eastAsia="Helvetica Neue"/>
                <w:sz w:val="20"/>
                <w:szCs w:val="20"/>
              </w:rPr>
              <w:t>計画</w:t>
            </w:r>
          </w:p>
        </w:tc>
        <w:tc>
          <w:tcPr>
            <w:tcW w:w="19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DCF0AF8" w14:textId="77777777" w:rsidR="00FF2FC6" w:rsidRDefault="00000000">
            <w:r>
              <w:rPr>
                <w:rFonts w:eastAsia="Helvetica Neue"/>
                <w:sz w:val="20"/>
                <w:szCs w:val="20"/>
              </w:rPr>
              <w:t>✅ 実装済</w:t>
            </w:r>
          </w:p>
        </w:tc>
      </w:tr>
    </w:tbl>
    <w:p w14:paraId="0572FD50" w14:textId="77777777" w:rsidR="00FF2FC6" w:rsidRDefault="00000000">
      <w:pPr>
        <w:pStyle w:val="2"/>
      </w:pPr>
      <w:r>
        <w:t>§9.1 Patch 1 (適用済み) — thinkingBudget=0</w:t>
      </w:r>
    </w:p>
    <w:p w14:paraId="276C98B7" w14:textId="77777777" w:rsidR="00FF2FC6" w:rsidRDefault="00000000">
      <w:pPr>
        <w:spacing w:after="120"/>
      </w:pPr>
      <w:r>
        <w:rPr>
          <w:rFonts w:eastAsia="Helvetica Neue"/>
        </w:rPr>
        <w:t>scripts/generate_hero_image.py L275-281:</w:t>
      </w:r>
    </w:p>
    <w:p w14:paraId="0C2B763B" w14:textId="77777777" w:rsidR="00FF2FC6" w:rsidRDefault="00000000">
      <w:pPr>
        <w:shd w:val="clear" w:color="auto" w:fill="F6F4EE"/>
        <w:ind w:left="360"/>
      </w:pPr>
      <w:r>
        <w:rPr>
          <w:rFonts w:ascii="Courier New" w:eastAsia="Courier New" w:hAnsi="Courier New" w:cs="Courier New"/>
          <w:color w:val="303641"/>
          <w:sz w:val="18"/>
          <w:szCs w:val="18"/>
        </w:rPr>
        <w:t>"generationConfig": {</w:t>
      </w:r>
    </w:p>
    <w:p w14:paraId="7A636F6D" w14:textId="77777777" w:rsidR="00FF2FC6" w:rsidRDefault="00000000">
      <w:pPr>
        <w:shd w:val="clear" w:color="auto" w:fill="F6F4EE"/>
        <w:ind w:left="360"/>
      </w:pPr>
      <w:r>
        <w:rPr>
          <w:rFonts w:ascii="Courier New" w:eastAsia="Courier New" w:hAnsi="Courier New" w:cs="Courier New"/>
          <w:color w:val="303641"/>
          <w:sz w:val="18"/>
          <w:szCs w:val="18"/>
        </w:rPr>
        <w:t xml:space="preserve">    "temperature": 0,</w:t>
      </w:r>
    </w:p>
    <w:p w14:paraId="53B69910" w14:textId="77777777" w:rsidR="00FF2FC6" w:rsidRDefault="00000000">
      <w:pPr>
        <w:shd w:val="clear" w:color="auto" w:fill="F6F4EE"/>
        <w:ind w:left="360"/>
      </w:pPr>
      <w:r>
        <w:rPr>
          <w:rFonts w:ascii="Courier New" w:eastAsia="Courier New" w:hAnsi="Courier New" w:cs="Courier New"/>
          <w:color w:val="303641"/>
          <w:sz w:val="18"/>
          <w:szCs w:val="18"/>
        </w:rPr>
        <w:t xml:space="preserve">    "maxOutputTokens": 1024,        # v1.3: 300 では thinking 285 で枯渇</w:t>
      </w:r>
    </w:p>
    <w:p w14:paraId="1F1AED61" w14:textId="77777777" w:rsidR="00FF2FC6" w:rsidRDefault="00000000">
      <w:pPr>
        <w:shd w:val="clear" w:color="auto" w:fill="F6F4EE"/>
        <w:ind w:left="360"/>
      </w:pPr>
      <w:r>
        <w:rPr>
          <w:rFonts w:ascii="Courier New" w:eastAsia="Courier New" w:hAnsi="Courier New" w:cs="Courier New"/>
          <w:color w:val="303641"/>
          <w:sz w:val="18"/>
          <w:szCs w:val="18"/>
        </w:rPr>
        <w:t xml:space="preserve">    "responseMimeType": "application/json",</w:t>
      </w:r>
    </w:p>
    <w:p w14:paraId="671171A9" w14:textId="77777777" w:rsidR="00FF2FC6" w:rsidRDefault="00000000">
      <w:pPr>
        <w:shd w:val="clear" w:color="auto" w:fill="F6F4EE"/>
        <w:ind w:left="360"/>
      </w:pPr>
      <w:r>
        <w:rPr>
          <w:rFonts w:ascii="Courier New" w:eastAsia="Courier New" w:hAnsi="Courier New" w:cs="Courier New"/>
          <w:color w:val="303641"/>
          <w:sz w:val="18"/>
          <w:szCs w:val="18"/>
        </w:rPr>
        <w:t xml:space="preserve">    "thinkingConfig": {"thinkingBudget": 0},   # v1.3: thinking mode OFF</w:t>
      </w:r>
    </w:p>
    <w:p w14:paraId="23424EEA" w14:textId="77777777" w:rsidR="00FF2FC6" w:rsidRDefault="00000000">
      <w:pPr>
        <w:shd w:val="clear" w:color="auto" w:fill="F6F4EE"/>
        <w:ind w:left="360"/>
      </w:pPr>
      <w:r>
        <w:rPr>
          <w:rFonts w:ascii="Courier New" w:eastAsia="Courier New" w:hAnsi="Courier New" w:cs="Courier New"/>
          <w:color w:val="303641"/>
          <w:sz w:val="18"/>
          <w:szCs w:val="18"/>
        </w:rPr>
        <w:t>},</w:t>
      </w:r>
    </w:p>
    <w:p w14:paraId="41DA3DC6" w14:textId="77777777" w:rsidR="00FF2FC6" w:rsidRDefault="00000000">
      <w:pPr>
        <w:spacing w:after="120"/>
      </w:pPr>
      <w:r>
        <w:rPr>
          <w:rFonts w:eastAsia="Helvetica Neue"/>
          <w:color w:val="2F6B3D"/>
        </w:rPr>
        <w:t>2026-04-23 Test B 実測: thoughtsTokenCount=0, finishReason=STOP, text 正常返却。</w:t>
      </w:r>
    </w:p>
    <w:p w14:paraId="6C80BBCE" w14:textId="77777777" w:rsidR="00FF2FC6" w:rsidRDefault="00000000">
      <w:pPr>
        <w:pStyle w:val="2"/>
      </w:pPr>
      <w:r>
        <w:t>§9.2 Patch 2 (適用済み) — JSON parser 堅牢化</w:t>
      </w:r>
    </w:p>
    <w:p w14:paraId="21B1B6BD" w14:textId="77777777" w:rsidR="00FF2FC6" w:rsidRDefault="00000000">
      <w:pPr>
        <w:spacing w:after="120"/>
      </w:pPr>
      <w:r>
        <w:rPr>
          <w:rFonts w:eastAsia="Helvetica Neue"/>
        </w:rPr>
        <w:t>scripts/generate_hero_image.py L344-365:</w:t>
      </w:r>
    </w:p>
    <w:p w14:paraId="39BC2F87" w14:textId="77777777" w:rsidR="00FF2FC6" w:rsidRDefault="00000000">
      <w:pPr>
        <w:shd w:val="clear" w:color="auto" w:fill="F6F4EE"/>
        <w:ind w:left="360"/>
      </w:pPr>
      <w:r>
        <w:rPr>
          <w:rFonts w:ascii="Courier New" w:eastAsia="Courier New" w:hAnsi="Courier New" w:cs="Courier New"/>
          <w:color w:val="303641"/>
          <w:sz w:val="18"/>
          <w:szCs w:val="18"/>
        </w:rPr>
        <w:t>def _parse_concept_json(raw_text: str) -&gt; dict:</w:t>
      </w:r>
    </w:p>
    <w:p w14:paraId="037810BC" w14:textId="77777777" w:rsidR="00FF2FC6" w:rsidRDefault="00000000">
      <w:pPr>
        <w:shd w:val="clear" w:color="auto" w:fill="F6F4EE"/>
        <w:ind w:left="360"/>
      </w:pPr>
      <w:r>
        <w:rPr>
          <w:rFonts w:ascii="Courier New" w:eastAsia="Courier New" w:hAnsi="Courier New" w:cs="Courier New"/>
          <w:color w:val="303641"/>
          <w:sz w:val="18"/>
          <w:szCs w:val="18"/>
        </w:rPr>
        <w:t xml:space="preserve">    text = raw_text.strip()</w:t>
      </w:r>
    </w:p>
    <w:p w14:paraId="3026A2BD" w14:textId="77777777" w:rsidR="00FF2FC6" w:rsidRDefault="00000000">
      <w:pPr>
        <w:shd w:val="clear" w:color="auto" w:fill="F6F4EE"/>
        <w:ind w:left="360"/>
      </w:pPr>
      <w:r>
        <w:rPr>
          <w:rFonts w:ascii="Courier New" w:eastAsia="Courier New" w:hAnsi="Courier New" w:cs="Courier New"/>
          <w:color w:val="303641"/>
          <w:sz w:val="18"/>
          <w:szCs w:val="18"/>
        </w:rPr>
        <w:t xml:space="preserve">    # (a) markdown code fence を剥ぐ</w:t>
      </w:r>
    </w:p>
    <w:p w14:paraId="553DE71A" w14:textId="77777777" w:rsidR="00FF2FC6" w:rsidRDefault="00000000">
      <w:pPr>
        <w:shd w:val="clear" w:color="auto" w:fill="F6F4EE"/>
        <w:ind w:left="360"/>
      </w:pPr>
      <w:r>
        <w:rPr>
          <w:rFonts w:ascii="Courier New" w:eastAsia="Courier New" w:hAnsi="Courier New" w:cs="Courier New"/>
          <w:color w:val="303641"/>
          <w:sz w:val="18"/>
          <w:szCs w:val="18"/>
        </w:rPr>
        <w:t xml:space="preserve">    text = re.sub(r"^```(?:json|JSON)?\s*\n?", "", text)</w:t>
      </w:r>
    </w:p>
    <w:p w14:paraId="42D7C45C" w14:textId="77777777" w:rsidR="00FF2FC6" w:rsidRDefault="00000000">
      <w:pPr>
        <w:shd w:val="clear" w:color="auto" w:fill="F6F4EE"/>
        <w:ind w:left="360"/>
      </w:pPr>
      <w:r>
        <w:rPr>
          <w:rFonts w:ascii="Courier New" w:eastAsia="Courier New" w:hAnsi="Courier New" w:cs="Courier New"/>
          <w:color w:val="303641"/>
          <w:sz w:val="18"/>
          <w:szCs w:val="18"/>
        </w:rPr>
        <w:t xml:space="preserve">    text = re.sub(r"\n?\s*```\s*$", "", text)</w:t>
      </w:r>
    </w:p>
    <w:p w14:paraId="6A94D72F" w14:textId="77777777" w:rsidR="00FF2FC6" w:rsidRDefault="00000000">
      <w:pPr>
        <w:shd w:val="clear" w:color="auto" w:fill="F6F4EE"/>
        <w:ind w:left="360"/>
      </w:pPr>
      <w:r>
        <w:rPr>
          <w:rFonts w:ascii="Courier New" w:eastAsia="Courier New" w:hAnsi="Courier New" w:cs="Courier New"/>
          <w:color w:val="303641"/>
          <w:sz w:val="18"/>
          <w:szCs w:val="18"/>
        </w:rPr>
        <w:t xml:space="preserve">    text = text.strip()</w:t>
      </w:r>
    </w:p>
    <w:p w14:paraId="6B101724" w14:textId="77777777" w:rsidR="00FF2FC6" w:rsidRDefault="00000000">
      <w:pPr>
        <w:shd w:val="clear" w:color="auto" w:fill="F6F4EE"/>
        <w:ind w:left="360"/>
      </w:pPr>
      <w:r>
        <w:rPr>
          <w:rFonts w:ascii="Courier New" w:eastAsia="Courier New" w:hAnsi="Courier New" w:cs="Courier New"/>
          <w:color w:val="303641"/>
          <w:sz w:val="18"/>
          <w:szCs w:val="18"/>
        </w:rPr>
        <w:t xml:space="preserve">    # (b) 冒頭に 'Here is the JSON:' 等の prefix がある場合、最初の { から抽出</w:t>
      </w:r>
    </w:p>
    <w:p w14:paraId="63549D96" w14:textId="77777777" w:rsidR="00FF2FC6" w:rsidRDefault="00000000">
      <w:pPr>
        <w:shd w:val="clear" w:color="auto" w:fill="F6F4EE"/>
        <w:ind w:left="360"/>
      </w:pPr>
      <w:r>
        <w:rPr>
          <w:rFonts w:ascii="Courier New" w:eastAsia="Courier New" w:hAnsi="Courier New" w:cs="Courier New"/>
          <w:color w:val="303641"/>
          <w:sz w:val="18"/>
          <w:szCs w:val="18"/>
        </w:rPr>
        <w:t xml:space="preserve">    if not text.startswith("{"):</w:t>
      </w:r>
    </w:p>
    <w:p w14:paraId="402E77B5" w14:textId="77777777" w:rsidR="00FF2FC6" w:rsidRDefault="00000000">
      <w:pPr>
        <w:shd w:val="clear" w:color="auto" w:fill="F6F4EE"/>
        <w:ind w:left="360"/>
      </w:pPr>
      <w:r>
        <w:rPr>
          <w:rFonts w:ascii="Courier New" w:eastAsia="Courier New" w:hAnsi="Courier New" w:cs="Courier New"/>
          <w:color w:val="303641"/>
          <w:sz w:val="18"/>
          <w:szCs w:val="18"/>
        </w:rPr>
        <w:t xml:space="preserve">        m = re.search(r"\{[\s\S]*\}", text)</w:t>
      </w:r>
    </w:p>
    <w:p w14:paraId="51B32A07" w14:textId="77777777" w:rsidR="00FF2FC6" w:rsidRDefault="00000000">
      <w:pPr>
        <w:shd w:val="clear" w:color="auto" w:fill="F6F4EE"/>
        <w:ind w:left="360"/>
      </w:pPr>
      <w:r>
        <w:rPr>
          <w:rFonts w:ascii="Courier New" w:eastAsia="Courier New" w:hAnsi="Courier New" w:cs="Courier New"/>
          <w:color w:val="303641"/>
          <w:sz w:val="18"/>
          <w:szCs w:val="18"/>
        </w:rPr>
        <w:t xml:space="preserve">        if m:</w:t>
      </w:r>
    </w:p>
    <w:p w14:paraId="61602F20" w14:textId="77777777" w:rsidR="00FF2FC6" w:rsidRDefault="00000000">
      <w:pPr>
        <w:shd w:val="clear" w:color="auto" w:fill="F6F4EE"/>
        <w:ind w:left="360"/>
      </w:pPr>
      <w:r>
        <w:rPr>
          <w:rFonts w:ascii="Courier New" w:eastAsia="Courier New" w:hAnsi="Courier New" w:cs="Courier New"/>
          <w:color w:val="303641"/>
          <w:sz w:val="18"/>
          <w:szCs w:val="18"/>
        </w:rPr>
        <w:t xml:space="preserve">            text = m.group(0)</w:t>
      </w:r>
    </w:p>
    <w:p w14:paraId="41FCBDA2" w14:textId="77777777" w:rsidR="00FF2FC6" w:rsidRDefault="00000000">
      <w:pPr>
        <w:shd w:val="clear" w:color="auto" w:fill="F6F4EE"/>
        <w:ind w:left="360"/>
      </w:pPr>
      <w:r>
        <w:rPr>
          <w:rFonts w:ascii="Courier New" w:eastAsia="Courier New" w:hAnsi="Courier New" w:cs="Courier New"/>
          <w:color w:val="303641"/>
          <w:sz w:val="18"/>
          <w:szCs w:val="18"/>
        </w:rPr>
        <w:t xml:space="preserve">    try:</w:t>
      </w:r>
    </w:p>
    <w:p w14:paraId="1803D5FB" w14:textId="77777777" w:rsidR="00FF2FC6" w:rsidRDefault="00000000">
      <w:pPr>
        <w:shd w:val="clear" w:color="auto" w:fill="F6F4EE"/>
        <w:ind w:left="360"/>
      </w:pPr>
      <w:r>
        <w:rPr>
          <w:rFonts w:ascii="Courier New" w:eastAsia="Courier New" w:hAnsi="Courier New" w:cs="Courier New"/>
          <w:color w:val="303641"/>
          <w:sz w:val="18"/>
          <w:szCs w:val="18"/>
        </w:rPr>
        <w:t xml:space="preserve">        obj = json.loads(text)</w:t>
      </w:r>
    </w:p>
    <w:p w14:paraId="6634C7C3" w14:textId="77777777" w:rsidR="00FF2FC6" w:rsidRDefault="00000000">
      <w:pPr>
        <w:shd w:val="clear" w:color="auto" w:fill="F6F4EE"/>
        <w:ind w:left="360"/>
      </w:pPr>
      <w:r>
        <w:rPr>
          <w:rFonts w:ascii="Courier New" w:eastAsia="Courier New" w:hAnsi="Courier New" w:cs="Courier New"/>
          <w:color w:val="303641"/>
          <w:sz w:val="18"/>
          <w:szCs w:val="18"/>
        </w:rPr>
        <w:t xml:space="preserve">    except json.JSONDecodeError as e:</w:t>
      </w:r>
    </w:p>
    <w:p w14:paraId="11E06BEB" w14:textId="77777777" w:rsidR="00FF2FC6" w:rsidRDefault="00000000">
      <w:pPr>
        <w:shd w:val="clear" w:color="auto" w:fill="F6F4EE"/>
        <w:ind w:left="360"/>
      </w:pPr>
      <w:r>
        <w:rPr>
          <w:rFonts w:ascii="Courier New" w:eastAsia="Courier New" w:hAnsi="Courier New" w:cs="Courier New"/>
          <w:color w:val="303641"/>
          <w:sz w:val="18"/>
          <w:szCs w:val="18"/>
        </w:rPr>
        <w:lastRenderedPageBreak/>
        <w:t xml:space="preserve">        raise GeminiTextExtractionError(f"JSON parse failed: {e}; raw={raw_text[:300]}")</w:t>
      </w:r>
    </w:p>
    <w:p w14:paraId="6998D54F" w14:textId="77777777" w:rsidR="00FF2FC6" w:rsidRDefault="00000000">
      <w:pPr>
        <w:pStyle w:val="2"/>
      </w:pPr>
      <w:r>
        <w:t>§9.3 Patch 3 (適用済み) — COMMON_STYLE illustration 化</w:t>
      </w:r>
    </w:p>
    <w:p w14:paraId="273C27B8" w14:textId="77777777" w:rsidR="00FF2FC6" w:rsidRDefault="00000000">
      <w:pPr>
        <w:spacing w:after="120"/>
      </w:pPr>
      <w:r>
        <w:rPr>
          <w:rFonts w:eastAsia="Helvetica Neue"/>
        </w:rPr>
        <w:t>scripts/generate_hero_image.py L171-:</w:t>
      </w:r>
    </w:p>
    <w:p w14:paraId="49CC8686" w14:textId="77777777" w:rsidR="00FF2FC6" w:rsidRDefault="00000000">
      <w:pPr>
        <w:shd w:val="clear" w:color="auto" w:fill="F6F4EE"/>
        <w:ind w:left="360"/>
      </w:pPr>
      <w:r>
        <w:rPr>
          <w:rFonts w:ascii="Courier New" w:eastAsia="Courier New" w:hAnsi="Courier New" w:cs="Courier New"/>
          <w:color w:val="303641"/>
          <w:sz w:val="18"/>
          <w:szCs w:val="18"/>
        </w:rPr>
        <w:t>COMMON_STYLE = (</w:t>
      </w:r>
    </w:p>
    <w:p w14:paraId="4651A3DD" w14:textId="77777777" w:rsidR="00FF2FC6" w:rsidRDefault="00000000">
      <w:pPr>
        <w:shd w:val="clear" w:color="auto" w:fill="F6F4EE"/>
        <w:ind w:left="360"/>
      </w:pPr>
      <w:r>
        <w:rPr>
          <w:rFonts w:ascii="Courier New" w:eastAsia="Courier New" w:hAnsi="Courier New" w:cs="Courier New"/>
          <w:color w:val="303641"/>
          <w:sz w:val="18"/>
          <w:szCs w:val="18"/>
        </w:rPr>
        <w:t xml:space="preserve">    "Editorial illustration hero image in the style of The New Yorker / The Economist / "</w:t>
      </w:r>
    </w:p>
    <w:p w14:paraId="45081F50" w14:textId="77777777" w:rsidR="00FF2FC6" w:rsidRDefault="00000000">
      <w:pPr>
        <w:shd w:val="clear" w:color="auto" w:fill="F6F4EE"/>
        <w:ind w:left="360"/>
      </w:pPr>
      <w:r>
        <w:rPr>
          <w:rFonts w:ascii="Courier New" w:eastAsia="Courier New" w:hAnsi="Courier New" w:cs="Courier New"/>
          <w:color w:val="303641"/>
          <w:sz w:val="18"/>
          <w:szCs w:val="18"/>
        </w:rPr>
        <w:t xml:space="preserve">    "WSJ Op-Ed cover art. Hand-drawn or vector illustration with textured brush strokes, "</w:t>
      </w:r>
    </w:p>
    <w:p w14:paraId="63A62B95" w14:textId="77777777" w:rsidR="00FF2FC6" w:rsidRDefault="00000000">
      <w:pPr>
        <w:shd w:val="clear" w:color="auto" w:fill="F6F4EE"/>
        <w:ind w:left="360"/>
      </w:pPr>
      <w:r>
        <w:rPr>
          <w:rFonts w:ascii="Courier New" w:eastAsia="Courier New" w:hAnsi="Courier New" w:cs="Courier New"/>
          <w:color w:val="303641"/>
          <w:sz w:val="18"/>
          <w:szCs w:val="18"/>
        </w:rPr>
        <w:t xml:space="preserve">    "bold conceptual metaphor, muted editorial palette "</w:t>
      </w:r>
    </w:p>
    <w:p w14:paraId="78E2E611" w14:textId="77777777" w:rsidR="00FF2FC6" w:rsidRDefault="00000000">
      <w:pPr>
        <w:shd w:val="clear" w:color="auto" w:fill="F6F4EE"/>
        <w:ind w:left="360"/>
      </w:pPr>
      <w:r>
        <w:rPr>
          <w:rFonts w:ascii="Courier New" w:eastAsia="Courier New" w:hAnsi="Courier New" w:cs="Courier New"/>
          <w:color w:val="303641"/>
          <w:sz w:val="18"/>
          <w:szCs w:val="18"/>
        </w:rPr>
        <w:t xml:space="preserve">    "(terracotta / cream / walnut / deep navy / charcoal / soft gold accents). "</w:t>
      </w:r>
    </w:p>
    <w:p w14:paraId="33A10C71" w14:textId="77777777" w:rsidR="00FF2FC6" w:rsidRDefault="00000000">
      <w:pPr>
        <w:shd w:val="clear" w:color="auto" w:fill="F6F4EE"/>
        <w:ind w:left="360"/>
      </w:pPr>
      <w:r>
        <w:rPr>
          <w:rFonts w:ascii="Courier New" w:eastAsia="Courier New" w:hAnsi="Courier New" w:cs="Courier New"/>
          <w:color w:val="303641"/>
          <w:sz w:val="18"/>
          <w:szCs w:val="18"/>
        </w:rPr>
        <w:t xml:space="preserve">    "Composition leaves central negative space for text overlay. "</w:t>
      </w:r>
    </w:p>
    <w:p w14:paraId="4467250A" w14:textId="77777777" w:rsidR="00FF2FC6" w:rsidRDefault="00000000">
      <w:pPr>
        <w:shd w:val="clear" w:color="auto" w:fill="F6F4EE"/>
        <w:ind w:left="360"/>
      </w:pPr>
      <w:r>
        <w:rPr>
          <w:rFonts w:ascii="Courier New" w:eastAsia="Courier New" w:hAnsi="Courier New" w:cs="Courier New"/>
          <w:color w:val="303641"/>
          <w:sz w:val="18"/>
          <w:szCs w:val="18"/>
        </w:rPr>
        <w:t xml:space="preserve">    "STRICT CONSTRAINTS: illustration ONLY (NOT photorealistic, NOT a photograph, "</w:t>
      </w:r>
    </w:p>
    <w:p w14:paraId="4404D03E" w14:textId="77777777" w:rsidR="00FF2FC6" w:rsidRDefault="00000000">
      <w:pPr>
        <w:shd w:val="clear" w:color="auto" w:fill="F6F4EE"/>
        <w:ind w:left="360"/>
      </w:pPr>
      <w:r>
        <w:rPr>
          <w:rFonts w:ascii="Courier New" w:eastAsia="Courier New" w:hAnsi="Courier New" w:cs="Courier New"/>
          <w:color w:val="303641"/>
          <w:sz w:val="18"/>
          <w:szCs w:val="18"/>
        </w:rPr>
        <w:t xml:space="preserve">    "NOT a 3D render, NOT CGI), hand-drawn aesthetic, "</w:t>
      </w:r>
    </w:p>
    <w:p w14:paraId="07B5ABAD" w14:textId="77777777" w:rsidR="00FF2FC6" w:rsidRDefault="00000000">
      <w:pPr>
        <w:shd w:val="clear" w:color="auto" w:fill="F6F4EE"/>
        <w:ind w:left="360"/>
      </w:pPr>
      <w:r>
        <w:rPr>
          <w:rFonts w:ascii="Courier New" w:eastAsia="Courier New" w:hAnsi="Courier New" w:cs="Courier New"/>
          <w:color w:val="303641"/>
          <w:sz w:val="18"/>
          <w:szCs w:val="18"/>
        </w:rPr>
        <w:t xml:space="preserve">    "no text, no letters, no words, no logos, no visible human faces, "</w:t>
      </w:r>
    </w:p>
    <w:p w14:paraId="5F87B475" w14:textId="77777777" w:rsidR="00FF2FC6" w:rsidRDefault="00000000">
      <w:pPr>
        <w:shd w:val="clear" w:color="auto" w:fill="F6F4EE"/>
        <w:ind w:left="360"/>
      </w:pPr>
      <w:r>
        <w:rPr>
          <w:rFonts w:ascii="Courier New" w:eastAsia="Courier New" w:hAnsi="Courier New" w:cs="Courier New"/>
          <w:color w:val="303641"/>
          <w:sz w:val="18"/>
          <w:szCs w:val="18"/>
        </w:rPr>
        <w:t xml:space="preserve">    "no watermarks, no signage, no UI elements, no charts with labels."</w:t>
      </w:r>
    </w:p>
    <w:p w14:paraId="7422D793" w14:textId="77777777" w:rsidR="00FF2FC6" w:rsidRDefault="00000000">
      <w:pPr>
        <w:shd w:val="clear" w:color="auto" w:fill="F6F4EE"/>
        <w:ind w:left="360"/>
      </w:pPr>
      <w:r>
        <w:rPr>
          <w:rFonts w:ascii="Courier New" w:eastAsia="Courier New" w:hAnsi="Courier New" w:cs="Courier New"/>
          <w:color w:val="303641"/>
          <w:sz w:val="18"/>
          <w:szCs w:val="18"/>
        </w:rPr>
        <w:t>)</w:t>
      </w:r>
    </w:p>
    <w:p w14:paraId="77B511E4" w14:textId="77777777" w:rsidR="00FF2FC6" w:rsidRDefault="00000000">
      <w:pPr>
        <w:pStyle w:val="2"/>
      </w:pPr>
      <w:r>
        <w:t>§9.4 Patch 4 (適用済み) — SECTION_STYLES Pattern A/B 分類</w:t>
      </w:r>
    </w:p>
    <w:p w14:paraId="787C62D1" w14:textId="77777777" w:rsidR="00FF2FC6" w:rsidRDefault="00000000">
      <w:pPr>
        <w:spacing w:after="120"/>
      </w:pPr>
      <w:r>
        <w:rPr>
          <w:rFonts w:eastAsia="Helvetica Neue"/>
        </w:rPr>
        <w:t>scripts/generate_hero_image.py L133-:</w:t>
      </w:r>
    </w:p>
    <w:p w14:paraId="56E7EA07" w14:textId="77777777" w:rsidR="00FF2FC6" w:rsidRDefault="00000000">
      <w:pPr>
        <w:pStyle w:val="3"/>
      </w:pPr>
      <w:r>
        <w:t>§9.4.1 Pattern A: 知的風刺 (editorial satire) — 6 媒体</w:t>
      </w:r>
    </w:p>
    <w:p w14:paraId="1A0A035C" w14:textId="77777777" w:rsidR="00FF2FC6" w:rsidRDefault="00000000">
      <w:pPr>
        <w:pStyle w:val="a4"/>
        <w:numPr>
          <w:ilvl w:val="0"/>
          <w:numId w:val="2"/>
        </w:numPr>
        <w:spacing w:after="80"/>
      </w:pPr>
      <w:r>
        <w:rPr>
          <w:rFonts w:eastAsia="Helvetica Neue"/>
        </w:rPr>
        <w:t>wsj — traditional editorial illustration of a Wall Street financial metaphor, subtle crosshatching texture, muted earth tones with navy accents</w:t>
      </w:r>
    </w:p>
    <w:p w14:paraId="0D2F9AB8" w14:textId="77777777" w:rsidR="00FF2FC6" w:rsidRDefault="00000000">
      <w:pPr>
        <w:pStyle w:val="a4"/>
        <w:numPr>
          <w:ilvl w:val="0"/>
          <w:numId w:val="2"/>
        </w:numPr>
        <w:spacing w:after="80"/>
      </w:pPr>
      <w:r>
        <w:rPr>
          <w:rFonts w:eastAsia="Helvetica Neue"/>
        </w:rPr>
        <w:t>nyt-bn — modern editorial illustration of a breaking-news visual metaphor, bold composition with one accent color</w:t>
      </w:r>
    </w:p>
    <w:p w14:paraId="764F4474" w14:textId="77777777" w:rsidR="00FF2FC6" w:rsidRDefault="00000000">
      <w:pPr>
        <w:pStyle w:val="a4"/>
        <w:numPr>
          <w:ilvl w:val="0"/>
          <w:numId w:val="2"/>
        </w:numPr>
        <w:spacing w:after="80"/>
      </w:pPr>
      <w:r>
        <w:rPr>
          <w:rFonts w:eastAsia="Helvetica Neue"/>
        </w:rPr>
        <w:t>nyt-op — bold satirical editorial illustration, daring conceptual metaphor, high-contrast color blocks</w:t>
      </w:r>
    </w:p>
    <w:p w14:paraId="5A021E82" w14:textId="77777777" w:rsidR="00FF2FC6" w:rsidRDefault="00000000">
      <w:pPr>
        <w:pStyle w:val="a4"/>
        <w:numPr>
          <w:ilvl w:val="0"/>
          <w:numId w:val="2"/>
        </w:numPr>
        <w:spacing w:after="80"/>
      </w:pPr>
      <w:r>
        <w:rPr>
          <w:rFonts w:eastAsia="Helvetica Neue"/>
        </w:rPr>
        <w:t>buysiders — financial editorial illustration of M&amp;A or capital-markets metaphor, navy and gold palette, sophisticated minimalism</w:t>
      </w:r>
    </w:p>
    <w:p w14:paraId="1E59518C" w14:textId="77777777" w:rsidR="00FF2FC6" w:rsidRDefault="00000000">
      <w:pPr>
        <w:pStyle w:val="a4"/>
        <w:numPr>
          <w:ilvl w:val="0"/>
          <w:numId w:val="2"/>
        </w:numPr>
        <w:spacing w:after="80"/>
      </w:pPr>
      <w:r>
        <w:rPr>
          <w:rFonts w:eastAsia="Helvetica Neue"/>
        </w:rPr>
        <w:t>short-squeez — playful editorial illustration of a Wall Street scene, witty tone, vector-style with texture accents</w:t>
      </w:r>
    </w:p>
    <w:p w14:paraId="639A260C" w14:textId="77777777" w:rsidR="00FF2FC6" w:rsidRDefault="00000000">
      <w:pPr>
        <w:pStyle w:val="a4"/>
        <w:numPr>
          <w:ilvl w:val="0"/>
          <w:numId w:val="2"/>
        </w:numPr>
        <w:spacing w:after="80"/>
      </w:pPr>
      <w:r>
        <w:rPr>
          <w:rFonts w:eastAsia="Helvetica Neue"/>
        </w:rPr>
        <w:t>economist — abstract conceptual editorial illustration of an economic theme</w:t>
      </w:r>
    </w:p>
    <w:p w14:paraId="2BB2916C" w14:textId="77777777" w:rsidR="00FF2FC6" w:rsidRDefault="00000000">
      <w:pPr>
        <w:pStyle w:val="3"/>
      </w:pPr>
      <w:r>
        <w:t>§9.4.2 Pattern B: 洗練ライフスタイル (modern flat lifestyle) — 2 媒体</w:t>
      </w:r>
    </w:p>
    <w:p w14:paraId="7C81A7C2" w14:textId="77777777" w:rsidR="00FF2FC6" w:rsidRDefault="00000000">
      <w:pPr>
        <w:pStyle w:val="a4"/>
        <w:numPr>
          <w:ilvl w:val="0"/>
          <w:numId w:val="2"/>
        </w:numPr>
        <w:spacing w:after="80"/>
      </w:pPr>
      <w:r>
        <w:rPr>
          <w:rFonts w:eastAsia="Helvetica Neue"/>
        </w:rPr>
        <w:t>skift — modern flat digital illustration of a travel or hospitality scene, soft gradients, serene atmosphere</w:t>
      </w:r>
    </w:p>
    <w:p w14:paraId="150DC147" w14:textId="77777777" w:rsidR="00FF2FC6" w:rsidRDefault="00000000">
      <w:pPr>
        <w:pStyle w:val="a4"/>
        <w:numPr>
          <w:ilvl w:val="0"/>
          <w:numId w:val="2"/>
        </w:numPr>
        <w:spacing w:after="80"/>
      </w:pPr>
      <w:r>
        <w:rPr>
          <w:rFonts w:eastAsia="Helvetica Neue"/>
        </w:rPr>
        <w:t>business-insider — modern flat digital illustration of a contemporary urban or business scene, textured brush strokes</w:t>
      </w:r>
    </w:p>
    <w:p w14:paraId="4BBC87C0" w14:textId="77777777" w:rsidR="00FF2FC6" w:rsidRDefault="00000000">
      <w:pPr>
        <w:pStyle w:val="2"/>
      </w:pPr>
      <w:r>
        <w:t>§9.5 Patch 5 (適用済み) — DEFAULT_STYLE illustration 化</w:t>
      </w:r>
    </w:p>
    <w:p w14:paraId="1AB0AB1E" w14:textId="77777777" w:rsidR="00FF2FC6" w:rsidRDefault="00000000">
      <w:pPr>
        <w:shd w:val="clear" w:color="auto" w:fill="F6F4EE"/>
        <w:ind w:left="360"/>
      </w:pPr>
      <w:r>
        <w:rPr>
          <w:rFonts w:ascii="Courier New" w:eastAsia="Courier New" w:hAnsi="Courier New" w:cs="Courier New"/>
          <w:color w:val="303641"/>
          <w:sz w:val="18"/>
          <w:szCs w:val="18"/>
        </w:rPr>
        <w:t>DEFAULT_STYLE = (</w:t>
      </w:r>
    </w:p>
    <w:p w14:paraId="06A153A0" w14:textId="77777777" w:rsidR="00FF2FC6" w:rsidRDefault="00000000">
      <w:pPr>
        <w:shd w:val="clear" w:color="auto" w:fill="F6F4EE"/>
        <w:ind w:left="360"/>
      </w:pPr>
      <w:r>
        <w:rPr>
          <w:rFonts w:ascii="Courier New" w:eastAsia="Courier New" w:hAnsi="Courier New" w:cs="Courier New"/>
          <w:color w:val="303641"/>
          <w:sz w:val="18"/>
          <w:szCs w:val="18"/>
        </w:rPr>
        <w:t xml:space="preserve">    "editorial illustration, conceptual metaphor, hand-drawn aesthetic, muted palette"</w:t>
      </w:r>
    </w:p>
    <w:p w14:paraId="7611DDAA" w14:textId="77777777" w:rsidR="00FF2FC6" w:rsidRDefault="00000000">
      <w:pPr>
        <w:shd w:val="clear" w:color="auto" w:fill="F6F4EE"/>
        <w:ind w:left="360"/>
      </w:pPr>
      <w:r>
        <w:rPr>
          <w:rFonts w:ascii="Courier New" w:eastAsia="Courier New" w:hAnsi="Courier New" w:cs="Courier New"/>
          <w:color w:val="303641"/>
          <w:sz w:val="18"/>
          <w:szCs w:val="18"/>
        </w:rPr>
        <w:t>)</w:t>
      </w:r>
    </w:p>
    <w:p w14:paraId="2671B9F8" w14:textId="77777777" w:rsidR="00FF2FC6" w:rsidRDefault="00000000">
      <w:pPr>
        <w:pStyle w:val="2"/>
      </w:pPr>
      <w:r>
        <w:t>§9.6 Patch 6 (v1.4 新規) — System Prompt Schema 明示 + retry 判定緩和</w:t>
      </w:r>
      <w:r>
        <w:rPr>
          <w:color w:val="B5322C"/>
          <w:sz w:val="18"/>
          <w:szCs w:val="18"/>
        </w:rPr>
        <w:t xml:space="preserve">  【v1.4 新規】</w:t>
      </w:r>
    </w:p>
    <w:p w14:paraId="73F838A1" w14:textId="77777777" w:rsidR="00FF2FC6" w:rsidRDefault="00000000">
      <w:pPr>
        <w:pStyle w:val="3"/>
      </w:pPr>
      <w:r>
        <w:t>§9.6.1 System Prompt の REQUIRED OUTPUT SCHEMA 明示</w:t>
      </w:r>
    </w:p>
    <w:p w14:paraId="14A17B04" w14:textId="77777777" w:rsidR="00FF2FC6" w:rsidRDefault="00000000">
      <w:pPr>
        <w:spacing w:after="120"/>
      </w:pPr>
      <w:r>
        <w:rPr>
          <w:rFonts w:eastAsia="Helvetica Neue"/>
        </w:rPr>
        <w:t>v1.3 策定時の system prompt は 「STEP 1 - Core Theme」のように命令形で書かれていたが、Gemini がこれを field 名に反映し "step_1_core_theme" 形式で返却する現象が 2026-04-23 検証</w:t>
        <w:lastRenderedPageBreak/>
        <w:t>で判明。v1.4 では prompt 末尾に明示的な JSON schema を追記:</w:t>
      </w:r>
    </w:p>
    <w:p w14:paraId="11F90BF7" w14:textId="77777777" w:rsidR="00FF2FC6" w:rsidRDefault="00000000">
      <w:pPr>
        <w:shd w:val="clear" w:color="auto" w:fill="F6F4EE"/>
        <w:ind w:left="360"/>
      </w:pPr>
      <w:r>
        <w:rPr>
          <w:rFonts w:ascii="Courier New" w:eastAsia="Courier New" w:hAnsi="Courier New" w:cs="Courier New"/>
          <w:color w:val="303641"/>
          <w:sz w:val="18"/>
          <w:szCs w:val="18"/>
        </w:rPr>
        <w:t>REQUIRED OUTPUT SCHEMA (use EXACTLY these field names — no prefixes like "step_1_"):</w:t>
      </w:r>
    </w:p>
    <w:p w14:paraId="1A4CCF76" w14:textId="77777777" w:rsidR="00FF2FC6" w:rsidRDefault="00000000">
      <w:pPr>
        <w:shd w:val="clear" w:color="auto" w:fill="F6F4EE"/>
        <w:ind w:left="360"/>
      </w:pPr>
      <w:r>
        <w:rPr>
          <w:rFonts w:ascii="Courier New" w:eastAsia="Courier New" w:hAnsi="Courier New" w:cs="Courier New"/>
          <w:color w:val="303641"/>
          <w:sz w:val="18"/>
          <w:szCs w:val="18"/>
        </w:rPr>
        <w:t>{</w:t>
      </w:r>
    </w:p>
    <w:p w14:paraId="0FBF9559" w14:textId="77777777" w:rsidR="00FF2FC6" w:rsidRDefault="00000000">
      <w:pPr>
        <w:shd w:val="clear" w:color="auto" w:fill="F6F4EE"/>
        <w:ind w:left="360"/>
      </w:pPr>
      <w:r>
        <w:rPr>
          <w:rFonts w:ascii="Courier New" w:eastAsia="Courier New" w:hAnsi="Courier New" w:cs="Courier New"/>
          <w:color w:val="303641"/>
          <w:sz w:val="18"/>
          <w:szCs w:val="18"/>
        </w:rPr>
        <w:t xml:space="preserve">  "core_theme": "&lt;one-keyword central topic&gt;",</w:t>
      </w:r>
    </w:p>
    <w:p w14:paraId="43D122A4" w14:textId="77777777" w:rsidR="00FF2FC6" w:rsidRDefault="00000000">
      <w:pPr>
        <w:shd w:val="clear" w:color="auto" w:fill="F6F4EE"/>
        <w:ind w:left="360"/>
      </w:pPr>
      <w:r>
        <w:rPr>
          <w:rFonts w:ascii="Courier New" w:eastAsia="Courier New" w:hAnsi="Courier New" w:cs="Courier New"/>
          <w:color w:val="303641"/>
          <w:sz w:val="18"/>
          <w:szCs w:val="18"/>
        </w:rPr>
        <w:t xml:space="preserve">  "visual_metaphor": "&lt;concrete object or action phrase&gt;",</w:t>
      </w:r>
    </w:p>
    <w:p w14:paraId="492AC6F8" w14:textId="77777777" w:rsidR="00FF2FC6" w:rsidRDefault="00000000">
      <w:pPr>
        <w:shd w:val="clear" w:color="auto" w:fill="F6F4EE"/>
        <w:ind w:left="360"/>
      </w:pPr>
      <w:r>
        <w:rPr>
          <w:rFonts w:ascii="Courier New" w:eastAsia="Courier New" w:hAnsi="Courier New" w:cs="Courier New"/>
          <w:color w:val="303641"/>
          <w:sz w:val="18"/>
          <w:szCs w:val="18"/>
        </w:rPr>
        <w:t xml:space="preserve">  "contextual_detail": "&lt;one specific element from the article&gt;",</w:t>
      </w:r>
    </w:p>
    <w:p w14:paraId="091FE653" w14:textId="77777777" w:rsidR="00FF2FC6" w:rsidRDefault="00000000">
      <w:pPr>
        <w:shd w:val="clear" w:color="auto" w:fill="F6F4EE"/>
        <w:ind w:left="360"/>
      </w:pPr>
      <w:r>
        <w:rPr>
          <w:rFonts w:ascii="Courier New" w:eastAsia="Courier New" w:hAnsi="Courier New" w:cs="Courier New"/>
          <w:color w:val="303641"/>
          <w:sz w:val="18"/>
          <w:szCs w:val="18"/>
        </w:rPr>
        <w:t xml:space="preserve">  "primary_subject_noun": "&lt;the single most important drawable object&gt;"</w:t>
      </w:r>
    </w:p>
    <w:p w14:paraId="27D3A38B" w14:textId="77777777" w:rsidR="00FF2FC6" w:rsidRDefault="00000000">
      <w:pPr>
        <w:shd w:val="clear" w:color="auto" w:fill="F6F4EE"/>
        <w:ind w:left="360"/>
      </w:pPr>
      <w:r>
        <w:rPr>
          <w:rFonts w:ascii="Courier New" w:eastAsia="Courier New" w:hAnsi="Courier New" w:cs="Courier New"/>
          <w:color w:val="303641"/>
          <w:sz w:val="18"/>
          <w:szCs w:val="18"/>
        </w:rPr>
        <w:t>}</w:t>
      </w:r>
    </w:p>
    <w:p w14:paraId="7D35D778" w14:textId="77777777" w:rsidR="00FF2FC6" w:rsidRDefault="00000000">
      <w:pPr>
        <w:pStyle w:val="3"/>
      </w:pPr>
      <w:r>
        <w:t>§9.6.2 Parser 防御: step_N_ prefix 自動剥離</w:t>
      </w:r>
    </w:p>
    <w:p w14:paraId="15981DD8" w14:textId="77777777" w:rsidR="00FF2FC6" w:rsidRDefault="00000000">
      <w:pPr>
        <w:spacing w:after="120"/>
      </w:pPr>
      <w:r>
        <w:rPr>
          <w:rFonts w:eastAsia="Helvetica Neue"/>
        </w:rPr>
        <w:t>万一 prefix が残っても復旧できるよう、_parse_concept_json() に field 名正規化を追加:</w:t>
      </w:r>
    </w:p>
    <w:p w14:paraId="07BD95B4" w14:textId="77777777" w:rsidR="00FF2FC6" w:rsidRDefault="00000000">
      <w:pPr>
        <w:shd w:val="clear" w:color="auto" w:fill="F6F4EE"/>
        <w:ind w:left="360"/>
      </w:pPr>
      <w:r>
        <w:rPr>
          <w:rFonts w:ascii="Courier New" w:eastAsia="Courier New" w:hAnsi="Courier New" w:cs="Courier New"/>
          <w:color w:val="303641"/>
          <w:sz w:val="18"/>
          <w:szCs w:val="18"/>
        </w:rPr>
        <w:t># step_1_, step_2_, step_3_, step_N_ のプレフィックスを剥ぐ</w:t>
      </w:r>
    </w:p>
    <w:p w14:paraId="0F24D0A4" w14:textId="77777777" w:rsidR="00FF2FC6" w:rsidRDefault="00000000">
      <w:pPr>
        <w:shd w:val="clear" w:color="auto" w:fill="F6F4EE"/>
        <w:ind w:left="360"/>
      </w:pPr>
      <w:r>
        <w:rPr>
          <w:rFonts w:ascii="Courier New" w:eastAsia="Courier New" w:hAnsi="Courier New" w:cs="Courier New"/>
          <w:color w:val="303641"/>
          <w:sz w:val="18"/>
          <w:szCs w:val="18"/>
        </w:rPr>
        <w:t>nk = re.sub(r"^step_\d+_", "", k.strip().lower())</w:t>
      </w:r>
    </w:p>
    <w:p w14:paraId="1264EA8A" w14:textId="77777777" w:rsidR="00FF2FC6" w:rsidRDefault="00000000">
      <w:pPr>
        <w:shd w:val="clear" w:color="auto" w:fill="F6F4EE"/>
        <w:ind w:left="360"/>
      </w:pPr>
      <w:r>
        <w:rPr>
          <w:rFonts w:ascii="Courier New" w:eastAsia="Courier New" w:hAnsi="Courier New" w:cs="Courier New"/>
          <w:color w:val="303641"/>
          <w:sz w:val="18"/>
          <w:szCs w:val="18"/>
        </w:rPr>
        <w:t># camelCase → snake_case 的に軽く正規化 (coreTheme → core_theme)</w:t>
      </w:r>
    </w:p>
    <w:p w14:paraId="44866422" w14:textId="77777777" w:rsidR="00FF2FC6" w:rsidRDefault="00000000">
      <w:pPr>
        <w:shd w:val="clear" w:color="auto" w:fill="F6F4EE"/>
        <w:ind w:left="360"/>
      </w:pPr>
      <w:r>
        <w:rPr>
          <w:rFonts w:ascii="Courier New" w:eastAsia="Courier New" w:hAnsi="Courier New" w:cs="Courier New"/>
          <w:color w:val="303641"/>
          <w:sz w:val="18"/>
          <w:szCs w:val="18"/>
        </w:rPr>
        <w:t>nk = re.sub(r"([a-z0-9])([A-Z])", r"\1_\2", nk).lower()</w:t>
      </w:r>
    </w:p>
    <w:p w14:paraId="72BC4870" w14:textId="77777777" w:rsidR="00FF2FC6" w:rsidRDefault="00000000">
      <w:pPr>
        <w:pStyle w:val="3"/>
      </w:pPr>
      <w:r>
        <w:t>§9.6.3 _needs_retry() の 2-word 判定緩和</w:t>
      </w:r>
    </w:p>
    <w:p w14:paraId="3C33D398" w14:textId="77777777" w:rsidR="00FF2FC6" w:rsidRDefault="00000000">
      <w:pPr>
        <w:spacing w:after="120"/>
      </w:pPr>
      <w:r>
        <w:rPr>
          <w:rFonts w:eastAsia="Helvetica Neue"/>
        </w:rPr>
        <w:t>SPEC v1.1 §7.2 の 「primary_subject_noun が 2 語以下 → retry」 ルールは、SPEC §7.3 の GOOD 例 ("a cyclist", "a suitcase" = 1 語) と矛盾。v1.4 で 「0 語 (空文字)」 のみを再試行対象に緩和:</w:t>
      </w:r>
    </w:p>
    <w:p w14:paraId="2B493F11" w14:textId="77777777" w:rsidR="00FF2FC6" w:rsidRDefault="00000000">
      <w:pPr>
        <w:shd w:val="clear" w:color="auto" w:fill="F6F4EE"/>
        <w:ind w:left="360"/>
      </w:pPr>
      <w:r>
        <w:rPr>
          <w:rFonts w:ascii="Courier New" w:eastAsia="Courier New" w:hAnsi="Courier New" w:cs="Courier New"/>
          <w:color w:val="303641"/>
          <w:sz w:val="18"/>
          <w:szCs w:val="18"/>
        </w:rPr>
        <w:t># v1.4: &lt;= 2 → &lt; 1 に緩和</w:t>
      </w:r>
    </w:p>
    <w:p w14:paraId="340548A4" w14:textId="77777777" w:rsidR="00FF2FC6" w:rsidRDefault="00000000">
      <w:pPr>
        <w:shd w:val="clear" w:color="auto" w:fill="F6F4EE"/>
        <w:ind w:left="360"/>
      </w:pPr>
      <w:r>
        <w:rPr>
          <w:rFonts w:ascii="Courier New" w:eastAsia="Courier New" w:hAnsi="Courier New" w:cs="Courier New"/>
          <w:color w:val="303641"/>
          <w:sz w:val="18"/>
          <w:szCs w:val="18"/>
        </w:rPr>
        <w:t>if len(words) &lt; 1:</w:t>
      </w:r>
    </w:p>
    <w:p w14:paraId="49C090C5" w14:textId="77777777" w:rsidR="00FF2FC6" w:rsidRDefault="00000000">
      <w:pPr>
        <w:shd w:val="clear" w:color="auto" w:fill="F6F4EE"/>
        <w:ind w:left="360"/>
      </w:pPr>
      <w:r>
        <w:rPr>
          <w:rFonts w:ascii="Courier New" w:eastAsia="Courier New" w:hAnsi="Courier New" w:cs="Courier New"/>
          <w:color w:val="303641"/>
          <w:sz w:val="18"/>
          <w:szCs w:val="18"/>
        </w:rPr>
        <w:t xml:space="preserve">    return True, f"too_short={len(words)}_words"</w:t>
      </w:r>
    </w:p>
    <w:p w14:paraId="7B7EC38F" w14:textId="77777777" w:rsidR="00FF2FC6" w:rsidRDefault="00000000">
      <w:pPr>
        <w:pStyle w:val="2"/>
      </w:pPr>
      <w:r>
        <w:t>§9.7 Patch 7 (v1.4 新規) — 多形式画像検出 (PNG/JPEG/WebP)</w:t>
      </w:r>
      <w:r>
        <w:rPr>
          <w:color w:val="B5322C"/>
          <w:sz w:val="18"/>
          <w:szCs w:val="18"/>
        </w:rPr>
        <w:t xml:space="preserve">  【v1.4 新規】</w:t>
      </w:r>
    </w:p>
    <w:p w14:paraId="492137AA" w14:textId="77777777" w:rsidR="00FF2FC6" w:rsidRDefault="00000000">
      <w:pPr>
        <w:spacing w:after="120"/>
      </w:pPr>
      <w:r>
        <w:rPr>
          <w:rFonts w:eastAsia="Helvetica Neue"/>
        </w:rPr>
        <w:t>Nano Banana 系モデルが JPEG を返す場合があるため、detect_image_dimensions() を新設し header parse で format を判定。legacy な detect_png_dimensions() は deprecated として後方互換維持:</w:t>
      </w:r>
    </w:p>
    <w:p w14:paraId="1A615232" w14:textId="77777777" w:rsidR="00FF2FC6" w:rsidRDefault="00000000">
      <w:pPr>
        <w:shd w:val="clear" w:color="auto" w:fill="F6F4EE"/>
        <w:ind w:left="360"/>
      </w:pPr>
      <w:r>
        <w:rPr>
          <w:rFonts w:ascii="Courier New" w:eastAsia="Courier New" w:hAnsi="Courier New" w:cs="Courier New"/>
          <w:color w:val="303641"/>
          <w:sz w:val="18"/>
          <w:szCs w:val="18"/>
        </w:rPr>
        <w:t>def detect_image_dimensions(img_bytes: bytes) -&gt; tuple:</w:t>
      </w:r>
    </w:p>
    <w:p w14:paraId="229B0F0C" w14:textId="77777777" w:rsidR="00FF2FC6" w:rsidRDefault="00000000">
      <w:pPr>
        <w:shd w:val="clear" w:color="auto" w:fill="F6F4EE"/>
        <w:ind w:left="360"/>
      </w:pPr>
      <w:r>
        <w:rPr>
          <w:rFonts w:ascii="Courier New" w:eastAsia="Courier New" w:hAnsi="Courier New" w:cs="Courier New"/>
          <w:color w:val="303641"/>
          <w:sz w:val="18"/>
          <w:szCs w:val="18"/>
        </w:rPr>
        <w:t xml:space="preserve">    """(width, height, format) を返す。対応: PNG / JPEG / WebP。"""</w:t>
      </w:r>
    </w:p>
    <w:p w14:paraId="319D12C1" w14:textId="77777777" w:rsidR="00FF2FC6" w:rsidRDefault="00000000">
      <w:pPr>
        <w:shd w:val="clear" w:color="auto" w:fill="F6F4EE"/>
        <w:ind w:left="360"/>
      </w:pPr>
      <w:r>
        <w:rPr>
          <w:rFonts w:ascii="Courier New" w:eastAsia="Courier New" w:hAnsi="Courier New" w:cs="Courier New"/>
          <w:color w:val="303641"/>
          <w:sz w:val="18"/>
          <w:szCs w:val="18"/>
        </w:rPr>
        <w:t xml:space="preserve">    # PNG: signature + IHDR</w:t>
      </w:r>
    </w:p>
    <w:p w14:paraId="71E55652" w14:textId="77777777" w:rsidR="00FF2FC6" w:rsidRDefault="00000000">
      <w:pPr>
        <w:shd w:val="clear" w:color="auto" w:fill="F6F4EE"/>
        <w:ind w:left="360"/>
      </w:pPr>
      <w:r>
        <w:rPr>
          <w:rFonts w:ascii="Courier New" w:eastAsia="Courier New" w:hAnsi="Courier New" w:cs="Courier New"/>
          <w:color w:val="303641"/>
          <w:sz w:val="18"/>
          <w:szCs w:val="18"/>
        </w:rPr>
        <w:t xml:space="preserve">    if img_bytes[:8] == b"\x89PNG\r\n\x1a\n":</w:t>
      </w:r>
    </w:p>
    <w:p w14:paraId="062D6A53"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754A03C" w14:textId="77777777" w:rsidR="00FF2FC6" w:rsidRDefault="00000000">
      <w:pPr>
        <w:shd w:val="clear" w:color="auto" w:fill="F6F4EE"/>
        <w:ind w:left="360"/>
      </w:pPr>
      <w:r>
        <w:rPr>
          <w:rFonts w:ascii="Courier New" w:eastAsia="Courier New" w:hAnsi="Courier New" w:cs="Courier New"/>
          <w:color w:val="303641"/>
          <w:sz w:val="18"/>
          <w:szCs w:val="18"/>
        </w:rPr>
        <w:t xml:space="preserve">        return (width, height, "png")</w:t>
      </w:r>
    </w:p>
    <w:p w14:paraId="2493EC79" w14:textId="77777777" w:rsidR="00FF2FC6" w:rsidRDefault="00000000">
      <w:pPr>
        <w:shd w:val="clear" w:color="auto" w:fill="F6F4EE"/>
        <w:ind w:left="360"/>
      </w:pPr>
      <w:r>
        <w:rPr>
          <w:rFonts w:ascii="Courier New" w:eastAsia="Courier New" w:hAnsi="Courier New" w:cs="Courier New"/>
          <w:color w:val="303641"/>
          <w:sz w:val="18"/>
          <w:szCs w:val="18"/>
        </w:rPr>
        <w:t xml:space="preserve">    # JPEG: SOI + SOFn markers</w:t>
      </w:r>
    </w:p>
    <w:p w14:paraId="59E3AD28" w14:textId="77777777" w:rsidR="00FF2FC6" w:rsidRDefault="00000000">
      <w:pPr>
        <w:shd w:val="clear" w:color="auto" w:fill="F6F4EE"/>
        <w:ind w:left="360"/>
      </w:pPr>
      <w:r>
        <w:rPr>
          <w:rFonts w:ascii="Courier New" w:eastAsia="Courier New" w:hAnsi="Courier New" w:cs="Courier New"/>
          <w:color w:val="303641"/>
          <w:sz w:val="18"/>
          <w:szCs w:val="18"/>
        </w:rPr>
        <w:t xml:space="preserve">    if img_bytes[:3] == b"\xff\xd8\xff":</w:t>
      </w:r>
    </w:p>
    <w:p w14:paraId="0E76B126"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A76BB91" w14:textId="77777777" w:rsidR="00FF2FC6" w:rsidRDefault="00000000">
      <w:pPr>
        <w:shd w:val="clear" w:color="auto" w:fill="F6F4EE"/>
        <w:ind w:left="360"/>
      </w:pPr>
      <w:r>
        <w:rPr>
          <w:rFonts w:ascii="Courier New" w:eastAsia="Courier New" w:hAnsi="Courier New" w:cs="Courier New"/>
          <w:color w:val="303641"/>
          <w:sz w:val="18"/>
          <w:szCs w:val="18"/>
        </w:rPr>
        <w:t xml:space="preserve">        return (width, height, "jpeg")</w:t>
      </w:r>
    </w:p>
    <w:p w14:paraId="3806B5CB" w14:textId="77777777" w:rsidR="00FF2FC6" w:rsidRDefault="00000000">
      <w:pPr>
        <w:shd w:val="clear" w:color="auto" w:fill="F6F4EE"/>
        <w:ind w:left="360"/>
      </w:pPr>
      <w:r>
        <w:rPr>
          <w:rFonts w:ascii="Courier New" w:eastAsia="Courier New" w:hAnsi="Courier New" w:cs="Courier New"/>
          <w:color w:val="303641"/>
          <w:sz w:val="18"/>
          <w:szCs w:val="18"/>
        </w:rPr>
        <w:t xml:space="preserve">    # WebP: RIFF + WEBP</w:t>
      </w:r>
    </w:p>
    <w:p w14:paraId="7478F9D8" w14:textId="77777777" w:rsidR="00FF2FC6" w:rsidRDefault="00000000">
      <w:pPr>
        <w:shd w:val="clear" w:color="auto" w:fill="F6F4EE"/>
        <w:ind w:left="360"/>
      </w:pPr>
      <w:r>
        <w:rPr>
          <w:rFonts w:ascii="Courier New" w:eastAsia="Courier New" w:hAnsi="Courier New" w:cs="Courier New"/>
          <w:color w:val="303641"/>
          <w:sz w:val="18"/>
          <w:szCs w:val="18"/>
        </w:rPr>
        <w:t xml:space="preserve">    if img_bytes[:4] == b"RIFF" and img_bytes[8:12] == b"WEBP":</w:t>
      </w:r>
    </w:p>
    <w:p w14:paraId="6015D026"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FDF253C" w14:textId="77777777" w:rsidR="00FF2FC6" w:rsidRDefault="00000000">
      <w:pPr>
        <w:shd w:val="clear" w:color="auto" w:fill="F6F4EE"/>
        <w:ind w:left="360"/>
      </w:pPr>
      <w:r>
        <w:rPr>
          <w:rFonts w:ascii="Courier New" w:eastAsia="Courier New" w:hAnsi="Courier New" w:cs="Courier New"/>
          <w:color w:val="303641"/>
          <w:sz w:val="18"/>
          <w:szCs w:val="18"/>
        </w:rPr>
        <w:t xml:space="preserve">        return (width, height, "webp")</w:t>
      </w:r>
    </w:p>
    <w:p w14:paraId="6EA44A0F" w14:textId="77777777" w:rsidR="00FF2FC6" w:rsidRDefault="00000000">
      <w:pPr>
        <w:shd w:val="clear" w:color="auto" w:fill="F6F4EE"/>
        <w:ind w:left="360"/>
      </w:pPr>
      <w:r>
        <w:rPr>
          <w:rFonts w:ascii="Courier New" w:eastAsia="Courier New" w:hAnsi="Courier New" w:cs="Courier New"/>
          <w:color w:val="303641"/>
          <w:sz w:val="18"/>
          <w:szCs w:val="18"/>
        </w:rPr>
        <w:t xml:space="preserve">    return (0, 0, "unknown")</w:t>
      </w:r>
    </w:p>
    <w:p w14:paraId="2FBA046E" w14:textId="77777777" w:rsidR="00FF2FC6" w:rsidRDefault="00000000">
      <w:pPr>
        <w:pStyle w:val="2"/>
      </w:pPr>
      <w:r>
        <w:t>§9.8 Patch S (適用済み) — Safari CSS 4 層防御</w:t>
      </w:r>
    </w:p>
    <w:p w14:paraId="0E48C7DB" w14:textId="77777777" w:rsidR="00FF2FC6" w:rsidRDefault="00000000">
      <w:pPr>
        <w:spacing w:after="120"/>
      </w:pPr>
      <w:r>
        <w:rPr>
          <w:rFonts w:eastAsia="Helvetica Neue"/>
        </w:rPr>
        <w:t>layouts/wsj/list.html:</w:t>
      </w:r>
    </w:p>
    <w:p w14:paraId="1927D282" w14:textId="77777777" w:rsidR="00FF2FC6" w:rsidRDefault="00000000">
      <w:pPr>
        <w:pStyle w:val="3"/>
      </w:pPr>
      <w:r>
        <w:t>§9.8.1 CSS: background shorthand → longhand 分解 (L37)</w:t>
      </w:r>
    </w:p>
    <w:p w14:paraId="27C396AD" w14:textId="77777777" w:rsidR="00FF2FC6" w:rsidRDefault="00000000">
      <w:pPr>
        <w:shd w:val="clear" w:color="auto" w:fill="F6F4EE"/>
        <w:ind w:left="360"/>
      </w:pPr>
      <w:r>
        <w:rPr>
          <w:rFonts w:ascii="Courier New" w:eastAsia="Courier New" w:hAnsi="Courier New" w:cs="Courier New"/>
          <w:color w:val="303641"/>
          <w:sz w:val="18"/>
          <w:szCs w:val="18"/>
        </w:rPr>
        <w:t>/* v1.4 Safari fix */</w:t>
      </w:r>
    </w:p>
    <w:p w14:paraId="15782F56" w14:textId="77777777" w:rsidR="00FF2FC6" w:rsidRDefault="00000000">
      <w:pPr>
        <w:shd w:val="clear" w:color="auto" w:fill="F6F4EE"/>
        <w:ind w:left="360"/>
      </w:pPr>
      <w:r>
        <w:rPr>
          <w:rFonts w:ascii="Courier New" w:eastAsia="Courier New" w:hAnsi="Courier New" w:cs="Courier New"/>
          <w:color w:val="303641"/>
          <w:sz w:val="18"/>
          <w:szCs w:val="18"/>
        </w:rPr>
        <w:t>.cover-photo {</w:t>
      </w:r>
    </w:p>
    <w:p w14:paraId="3EBCAA78" w14:textId="77777777" w:rsidR="00FF2FC6" w:rsidRDefault="00000000">
      <w:pPr>
        <w:shd w:val="clear" w:color="auto" w:fill="F6F4EE"/>
        <w:ind w:left="360"/>
      </w:pPr>
      <w:r>
        <w:rPr>
          <w:rFonts w:ascii="Courier New" w:eastAsia="Courier New" w:hAnsi="Courier New" w:cs="Courier New"/>
          <w:color w:val="303641"/>
          <w:sz w:val="18"/>
          <w:szCs w:val="18"/>
        </w:rPr>
        <w:t xml:space="preserve">  position: absolute;</w:t>
      </w:r>
    </w:p>
    <w:p w14:paraId="66E48838" w14:textId="77777777" w:rsidR="00FF2FC6" w:rsidRDefault="00000000">
      <w:pPr>
        <w:shd w:val="clear" w:color="auto" w:fill="F6F4EE"/>
        <w:ind w:left="360"/>
      </w:pPr>
      <w:r>
        <w:rPr>
          <w:rFonts w:ascii="Courier New" w:eastAsia="Courier New" w:hAnsi="Courier New" w:cs="Courier New"/>
          <w:color w:val="303641"/>
          <w:sz w:val="18"/>
          <w:szCs w:val="18"/>
        </w:rPr>
        <w:t xml:space="preserve">  inset: 0;</w:t>
      </w:r>
    </w:p>
    <w:p w14:paraId="684AC93F" w14:textId="77777777" w:rsidR="00FF2FC6" w:rsidRDefault="00000000">
      <w:pPr>
        <w:shd w:val="clear" w:color="auto" w:fill="F6F4EE"/>
        <w:ind w:left="360"/>
      </w:pPr>
      <w:r>
        <w:rPr>
          <w:rFonts w:ascii="Courier New" w:eastAsia="Courier New" w:hAnsi="Courier New" w:cs="Courier New"/>
          <w:color w:val="303641"/>
          <w:sz w:val="18"/>
          <w:szCs w:val="18"/>
        </w:rPr>
        <w:t xml:space="preserve">  background-image:</w:t>
      </w:r>
    </w:p>
    <w:p w14:paraId="18176E39" w14:textId="77777777" w:rsidR="00FF2FC6" w:rsidRDefault="00000000">
      <w:pPr>
        <w:shd w:val="clear" w:color="auto" w:fill="F6F4EE"/>
        <w:ind w:left="360"/>
      </w:pPr>
      <w:r>
        <w:rPr>
          <w:rFonts w:ascii="Courier New" w:eastAsia="Courier New" w:hAnsi="Courier New" w:cs="Courier New"/>
          <w:color w:val="303641"/>
          <w:sz w:val="18"/>
          <w:szCs w:val="18"/>
        </w:rPr>
        <w:t xml:space="preserve">    linear-gradient(180deg, rgba(10,30,63,.15), rgba(10,30,63,.72)),</w:t>
      </w:r>
    </w:p>
    <w:p w14:paraId="55EC4F9B" w14:textId="77777777" w:rsidR="00FF2FC6" w:rsidRDefault="00000000">
      <w:pPr>
        <w:shd w:val="clear" w:color="auto" w:fill="F6F4EE"/>
        <w:ind w:left="360"/>
      </w:pPr>
      <w:r>
        <w:rPr>
          <w:rFonts w:ascii="Courier New" w:eastAsia="Courier New" w:hAnsi="Courier New" w:cs="Courier New"/>
          <w:color w:val="303641"/>
          <w:sz w:val="18"/>
          <w:szCs w:val="18"/>
        </w:rPr>
        <w:t xml:space="preserve">    var(--hero-img, url('https://images.unsplash.com/...'));</w:t>
      </w:r>
    </w:p>
    <w:p w14:paraId="65B6D169" w14:textId="77777777" w:rsidR="00FF2FC6" w:rsidRDefault="00000000">
      <w:pPr>
        <w:shd w:val="clear" w:color="auto" w:fill="F6F4EE"/>
        <w:ind w:left="360"/>
      </w:pPr>
      <w:r>
        <w:rPr>
          <w:rFonts w:ascii="Courier New" w:eastAsia="Courier New" w:hAnsi="Courier New" w:cs="Courier New"/>
          <w:color w:val="303641"/>
          <w:sz w:val="18"/>
          <w:szCs w:val="18"/>
        </w:rPr>
        <w:t xml:space="preserve">  background-size: cover, cover;</w:t>
      </w:r>
    </w:p>
    <w:p w14:paraId="318C9CC3" w14:textId="77777777" w:rsidR="00FF2FC6" w:rsidRDefault="00000000">
      <w:pPr>
        <w:shd w:val="clear" w:color="auto" w:fill="F6F4EE"/>
        <w:ind w:left="360"/>
      </w:pPr>
      <w:r>
        <w:rPr>
          <w:rFonts w:ascii="Courier New" w:eastAsia="Courier New" w:hAnsi="Courier New" w:cs="Courier New"/>
          <w:color w:val="303641"/>
          <w:sz w:val="18"/>
          <w:szCs w:val="18"/>
        </w:rPr>
        <w:t xml:space="preserve">  background-position: center center, center center;</w:t>
      </w:r>
    </w:p>
    <w:p w14:paraId="7A66A2BA" w14:textId="77777777" w:rsidR="00FF2FC6" w:rsidRDefault="00000000">
      <w:pPr>
        <w:shd w:val="clear" w:color="auto" w:fill="F6F4EE"/>
        <w:ind w:left="360"/>
      </w:pPr>
      <w:r>
        <w:rPr>
          <w:rFonts w:ascii="Courier New" w:eastAsia="Courier New" w:hAnsi="Courier New" w:cs="Courier New"/>
          <w:color w:val="303641"/>
          <w:sz w:val="18"/>
          <w:szCs w:val="18"/>
        </w:rPr>
        <w:t xml:space="preserve">  background-repeat: no-repeat, no-repeat;</w:t>
      </w:r>
    </w:p>
    <w:p w14:paraId="4E7DBB1F" w14:textId="77777777" w:rsidR="00FF2FC6" w:rsidRDefault="00000000">
      <w:pPr>
        <w:shd w:val="clear" w:color="auto" w:fill="F6F4EE"/>
        <w:ind w:left="360"/>
      </w:pPr>
      <w:r>
        <w:rPr>
          <w:rFonts w:ascii="Courier New" w:eastAsia="Courier New" w:hAnsi="Courier New" w:cs="Courier New"/>
          <w:color w:val="303641"/>
          <w:sz w:val="18"/>
          <w:szCs w:val="18"/>
        </w:rPr>
        <w:t xml:space="preserve">  background-blend-mode: normal, normal;</w:t>
      </w:r>
    </w:p>
    <w:p w14:paraId="48807059" w14:textId="77777777" w:rsidR="00FF2FC6" w:rsidRDefault="00000000">
      <w:pPr>
        <w:shd w:val="clear" w:color="auto" w:fill="F6F4EE"/>
        <w:ind w:left="360"/>
      </w:pPr>
      <w:r>
        <w:rPr>
          <w:rFonts w:ascii="Courier New" w:eastAsia="Courier New" w:hAnsi="Courier New" w:cs="Courier New"/>
          <w:color w:val="303641"/>
          <w:sz w:val="18"/>
          <w:szCs w:val="18"/>
        </w:rPr>
        <w:lastRenderedPageBreak/>
        <w:t xml:space="preserve">  filter: saturate(.92);</w:t>
      </w:r>
    </w:p>
    <w:p w14:paraId="0262E93E" w14:textId="77777777" w:rsidR="00FF2FC6" w:rsidRDefault="00000000">
      <w:pPr>
        <w:shd w:val="clear" w:color="auto" w:fill="F6F4EE"/>
        <w:ind w:left="360"/>
      </w:pPr>
      <w:r>
        <w:rPr>
          <w:rFonts w:ascii="Courier New" w:eastAsia="Courier New" w:hAnsi="Courier New" w:cs="Courier New"/>
          <w:color w:val="303641"/>
          <w:sz w:val="18"/>
          <w:szCs w:val="18"/>
        </w:rPr>
        <w:t xml:space="preserve">  transition: opacity .4s ease;      /* background-image は Safari で不安定 */</w:t>
      </w:r>
    </w:p>
    <w:p w14:paraId="279A9A02" w14:textId="77777777" w:rsidR="00FF2FC6" w:rsidRDefault="00000000">
      <w:pPr>
        <w:shd w:val="clear" w:color="auto" w:fill="F6F4EE"/>
        <w:ind w:left="360"/>
      </w:pPr>
      <w:r>
        <w:rPr>
          <w:rFonts w:ascii="Courier New" w:eastAsia="Courier New" w:hAnsi="Courier New" w:cs="Courier New"/>
          <w:color w:val="303641"/>
          <w:sz w:val="18"/>
          <w:szCs w:val="18"/>
        </w:rPr>
        <w:t xml:space="preserve">  will-change: background-image;     /* 独立レイヤー合成ヒント */</w:t>
      </w:r>
    </w:p>
    <w:p w14:paraId="71131831" w14:textId="77777777" w:rsidR="00FF2FC6" w:rsidRDefault="00000000">
      <w:pPr>
        <w:shd w:val="clear" w:color="auto" w:fill="F6F4EE"/>
        <w:ind w:left="360"/>
      </w:pPr>
      <w:r>
        <w:rPr>
          <w:rFonts w:ascii="Courier New" w:eastAsia="Courier New" w:hAnsi="Courier New" w:cs="Courier New"/>
          <w:color w:val="303641"/>
          <w:sz w:val="18"/>
          <w:szCs w:val="18"/>
        </w:rPr>
        <w:t>}</w:t>
      </w:r>
    </w:p>
    <w:p w14:paraId="0493FC00" w14:textId="77777777" w:rsidR="00FF2FC6" w:rsidRDefault="00000000">
      <w:pPr>
        <w:pStyle w:val="3"/>
      </w:pPr>
      <w:r>
        <w:t>§9.8.2 HTML: --hero-img を子要素 .cover-photo に直付け (L151)</w:t>
      </w:r>
    </w:p>
    <w:p w14:paraId="3C374A91" w14:textId="77777777" w:rsidR="00FF2FC6" w:rsidRDefault="00000000">
      <w:pPr>
        <w:shd w:val="clear" w:color="auto" w:fill="F6F4EE"/>
        <w:ind w:left="360"/>
      </w:pPr>
      <w:r>
        <w:rPr>
          <w:rFonts w:ascii="Courier New" w:eastAsia="Courier New" w:hAnsi="Courier New" w:cs="Courier New"/>
          <w:color w:val="303641"/>
          <w:sz w:val="18"/>
          <w:szCs w:val="18"/>
        </w:rPr>
        <w:t>&lt;!-- v1.4 Safari fix: --hero-img を子要素に直付け (inheritance hop 削除) --&gt;</w:t>
      </w:r>
    </w:p>
    <w:p w14:paraId="303469DA" w14:textId="77777777" w:rsidR="00FF2FC6" w:rsidRDefault="00000000">
      <w:pPr>
        <w:shd w:val="clear" w:color="auto" w:fill="F6F4EE"/>
        <w:ind w:left="360"/>
      </w:pPr>
      <w:r>
        <w:rPr>
          <w:rFonts w:ascii="Courier New" w:eastAsia="Courier New" w:hAnsi="Courier New" w:cs="Courier New"/>
          <w:color w:val="303641"/>
          <w:sz w:val="18"/>
          <w:szCs w:val="18"/>
        </w:rPr>
        <w:t>&lt;section class="cover"&gt;</w:t>
      </w:r>
    </w:p>
    <w:p w14:paraId="65CDAD7B" w14:textId="77777777" w:rsidR="00FF2FC6" w:rsidRDefault="00000000">
      <w:pPr>
        <w:shd w:val="clear" w:color="auto" w:fill="F6F4EE"/>
        <w:ind w:left="360"/>
      </w:pPr>
      <w:r>
        <w:rPr>
          <w:rFonts w:ascii="Courier New" w:eastAsia="Courier New" w:hAnsi="Courier New" w:cs="Courier New"/>
          <w:color w:val="303641"/>
          <w:sz w:val="18"/>
          <w:szCs w:val="18"/>
        </w:rPr>
        <w:t xml:space="preserve">  &lt;div class="cover-photo"{{ with $heroUrl }} style="--hero-img:url('{{ . | relURL }}')"{{ end }}&gt;&lt;/div&gt;</w:t>
      </w:r>
    </w:p>
    <w:p w14:paraId="1E8526FF"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535B9E8" w14:textId="77777777" w:rsidR="00FF2FC6" w:rsidRDefault="00000000">
      <w:pPr>
        <w:shd w:val="clear" w:color="auto" w:fill="F6F4EE"/>
        <w:ind w:left="360"/>
      </w:pPr>
      <w:r>
        <w:rPr>
          <w:rFonts w:ascii="Courier New" w:eastAsia="Courier New" w:hAnsi="Courier New" w:cs="Courier New"/>
          <w:color w:val="303641"/>
          <w:sz w:val="18"/>
          <w:szCs w:val="18"/>
        </w:rPr>
        <w:t>&lt;/section&gt;</w:t>
      </w:r>
    </w:p>
    <w:p w14:paraId="2929FF1B" w14:textId="77777777" w:rsidR="00FF2FC6" w:rsidRDefault="00000000">
      <w:pPr>
        <w:pStyle w:val="2"/>
      </w:pPr>
      <w:r>
        <w:t>§9.9 v1.4 実装検証結果 (2026-04-23)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680"/>
        <w:gridCol w:w="3680"/>
      </w:tblGrid>
      <w:tr w:rsidR="00FF2FC6" w14:paraId="1D98F99D" w14:textId="77777777">
        <w:tblPrEx>
          <w:tblCellMar>
            <w:top w:w="0" w:type="dxa"/>
            <w:bottom w:w="0" w:type="dxa"/>
          </w:tblCellMar>
        </w:tblPrEx>
        <w:trPr>
          <w:tblHeader/>
        </w:trPr>
        <w:tc>
          <w:tcPr>
            <w:tcW w:w="30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4B2C7205" w14:textId="77777777" w:rsidR="00FF2FC6" w:rsidRDefault="00000000">
            <w:r>
              <w:rPr>
                <w:rFonts w:eastAsia="Helvetica Neue"/>
                <w:b/>
                <w:bCs/>
                <w:color w:val="FFFFFF"/>
                <w:sz w:val="20"/>
                <w:szCs w:val="20"/>
              </w:rPr>
              <w:t>受入基準</w:t>
            </w:r>
          </w:p>
        </w:tc>
        <w:tc>
          <w:tcPr>
            <w:tcW w:w="268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031F0109" w14:textId="77777777" w:rsidR="00FF2FC6" w:rsidRDefault="00000000">
            <w:r>
              <w:rPr>
                <w:rFonts w:eastAsia="Helvetica Neue"/>
                <w:b/>
                <w:bCs/>
                <w:color w:val="FFFFFF"/>
                <w:sz w:val="20"/>
                <w:szCs w:val="20"/>
              </w:rPr>
              <w:t>合格基準</w:t>
            </w:r>
          </w:p>
        </w:tc>
        <w:tc>
          <w:tcPr>
            <w:tcW w:w="368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57777A3A" w14:textId="77777777" w:rsidR="00FF2FC6" w:rsidRDefault="00000000">
            <w:r>
              <w:rPr>
                <w:rFonts w:eastAsia="Helvetica Neue"/>
                <w:b/>
                <w:bCs/>
                <w:color w:val="FFFFFF"/>
                <w:sz w:val="20"/>
                <w:szCs w:val="20"/>
              </w:rPr>
              <w:t>v1.4 実測</w:t>
            </w:r>
          </w:p>
        </w:tc>
      </w:tr>
      <w:tr w:rsidR="00FF2FC6" w14:paraId="13C8CC80" w14:textId="77777777">
        <w:tblPrEx>
          <w:tblCellMar>
            <w:top w:w="0" w:type="dxa"/>
            <w:bottom w:w="0" w:type="dxa"/>
          </w:tblCellMar>
        </w:tblPrEx>
        <w:tc>
          <w:tcPr>
            <w:tcW w:w="3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0ACADCA" w14:textId="77777777" w:rsidR="00FF2FC6" w:rsidRDefault="00000000">
            <w:r>
              <w:rPr>
                <w:rFonts w:eastAsia="Helvetica Neue"/>
                <w:sz w:val="20"/>
                <w:szCs w:val="20"/>
              </w:rPr>
              <w:t>Unit test TC-01〜06 PASS</w:t>
            </w:r>
          </w:p>
        </w:tc>
        <w:tc>
          <w:tcPr>
            <w:tcW w:w="26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B93E93C" w14:textId="77777777" w:rsidR="00FF2FC6" w:rsidRDefault="00000000">
            <w:r>
              <w:rPr>
                <w:rFonts w:eastAsia="Helvetica Neue"/>
                <w:sz w:val="20"/>
                <w:szCs w:val="20"/>
              </w:rPr>
              <w:t>全件 PASS</w:t>
            </w:r>
          </w:p>
        </w:tc>
        <w:tc>
          <w:tcPr>
            <w:tcW w:w="36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4678E3F" w14:textId="77777777" w:rsidR="00FF2FC6" w:rsidRDefault="00000000">
            <w:r>
              <w:rPr>
                <w:rFonts w:eastAsia="Helvetica Neue"/>
                <w:sz w:val="20"/>
                <w:szCs w:val="20"/>
              </w:rPr>
              <w:t>（要 CI 確認、未実行）</w:t>
            </w:r>
          </w:p>
        </w:tc>
      </w:tr>
      <w:tr w:rsidR="00FF2FC6" w14:paraId="005B76ED" w14:textId="77777777">
        <w:tblPrEx>
          <w:tblCellMar>
            <w:top w:w="0" w:type="dxa"/>
            <w:bottom w:w="0" w:type="dxa"/>
          </w:tblCellMar>
        </w:tblPrEx>
        <w:tc>
          <w:tcPr>
            <w:tcW w:w="3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959F42A" w14:textId="77777777" w:rsidR="00FF2FC6" w:rsidRDefault="00000000">
            <w:r>
              <w:rPr>
                <w:rFonts w:eastAsia="Helvetica Neue"/>
                <w:sz w:val="20"/>
                <w:szCs w:val="20"/>
              </w:rPr>
              <w:t>Test B: thinkingBudget=0 効く</w:t>
            </w:r>
          </w:p>
        </w:tc>
        <w:tc>
          <w:tcPr>
            <w:tcW w:w="26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AF8A26F" w14:textId="77777777" w:rsidR="00FF2FC6" w:rsidRDefault="00000000">
            <w:r>
              <w:rPr>
                <w:rFonts w:eastAsia="Helvetica Neue"/>
                <w:sz w:val="20"/>
                <w:szCs w:val="20"/>
              </w:rPr>
              <w:t>finishReason=STOP / thoughts=0</w:t>
            </w:r>
          </w:p>
        </w:tc>
        <w:tc>
          <w:tcPr>
            <w:tcW w:w="36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F7C587D" w14:textId="77777777" w:rsidR="00FF2FC6" w:rsidRDefault="00000000">
            <w:r>
              <w:rPr>
                <w:rFonts w:eastAsia="Helvetica Neue"/>
                <w:sz w:val="20"/>
                <w:szCs w:val="20"/>
              </w:rPr>
              <w:t>✅ 合格 (thoughts=0, total=85)</w:t>
            </w:r>
          </w:p>
        </w:tc>
      </w:tr>
      <w:tr w:rsidR="00FF2FC6" w14:paraId="53D49328" w14:textId="77777777">
        <w:tblPrEx>
          <w:tblCellMar>
            <w:top w:w="0" w:type="dxa"/>
            <w:bottom w:w="0" w:type="dxa"/>
          </w:tblCellMar>
        </w:tblPrEx>
        <w:tc>
          <w:tcPr>
            <w:tcW w:w="3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FEE0876" w14:textId="77777777" w:rsidR="00FF2FC6" w:rsidRDefault="00000000">
            <w:r>
              <w:rPr>
                <w:rFonts w:eastAsia="Helvetica Neue"/>
                <w:sz w:val="20"/>
                <w:szCs w:val="20"/>
              </w:rPr>
              <w:t>Test C: illustration 出力</w:t>
            </w:r>
          </w:p>
        </w:tc>
        <w:tc>
          <w:tcPr>
            <w:tcW w:w="26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9C770B4" w14:textId="77777777" w:rsidR="00FF2FC6" w:rsidRDefault="00000000">
            <w:r>
              <w:rPr>
                <w:rFonts w:eastAsia="Helvetica Neue"/>
                <w:sz w:val="20"/>
                <w:szCs w:val="20"/>
              </w:rPr>
              <w:t>肉眼で挿絵と判定</w:t>
            </w:r>
          </w:p>
        </w:tc>
        <w:tc>
          <w:tcPr>
            <w:tcW w:w="36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33BAFCF" w14:textId="77777777" w:rsidR="00FF2FC6" w:rsidRDefault="00000000">
            <w:r>
              <w:rPr>
                <w:rFonts w:eastAsia="Helvetica Neue"/>
                <w:sz w:val="20"/>
                <w:szCs w:val="20"/>
              </w:rPr>
              <w:t>✅ 合格 (editorial illustration)</w:t>
            </w:r>
          </w:p>
        </w:tc>
      </w:tr>
      <w:tr w:rsidR="00FF2FC6" w14:paraId="35E79829" w14:textId="77777777">
        <w:tblPrEx>
          <w:tblCellMar>
            <w:top w:w="0" w:type="dxa"/>
            <w:bottom w:w="0" w:type="dxa"/>
          </w:tblCellMar>
        </w:tblPrEx>
        <w:tc>
          <w:tcPr>
            <w:tcW w:w="3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D1E4238" w14:textId="77777777" w:rsidR="00FF2FC6" w:rsidRDefault="00000000">
            <w:r>
              <w:rPr>
                <w:rFonts w:eastAsia="Helvetica Neue"/>
                <w:sz w:val="20"/>
                <w:szCs w:val="20"/>
              </w:rPr>
              <w:t>4 媒体視覚承認</w:t>
            </w:r>
          </w:p>
        </w:tc>
        <w:tc>
          <w:tcPr>
            <w:tcW w:w="26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CDF2C45" w14:textId="77777777" w:rsidR="00FF2FC6" w:rsidRDefault="00000000">
            <w:r>
              <w:rPr>
                <w:rFonts w:eastAsia="Helvetica Neue"/>
                <w:sz w:val="20"/>
                <w:szCs w:val="20"/>
              </w:rPr>
              <w:t>user による全面承認</w:t>
            </w:r>
          </w:p>
        </w:tc>
        <w:tc>
          <w:tcPr>
            <w:tcW w:w="36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8B22950" w14:textId="77777777" w:rsidR="00FF2FC6" w:rsidRDefault="00000000">
            <w:r>
              <w:rPr>
                <w:rFonts w:eastAsia="Helvetica Neue"/>
                <w:sz w:val="20"/>
                <w:szCs w:val="20"/>
              </w:rPr>
              <w:t>✅ 合格 (2026-04-23 12:47)</w:t>
            </w:r>
          </w:p>
        </w:tc>
      </w:tr>
      <w:tr w:rsidR="00FF2FC6" w14:paraId="1DCD5C5B" w14:textId="77777777">
        <w:tblPrEx>
          <w:tblCellMar>
            <w:top w:w="0" w:type="dxa"/>
            <w:bottom w:w="0" w:type="dxa"/>
          </w:tblCellMar>
        </w:tblPrEx>
        <w:tc>
          <w:tcPr>
            <w:tcW w:w="3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0C53C48" w14:textId="77777777" w:rsidR="00FF2FC6" w:rsidRDefault="00000000">
            <w:r>
              <w:rPr>
                <w:rFonts w:eastAsia="Helvetica Neue"/>
                <w:sz w:val="20"/>
                <w:szCs w:val="20"/>
              </w:rPr>
              <w:t>16:9 aspect ratio ±5%</w:t>
            </w:r>
          </w:p>
        </w:tc>
        <w:tc>
          <w:tcPr>
            <w:tcW w:w="26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9A65265" w14:textId="77777777" w:rsidR="00FF2FC6" w:rsidRDefault="00000000">
            <w:r>
              <w:rPr>
                <w:rFonts w:eastAsia="Helvetica Neue"/>
                <w:sz w:val="20"/>
                <w:szCs w:val="20"/>
              </w:rPr>
              <w:t>deviation &lt;= 5%</w:t>
            </w:r>
          </w:p>
        </w:tc>
        <w:tc>
          <w:tcPr>
            <w:tcW w:w="36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CB3EE64" w14:textId="77777777" w:rsidR="00FF2FC6" w:rsidRDefault="00000000">
            <w:r>
              <w:rPr>
                <w:rFonts w:eastAsia="Helvetica Neue"/>
                <w:sz w:val="20"/>
                <w:szCs w:val="20"/>
              </w:rPr>
              <w:t>✅ 合格 (4 件 dev 0.8%)</w:t>
            </w:r>
          </w:p>
        </w:tc>
      </w:tr>
      <w:tr w:rsidR="00FF2FC6" w14:paraId="4C76D2B5" w14:textId="77777777">
        <w:tblPrEx>
          <w:tblCellMar>
            <w:top w:w="0" w:type="dxa"/>
            <w:bottom w:w="0" w:type="dxa"/>
          </w:tblCellMar>
        </w:tblPrEx>
        <w:tc>
          <w:tcPr>
            <w:tcW w:w="3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A5CC36E" w14:textId="77777777" w:rsidR="00FF2FC6" w:rsidRDefault="00000000">
            <w:r>
              <w:rPr>
                <w:rFonts w:eastAsia="Helvetica Neue"/>
                <w:sz w:val="20"/>
                <w:szCs w:val="20"/>
              </w:rPr>
              <w:t>format 検出</w:t>
            </w:r>
          </w:p>
        </w:tc>
        <w:tc>
          <w:tcPr>
            <w:tcW w:w="26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3C251E5" w14:textId="77777777" w:rsidR="00FF2FC6" w:rsidRDefault="00000000">
            <w:r>
              <w:rPr>
                <w:rFonts w:eastAsia="Helvetica Neue"/>
                <w:sz w:val="20"/>
                <w:szCs w:val="20"/>
              </w:rPr>
              <w:t>PNG/JPEG/WebP 全て検出可</w:t>
            </w:r>
          </w:p>
        </w:tc>
        <w:tc>
          <w:tcPr>
            <w:tcW w:w="36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0CC6621" w14:textId="77777777" w:rsidR="00FF2FC6" w:rsidRDefault="00000000">
            <w:r>
              <w:rPr>
                <w:rFonts w:eastAsia="Helvetica Neue"/>
                <w:sz w:val="20"/>
                <w:szCs w:val="20"/>
              </w:rPr>
              <w:t>✅ 合格 (JPEG 検出確認)</w:t>
            </w:r>
          </w:p>
        </w:tc>
      </w:tr>
      <w:tr w:rsidR="00FF2FC6" w14:paraId="6DD084B8" w14:textId="77777777">
        <w:tblPrEx>
          <w:tblCellMar>
            <w:top w:w="0" w:type="dxa"/>
            <w:bottom w:w="0" w:type="dxa"/>
          </w:tblCellMar>
        </w:tblPrEx>
        <w:tc>
          <w:tcPr>
            <w:tcW w:w="3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57E57FA" w14:textId="77777777" w:rsidR="00FF2FC6" w:rsidRDefault="00000000">
            <w:r>
              <w:rPr>
                <w:rFonts w:eastAsia="Helvetica Neue"/>
                <w:sz w:val="20"/>
                <w:szCs w:val="20"/>
              </w:rPr>
              <w:t>Safari で hero 画像表示</w:t>
            </w:r>
          </w:p>
        </w:tc>
        <w:tc>
          <w:tcPr>
            <w:tcW w:w="26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B01CCB6" w14:textId="77777777" w:rsidR="00FF2FC6" w:rsidRDefault="00000000">
            <w:r>
              <w:rPr>
                <w:rFonts w:eastAsia="Helvetica Neue"/>
                <w:sz w:val="20"/>
                <w:szCs w:val="20"/>
              </w:rPr>
              <w:t>iPhone/Mac Safari で reproduceable</w:t>
            </w:r>
          </w:p>
        </w:tc>
        <w:tc>
          <w:tcPr>
            <w:tcW w:w="36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F17597A" w14:textId="77777777" w:rsidR="00FF2FC6" w:rsidRDefault="00000000">
            <w:r>
              <w:rPr>
                <w:rFonts w:eastAsia="Helvetica Neue"/>
                <w:sz w:val="20"/>
                <w:szCs w:val="20"/>
              </w:rPr>
              <w:t>⏸ 要 4/23 朝本番後ユーザー確認</w:t>
            </w:r>
          </w:p>
        </w:tc>
      </w:tr>
    </w:tbl>
    <w:p w14:paraId="73807A28" w14:textId="77777777" w:rsidR="00FF2FC6" w:rsidRDefault="00000000">
      <w:r>
        <w:br w:type="page"/>
      </w:r>
    </w:p>
    <w:p w14:paraId="22DB3F5A" w14:textId="77777777" w:rsidR="00FF2FC6" w:rsidRDefault="00000000">
      <w:pPr>
        <w:pStyle w:val="1"/>
      </w:pPr>
      <w:r>
        <w:lastRenderedPageBreak/>
        <w:t>§10. 運用ガイドライン</w:t>
      </w:r>
      <w:r>
        <w:rPr>
          <w:color w:val="B5322C"/>
          <w:sz w:val="20"/>
          <w:szCs w:val="20"/>
        </w:rPr>
        <w:t xml:space="preserve">  【v1.3 新規】</w:t>
      </w:r>
    </w:p>
    <w:p w14:paraId="501A2C0C" w14:textId="77777777" w:rsidR="00FF2FC6" w:rsidRDefault="00000000">
      <w:pPr>
        <w:spacing w:after="120"/>
      </w:pPr>
      <w:r>
        <w:rPr>
          <w:rFonts w:eastAsia="Helvetica Neue"/>
        </w:rPr>
        <w:t>本章は Phase 6 (illustration fix) 実施時に 2026-04-23 付で新設された運用ガイドライン。再発防止のため全関係者が遵守する。</w:t>
      </w:r>
    </w:p>
    <w:p w14:paraId="1718A5B9" w14:textId="77777777" w:rsidR="00FF2FC6" w:rsidRDefault="00000000">
      <w:pPr>
        <w:pStyle w:val="2"/>
      </w:pPr>
      <w:r>
        <w:t>§10.1 ブランチ運用 — main 直接 push 禁止</w:t>
      </w:r>
    </w:p>
    <w:p w14:paraId="279A6A1F" w14:textId="77777777" w:rsidR="00FF2FC6" w:rsidRDefault="00000000">
      <w:pPr>
        <w:pStyle w:val="3"/>
      </w:pPr>
      <w:r>
        <w:t>§10.1.1 原則</w:t>
      </w:r>
    </w:p>
    <w:p w14:paraId="69E5FEC7" w14:textId="77777777" w:rsidR="00FF2FC6" w:rsidRDefault="00000000">
      <w:pPr>
        <w:pStyle w:val="a4"/>
        <w:numPr>
          <w:ilvl w:val="0"/>
          <w:numId w:val="2"/>
        </w:numPr>
        <w:spacing w:after="80"/>
      </w:pPr>
      <w:r>
        <w:rPr>
          <w:rFonts w:eastAsia="Helvetica Neue"/>
        </w:rPr>
        <w:t>main ブランチは常に「動作確認済み・視覚検証済み」のコードのみを保持する</w:t>
      </w:r>
    </w:p>
    <w:p w14:paraId="376BF821" w14:textId="77777777" w:rsidR="00FF2FC6" w:rsidRDefault="00000000">
      <w:pPr>
        <w:pStyle w:val="a4"/>
        <w:numPr>
          <w:ilvl w:val="0"/>
          <w:numId w:val="2"/>
        </w:numPr>
        <w:spacing w:after="80"/>
      </w:pPr>
      <w:r>
        <w:rPr>
          <w:rFonts w:eastAsia="Helvetica Neue"/>
        </w:rPr>
        <w:t>コード変更 (特に hero 画像生成 / 翻訳プロンプト / UI) は feature branch で作業し、PR 経由でのみ main にマージする</w:t>
      </w:r>
    </w:p>
    <w:p w14:paraId="441AC9AD" w14:textId="77777777" w:rsidR="00FF2FC6" w:rsidRDefault="00000000">
      <w:pPr>
        <w:pStyle w:val="3"/>
      </w:pPr>
      <w:r>
        <w:t>§10.1.2 標準ワークフロー</w:t>
      </w:r>
    </w:p>
    <w:p w14:paraId="52B7DAD2" w14:textId="77777777" w:rsidR="00FF2FC6" w:rsidRDefault="00000000">
      <w:pPr>
        <w:shd w:val="clear" w:color="auto" w:fill="F6F4EE"/>
        <w:ind w:left="360"/>
      </w:pPr>
      <w:r>
        <w:rPr>
          <w:rFonts w:ascii="Courier New" w:eastAsia="Courier New" w:hAnsi="Courier New" w:cs="Courier New"/>
          <w:color w:val="303641"/>
          <w:sz w:val="18"/>
          <w:szCs w:val="18"/>
        </w:rPr>
        <w:t># Step 1: feature branch 作成</w:t>
      </w:r>
    </w:p>
    <w:p w14:paraId="7252967C" w14:textId="77777777" w:rsidR="00FF2FC6" w:rsidRDefault="00000000">
      <w:pPr>
        <w:shd w:val="clear" w:color="auto" w:fill="F6F4EE"/>
        <w:ind w:left="360"/>
      </w:pPr>
      <w:r>
        <w:rPr>
          <w:rFonts w:ascii="Courier New" w:eastAsia="Courier New" w:hAnsi="Courier New" w:cs="Courier New"/>
          <w:color w:val="303641"/>
          <w:sz w:val="18"/>
          <w:szCs w:val="18"/>
        </w:rPr>
        <w:t>git checkout main &amp;&amp; git pull</w:t>
      </w:r>
    </w:p>
    <w:p w14:paraId="6563F7F9" w14:textId="77777777" w:rsidR="00FF2FC6" w:rsidRDefault="00000000">
      <w:pPr>
        <w:shd w:val="clear" w:color="auto" w:fill="F6F4EE"/>
        <w:ind w:left="360"/>
      </w:pPr>
      <w:r>
        <w:rPr>
          <w:rFonts w:ascii="Courier New" w:eastAsia="Courier New" w:hAnsi="Courier New" w:cs="Courier New"/>
          <w:color w:val="303641"/>
          <w:sz w:val="18"/>
          <w:szCs w:val="18"/>
        </w:rPr>
        <w:t>git checkout -b feat/&lt;topic&gt;-&lt;YYYY-MM-DD&gt;</w:t>
      </w:r>
    </w:p>
    <w:p w14:paraId="472CFF12"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44239CC" w14:textId="77777777" w:rsidR="00FF2FC6" w:rsidRDefault="00000000">
      <w:pPr>
        <w:shd w:val="clear" w:color="auto" w:fill="F6F4EE"/>
        <w:ind w:left="360"/>
      </w:pPr>
      <w:r>
        <w:rPr>
          <w:rFonts w:ascii="Courier New" w:eastAsia="Courier New" w:hAnsi="Courier New" w:cs="Courier New"/>
          <w:color w:val="303641"/>
          <w:sz w:val="18"/>
          <w:szCs w:val="18"/>
        </w:rPr>
        <w:t># Step 2: コード修正 &amp; commit</w:t>
      </w:r>
    </w:p>
    <w:p w14:paraId="1BAFFBF0" w14:textId="77777777" w:rsidR="00FF2FC6" w:rsidRDefault="00000000">
      <w:pPr>
        <w:shd w:val="clear" w:color="auto" w:fill="F6F4EE"/>
        <w:ind w:left="360"/>
      </w:pPr>
      <w:r>
        <w:rPr>
          <w:rFonts w:ascii="Courier New" w:eastAsia="Courier New" w:hAnsi="Courier New" w:cs="Courier New"/>
          <w:color w:val="303641"/>
          <w:sz w:val="18"/>
          <w:szCs w:val="18"/>
        </w:rPr>
        <w:t xml:space="preserve"># ... Edit / Add / ... </w:t>
      </w:r>
    </w:p>
    <w:p w14:paraId="4960DBD6" w14:textId="77777777" w:rsidR="00FF2FC6" w:rsidRDefault="00000000">
      <w:pPr>
        <w:shd w:val="clear" w:color="auto" w:fill="F6F4EE"/>
        <w:ind w:left="360"/>
      </w:pPr>
      <w:r>
        <w:rPr>
          <w:rFonts w:ascii="Courier New" w:eastAsia="Courier New" w:hAnsi="Courier New" w:cs="Courier New"/>
          <w:color w:val="303641"/>
          <w:sz w:val="18"/>
          <w:szCs w:val="18"/>
        </w:rPr>
        <w:t>git add &lt;files&gt;</w:t>
      </w:r>
    </w:p>
    <w:p w14:paraId="23DE7CAE" w14:textId="77777777" w:rsidR="00FF2FC6" w:rsidRDefault="00000000">
      <w:pPr>
        <w:shd w:val="clear" w:color="auto" w:fill="F6F4EE"/>
        <w:ind w:left="360"/>
      </w:pPr>
      <w:r>
        <w:rPr>
          <w:rFonts w:ascii="Courier New" w:eastAsia="Courier New" w:hAnsi="Courier New" w:cs="Courier New"/>
          <w:color w:val="303641"/>
          <w:sz w:val="18"/>
          <w:szCs w:val="18"/>
        </w:rPr>
        <w:t>git commit -m "&lt;topic&gt;: &lt;summary&gt;"</w:t>
      </w:r>
    </w:p>
    <w:p w14:paraId="2961F42E"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DE161CD" w14:textId="77777777" w:rsidR="00FF2FC6" w:rsidRDefault="00000000">
      <w:pPr>
        <w:shd w:val="clear" w:color="auto" w:fill="F6F4EE"/>
        <w:ind w:left="360"/>
      </w:pPr>
      <w:r>
        <w:rPr>
          <w:rFonts w:ascii="Courier New" w:eastAsia="Courier New" w:hAnsi="Courier New" w:cs="Courier New"/>
          <w:color w:val="303641"/>
          <w:sz w:val="18"/>
          <w:szCs w:val="18"/>
        </w:rPr>
        <w:t># Step 3: 視覚・挙動検証</w:t>
      </w:r>
    </w:p>
    <w:p w14:paraId="3A71CE30" w14:textId="77777777" w:rsidR="00FF2FC6" w:rsidRDefault="00000000">
      <w:pPr>
        <w:shd w:val="clear" w:color="auto" w:fill="F6F4EE"/>
        <w:ind w:left="360"/>
      </w:pPr>
      <w:r>
        <w:rPr>
          <w:rFonts w:ascii="Courier New" w:eastAsia="Courier New" w:hAnsi="Courier New" w:cs="Courier New"/>
          <w:color w:val="303641"/>
          <w:sz w:val="18"/>
          <w:szCs w:val="18"/>
        </w:rPr>
        <w:t># - hero 画像 → ローカルで再生成 → A/B HTML で比較 → 肉眼承認</w:t>
      </w:r>
    </w:p>
    <w:p w14:paraId="3AFFE3AD" w14:textId="77777777" w:rsidR="00FF2FC6" w:rsidRDefault="00000000">
      <w:pPr>
        <w:shd w:val="clear" w:color="auto" w:fill="F6F4EE"/>
        <w:ind w:left="360"/>
      </w:pPr>
      <w:r>
        <w:rPr>
          <w:rFonts w:ascii="Courier New" w:eastAsia="Courier New" w:hAnsi="Courier New" w:cs="Courier New"/>
          <w:color w:val="303641"/>
          <w:sz w:val="18"/>
          <w:szCs w:val="18"/>
        </w:rPr>
        <w:t># - UI → hugo server でローカル確認</w:t>
      </w:r>
    </w:p>
    <w:p w14:paraId="05CE2E55"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51D4151F" w14:textId="77777777" w:rsidR="00FF2FC6" w:rsidRDefault="00000000">
      <w:pPr>
        <w:shd w:val="clear" w:color="auto" w:fill="F6F4EE"/>
        <w:ind w:left="360"/>
      </w:pPr>
      <w:r>
        <w:rPr>
          <w:rFonts w:ascii="Courier New" w:eastAsia="Courier New" w:hAnsi="Courier New" w:cs="Courier New"/>
          <w:color w:val="303641"/>
          <w:sz w:val="18"/>
          <w:szCs w:val="18"/>
        </w:rPr>
        <w:t># Step 4: main へマージ (承認後のみ)</w:t>
      </w:r>
    </w:p>
    <w:p w14:paraId="503B207A" w14:textId="77777777" w:rsidR="00FF2FC6" w:rsidRDefault="00000000">
      <w:pPr>
        <w:shd w:val="clear" w:color="auto" w:fill="F6F4EE"/>
        <w:ind w:left="360"/>
      </w:pPr>
      <w:r>
        <w:rPr>
          <w:rFonts w:ascii="Courier New" w:eastAsia="Courier New" w:hAnsi="Courier New" w:cs="Courier New"/>
          <w:color w:val="303641"/>
          <w:sz w:val="18"/>
          <w:szCs w:val="18"/>
        </w:rPr>
        <w:t>git checkout main</w:t>
      </w:r>
    </w:p>
    <w:p w14:paraId="0759B679" w14:textId="77777777" w:rsidR="00FF2FC6" w:rsidRDefault="00000000">
      <w:pPr>
        <w:shd w:val="clear" w:color="auto" w:fill="F6F4EE"/>
        <w:ind w:left="360"/>
      </w:pPr>
      <w:r>
        <w:rPr>
          <w:rFonts w:ascii="Courier New" w:eastAsia="Courier New" w:hAnsi="Courier New" w:cs="Courier New"/>
          <w:color w:val="303641"/>
          <w:sz w:val="18"/>
          <w:szCs w:val="18"/>
        </w:rPr>
        <w:t>git merge feat/&lt;topic&gt;-&lt;YYYY-MM-DD&gt;</w:t>
      </w:r>
    </w:p>
    <w:p w14:paraId="17BA04BE" w14:textId="77777777" w:rsidR="00FF2FC6" w:rsidRDefault="00000000">
      <w:pPr>
        <w:shd w:val="clear" w:color="auto" w:fill="F6F4EE"/>
        <w:ind w:left="360"/>
      </w:pPr>
      <w:r>
        <w:rPr>
          <w:rFonts w:ascii="Courier New" w:eastAsia="Courier New" w:hAnsi="Courier New" w:cs="Courier New"/>
          <w:color w:val="303641"/>
          <w:sz w:val="18"/>
          <w:szCs w:val="18"/>
        </w:rPr>
        <w:t>git push origin main</w:t>
      </w:r>
    </w:p>
    <w:p w14:paraId="5654BD1F"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BE82EC6" w14:textId="77777777" w:rsidR="00FF2FC6" w:rsidRDefault="00000000">
      <w:pPr>
        <w:shd w:val="clear" w:color="auto" w:fill="F6F4EE"/>
        <w:ind w:left="360"/>
      </w:pPr>
      <w:r>
        <w:rPr>
          <w:rFonts w:ascii="Courier New" w:eastAsia="Courier New" w:hAnsi="Courier New" w:cs="Courier New"/>
          <w:color w:val="303641"/>
          <w:sz w:val="18"/>
          <w:szCs w:val="18"/>
        </w:rPr>
        <w:t># Step 5: feature branch の削除 (任意)</w:t>
      </w:r>
    </w:p>
    <w:p w14:paraId="6557139B" w14:textId="77777777" w:rsidR="00FF2FC6" w:rsidRDefault="00000000">
      <w:pPr>
        <w:shd w:val="clear" w:color="auto" w:fill="F6F4EE"/>
        <w:ind w:left="360"/>
      </w:pPr>
      <w:r>
        <w:rPr>
          <w:rFonts w:ascii="Courier New" w:eastAsia="Courier New" w:hAnsi="Courier New" w:cs="Courier New"/>
          <w:color w:val="303641"/>
          <w:sz w:val="18"/>
          <w:szCs w:val="18"/>
        </w:rPr>
        <w:t>git branch -d feat/&lt;topic&gt;-&lt;YYYY-MM-DD&gt;</w:t>
      </w:r>
    </w:p>
    <w:p w14:paraId="58980B8E" w14:textId="77777777" w:rsidR="00FF2FC6" w:rsidRDefault="00000000">
      <w:pPr>
        <w:pStyle w:val="3"/>
      </w:pPr>
      <w:r>
        <w:t>§10.1.3 Phase 8 — GitHub ブランチ保護ルール導入 (計画)</w:t>
      </w:r>
    </w:p>
    <w:p w14:paraId="5C003627" w14:textId="77777777" w:rsidR="00FF2FC6" w:rsidRDefault="00000000">
      <w:pPr>
        <w:pStyle w:val="a4"/>
        <w:numPr>
          <w:ilvl w:val="0"/>
          <w:numId w:val="2"/>
        </w:numPr>
        <w:spacing w:after="80"/>
      </w:pPr>
      <w:r>
        <w:rPr>
          <w:rFonts w:eastAsia="Helvetica Neue"/>
        </w:rPr>
        <w:t>main ブランチへの直接 push を GitHub 側で禁止</w:t>
      </w:r>
    </w:p>
    <w:p w14:paraId="0F2A61C5" w14:textId="77777777" w:rsidR="00FF2FC6" w:rsidRDefault="00000000">
      <w:pPr>
        <w:pStyle w:val="a4"/>
        <w:numPr>
          <w:ilvl w:val="0"/>
          <w:numId w:val="2"/>
        </w:numPr>
        <w:spacing w:after="80"/>
      </w:pPr>
      <w:r>
        <w:rPr>
          <w:rFonts w:eastAsia="Helvetica Neue"/>
        </w:rPr>
        <w:t>PR 経由のみマージ可、最低 1 レビュー承認必須</w:t>
      </w:r>
    </w:p>
    <w:p w14:paraId="67F56FBF" w14:textId="77777777" w:rsidR="00FF2FC6" w:rsidRDefault="00000000">
      <w:pPr>
        <w:pStyle w:val="a4"/>
        <w:numPr>
          <w:ilvl w:val="0"/>
          <w:numId w:val="2"/>
        </w:numPr>
        <w:spacing w:after="80"/>
      </w:pPr>
      <w:r>
        <w:rPr>
          <w:rFonts w:eastAsia="Helvetica Neue"/>
        </w:rPr>
        <w:t>CI テスト合格を必須化 (test_hero_generation.py PASS)</w:t>
      </w:r>
    </w:p>
    <w:p w14:paraId="4DCCE088" w14:textId="77777777" w:rsidR="00FF2FC6" w:rsidRDefault="00000000">
      <w:pPr>
        <w:pStyle w:val="2"/>
      </w:pPr>
      <w:r>
        <w:t>§10.2 Cowork サンドボックスの制約</w:t>
      </w:r>
    </w:p>
    <w:p w14:paraId="47CE9BB2" w14:textId="77777777" w:rsidR="00FF2FC6" w:rsidRDefault="00000000">
      <w:pPr>
        <w:pStyle w:val="3"/>
      </w:pPr>
      <w:r>
        <w:t>§10.2.1 Cowork で実行不可な操作</w:t>
      </w:r>
    </w:p>
    <w:p w14:paraId="5C37D0C8" w14:textId="77777777" w:rsidR="00FF2FC6" w:rsidRDefault="00000000">
      <w:pPr>
        <w:pStyle w:val="a4"/>
        <w:numPr>
          <w:ilvl w:val="0"/>
          <w:numId w:val="2"/>
        </w:numPr>
        <w:spacing w:after="80"/>
      </w:pPr>
      <w:r>
        <w:rPr>
          <w:rFonts w:eastAsia="Helvetica Neue"/>
        </w:rPr>
        <w:t>Gemini API を叩くスクリプト (generate_hero_image.py 等) — HTTP proxy allowlist により 403 Forbidden</w:t>
      </w:r>
    </w:p>
    <w:p w14:paraId="64516FAE" w14:textId="77777777" w:rsidR="00FF2FC6" w:rsidRDefault="00000000">
      <w:pPr>
        <w:pStyle w:val="a4"/>
        <w:numPr>
          <w:ilvl w:val="0"/>
          <w:numId w:val="2"/>
        </w:numPr>
        <w:spacing w:after="80"/>
      </w:pPr>
      <w:r>
        <w:rPr>
          <w:rFonts w:eastAsia="Helvetica Neue"/>
        </w:rPr>
        <w:t>外部 API への任意通信 — allowlisted でない domain は全て 403</w:t>
      </w:r>
    </w:p>
    <w:p w14:paraId="23365D0D" w14:textId="77777777" w:rsidR="00FF2FC6" w:rsidRDefault="00000000">
      <w:pPr>
        <w:pStyle w:val="a4"/>
        <w:numPr>
          <w:ilvl w:val="0"/>
          <w:numId w:val="2"/>
        </w:numPr>
        <w:spacing w:after="80"/>
      </w:pPr>
      <w:r>
        <w:rPr>
          <w:rFonts w:eastAsia="Helvetica Neue"/>
        </w:rPr>
        <w:t>45 秒を超える bash コマンド — Cowork の timeout 仕様で強制終了</w:t>
      </w:r>
    </w:p>
    <w:p w14:paraId="779C7258" w14:textId="77777777" w:rsidR="00FF2FC6" w:rsidRDefault="00000000">
      <w:pPr>
        <w:pStyle w:val="3"/>
      </w:pPr>
      <w:r>
        <w:t>§10.2.2 Cowork で可能な操作</w:t>
      </w:r>
    </w:p>
    <w:p w14:paraId="47DB83C4" w14:textId="77777777" w:rsidR="00FF2FC6" w:rsidRDefault="00000000">
      <w:pPr>
        <w:pStyle w:val="a4"/>
        <w:numPr>
          <w:ilvl w:val="0"/>
          <w:numId w:val="2"/>
        </w:numPr>
        <w:spacing w:after="80"/>
      </w:pPr>
      <w:r>
        <w:rPr>
          <w:rFonts w:eastAsia="Helvetica Neue"/>
        </w:rPr>
        <w:t>Git 操作 (commit / push / pull / branch)</w:t>
      </w:r>
    </w:p>
    <w:p w14:paraId="4B5AE253" w14:textId="77777777" w:rsidR="00FF2FC6" w:rsidRDefault="00000000">
      <w:pPr>
        <w:pStyle w:val="a4"/>
        <w:numPr>
          <w:ilvl w:val="0"/>
          <w:numId w:val="2"/>
        </w:numPr>
        <w:spacing w:after="80"/>
      </w:pPr>
      <w:r>
        <w:rPr>
          <w:rFonts w:eastAsia="Helvetica Neue"/>
        </w:rPr>
        <w:t>ファイル編集 (scripts / layouts / content)</w:t>
      </w:r>
    </w:p>
    <w:p w14:paraId="78A9681C" w14:textId="77777777" w:rsidR="00FF2FC6" w:rsidRDefault="00000000">
      <w:pPr>
        <w:pStyle w:val="a4"/>
        <w:numPr>
          <w:ilvl w:val="0"/>
          <w:numId w:val="2"/>
        </w:numPr>
        <w:spacing w:after="80"/>
      </w:pPr>
      <w:r>
        <w:rPr>
          <w:rFonts w:eastAsia="Helvetica Neue"/>
        </w:rPr>
        <w:t>Hugo build (hugo binary をインストール済みの場合)</w:t>
      </w:r>
    </w:p>
    <w:p w14:paraId="160BF1D6" w14:textId="77777777" w:rsidR="00FF2FC6" w:rsidRDefault="00000000">
      <w:pPr>
        <w:pStyle w:val="a4"/>
        <w:numPr>
          <w:ilvl w:val="0"/>
          <w:numId w:val="2"/>
        </w:numPr>
        <w:spacing w:after="80"/>
      </w:pPr>
      <w:r>
        <w:rPr>
          <w:rFonts w:eastAsia="Helvetica Neue"/>
        </w:rPr>
        <w:t>docx / pdf / pptx 等のドキュメント生成</w:t>
      </w:r>
    </w:p>
    <w:p w14:paraId="6349555D" w14:textId="77777777" w:rsidR="00FF2FC6" w:rsidRDefault="00000000">
      <w:pPr>
        <w:pStyle w:val="3"/>
      </w:pPr>
      <w:r>
        <w:lastRenderedPageBreak/>
        <w:t>§10.2.3 hero 画像生成の指定実行環境 【v1.3 重要】</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5160"/>
      </w:tblGrid>
      <w:tr w:rsidR="00FF2FC6" w14:paraId="68A84BEA" w14:textId="77777777">
        <w:tblPrEx>
          <w:tblCellMar>
            <w:top w:w="0" w:type="dxa"/>
            <w:bottom w:w="0" w:type="dxa"/>
          </w:tblCellMar>
        </w:tblPrEx>
        <w:trPr>
          <w:tblHeader/>
        </w:trPr>
        <w:tc>
          <w:tcPr>
            <w:tcW w:w="30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0F5CBA96" w14:textId="77777777" w:rsidR="00FF2FC6" w:rsidRDefault="00000000">
            <w:r>
              <w:rPr>
                <w:rFonts w:eastAsia="Helvetica Neue"/>
                <w:b/>
                <w:bCs/>
                <w:color w:val="FFFFFF"/>
                <w:sz w:val="20"/>
                <w:szCs w:val="20"/>
              </w:rPr>
              <w:t>環境</w:t>
            </w:r>
          </w:p>
        </w:tc>
        <w:tc>
          <w:tcPr>
            <w:tcW w:w="12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736ED23F" w14:textId="77777777" w:rsidR="00FF2FC6" w:rsidRDefault="00000000">
            <w:r>
              <w:rPr>
                <w:rFonts w:eastAsia="Helvetica Neue"/>
                <w:b/>
                <w:bCs/>
                <w:color w:val="FFFFFF"/>
                <w:sz w:val="20"/>
                <w:szCs w:val="20"/>
              </w:rPr>
              <w:t>可否</w:t>
            </w:r>
          </w:p>
        </w:tc>
        <w:tc>
          <w:tcPr>
            <w:tcW w:w="51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7D84BF35" w14:textId="77777777" w:rsidR="00FF2FC6" w:rsidRDefault="00000000">
            <w:r>
              <w:rPr>
                <w:rFonts w:eastAsia="Helvetica Neue"/>
                <w:b/>
                <w:bCs/>
                <w:color w:val="FFFFFF"/>
                <w:sz w:val="20"/>
                <w:szCs w:val="20"/>
              </w:rPr>
              <w:t>備考</w:t>
            </w:r>
          </w:p>
        </w:tc>
      </w:tr>
      <w:tr w:rsidR="00FF2FC6" w14:paraId="1C88BD6F" w14:textId="77777777">
        <w:tblPrEx>
          <w:tblCellMar>
            <w:top w:w="0" w:type="dxa"/>
            <w:bottom w:w="0" w:type="dxa"/>
          </w:tblCellMar>
        </w:tblPrEx>
        <w:tc>
          <w:tcPr>
            <w:tcW w:w="3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B752CFF" w14:textId="77777777" w:rsidR="00FF2FC6" w:rsidRDefault="00000000">
            <w:r>
              <w:rPr>
                <w:rFonts w:eastAsia="Helvetica Neue"/>
                <w:sz w:val="20"/>
                <w:szCs w:val="20"/>
              </w:rPr>
              <w:t>Cowork (Claude Desktop)</w:t>
            </w:r>
          </w:p>
        </w:tc>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94BF612" w14:textId="77777777" w:rsidR="00FF2FC6" w:rsidRDefault="00000000">
            <w:r>
              <w:rPr>
                <w:rFonts w:eastAsia="Helvetica Neue"/>
                <w:sz w:val="20"/>
                <w:szCs w:val="20"/>
              </w:rPr>
              <w:t>× 不可</w:t>
            </w:r>
          </w:p>
        </w:tc>
        <w:tc>
          <w:tcPr>
            <w:tcW w:w="5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22BFCA8" w14:textId="77777777" w:rsidR="00FF2FC6" w:rsidRDefault="00000000">
            <w:r>
              <w:rPr>
                <w:rFonts w:eastAsia="Helvetica Neue"/>
                <w:sz w:val="20"/>
                <w:szCs w:val="20"/>
              </w:rPr>
              <w:t>Gemini API 403 Forbidden (§8.3)</w:t>
            </w:r>
          </w:p>
        </w:tc>
      </w:tr>
      <w:tr w:rsidR="00FF2FC6" w14:paraId="4A76198C" w14:textId="77777777">
        <w:tblPrEx>
          <w:tblCellMar>
            <w:top w:w="0" w:type="dxa"/>
            <w:bottom w:w="0" w:type="dxa"/>
          </w:tblCellMar>
        </w:tblPrEx>
        <w:tc>
          <w:tcPr>
            <w:tcW w:w="3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4D7FD4D" w14:textId="77777777" w:rsidR="00FF2FC6" w:rsidRDefault="00000000">
            <w:r>
              <w:rPr>
                <w:rFonts w:eastAsia="Helvetica Neue"/>
                <w:sz w:val="20"/>
                <w:szCs w:val="20"/>
              </w:rPr>
              <w:t>ローカル Mac ターミナル</w:t>
            </w:r>
          </w:p>
        </w:tc>
        <w:tc>
          <w:tcPr>
            <w:tcW w:w="12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D1D52BC" w14:textId="77777777" w:rsidR="00FF2FC6" w:rsidRDefault="00000000">
            <w:r>
              <w:rPr>
                <w:rFonts w:eastAsia="Helvetica Neue"/>
                <w:sz w:val="20"/>
                <w:szCs w:val="20"/>
              </w:rPr>
              <w:t>○ 推奨</w:t>
            </w:r>
          </w:p>
        </w:tc>
        <w:tc>
          <w:tcPr>
            <w:tcW w:w="5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8FBAF04" w14:textId="77777777" w:rsidR="00FF2FC6" w:rsidRDefault="00000000">
            <w:r>
              <w:rPr>
                <w:rFonts w:eastAsia="Helvetica Neue"/>
                <w:sz w:val="20"/>
                <w:szCs w:val="20"/>
              </w:rPr>
              <w:t>制約なし、最速</w:t>
            </w:r>
          </w:p>
        </w:tc>
      </w:tr>
      <w:tr w:rsidR="00FF2FC6" w14:paraId="058FD4C4" w14:textId="77777777">
        <w:tblPrEx>
          <w:tblCellMar>
            <w:top w:w="0" w:type="dxa"/>
            <w:bottom w:w="0" w:type="dxa"/>
          </w:tblCellMar>
        </w:tblPrEx>
        <w:tc>
          <w:tcPr>
            <w:tcW w:w="3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FBEFBAF" w14:textId="77777777" w:rsidR="00FF2FC6" w:rsidRDefault="00000000">
            <w:r>
              <w:rPr>
                <w:rFonts w:eastAsia="Helvetica Neue"/>
                <w:sz w:val="20"/>
                <w:szCs w:val="20"/>
              </w:rPr>
              <w:t>Claude Code (ローカル)</w:t>
            </w:r>
          </w:p>
        </w:tc>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CCA2AA9" w14:textId="77777777" w:rsidR="00FF2FC6" w:rsidRDefault="00000000">
            <w:r>
              <w:rPr>
                <w:rFonts w:eastAsia="Helvetica Neue"/>
                <w:sz w:val="20"/>
                <w:szCs w:val="20"/>
              </w:rPr>
              <w:t>○ 可</w:t>
            </w:r>
          </w:p>
        </w:tc>
        <w:tc>
          <w:tcPr>
            <w:tcW w:w="5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2D3772E" w14:textId="77777777" w:rsidR="00FF2FC6" w:rsidRDefault="00000000">
            <w:r>
              <w:rPr>
                <w:rFonts w:eastAsia="Helvetica Neue"/>
                <w:sz w:val="20"/>
                <w:szCs w:val="20"/>
              </w:rPr>
              <w:t>自律的エラー処理、ログ解析に強い</w:t>
            </w:r>
          </w:p>
        </w:tc>
      </w:tr>
      <w:tr w:rsidR="00FF2FC6" w14:paraId="49789F6B" w14:textId="77777777">
        <w:tblPrEx>
          <w:tblCellMar>
            <w:top w:w="0" w:type="dxa"/>
            <w:bottom w:w="0" w:type="dxa"/>
          </w:tblCellMar>
        </w:tblPrEx>
        <w:tc>
          <w:tcPr>
            <w:tcW w:w="3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9E20765" w14:textId="77777777" w:rsidR="00FF2FC6" w:rsidRDefault="00000000">
            <w:r>
              <w:rPr>
                <w:rFonts w:eastAsia="Helvetica Neue"/>
                <w:sz w:val="20"/>
                <w:szCs w:val="20"/>
              </w:rPr>
              <w:t>GitHub Actions (本番)</w:t>
            </w:r>
          </w:p>
        </w:tc>
        <w:tc>
          <w:tcPr>
            <w:tcW w:w="12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F429443" w14:textId="77777777" w:rsidR="00FF2FC6" w:rsidRDefault="00000000">
            <w:r>
              <w:rPr>
                <w:rFonts w:eastAsia="Helvetica Neue"/>
                <w:sz w:val="20"/>
                <w:szCs w:val="20"/>
              </w:rPr>
              <w:t>○ 本番</w:t>
            </w:r>
          </w:p>
        </w:tc>
        <w:tc>
          <w:tcPr>
            <w:tcW w:w="5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83EBA29" w14:textId="77777777" w:rsidR="00FF2FC6" w:rsidRDefault="00000000">
            <w:r>
              <w:rPr>
                <w:rFonts w:eastAsia="Helvetica Neue"/>
                <w:sz w:val="20"/>
                <w:szCs w:val="20"/>
              </w:rPr>
              <w:t>daily-translate.yml の 06:05-06:07 ジョブ</w:t>
            </w:r>
          </w:p>
        </w:tc>
      </w:tr>
    </w:tbl>
    <w:p w14:paraId="3388B49F" w14:textId="77777777" w:rsidR="00FF2FC6" w:rsidRDefault="00000000">
      <w:pPr>
        <w:pStyle w:val="2"/>
      </w:pPr>
      <w:r>
        <w:t>§10.3 API キー管理</w:t>
      </w:r>
    </w:p>
    <w:p w14:paraId="1E860F0E" w14:textId="77777777" w:rsidR="00FF2FC6" w:rsidRDefault="00000000">
      <w:pPr>
        <w:pStyle w:val="a4"/>
        <w:numPr>
          <w:ilvl w:val="0"/>
          <w:numId w:val="2"/>
        </w:numPr>
        <w:spacing w:after="80"/>
      </w:pPr>
      <w:r>
        <w:rPr>
          <w:rFonts w:eastAsia="Helvetica Neue"/>
        </w:rPr>
        <w:t>GEMINI_API_KEY は .env ファイル + GitHub Secrets の 2 箇所で管理</w:t>
      </w:r>
    </w:p>
    <w:p w14:paraId="17FC5704" w14:textId="77777777" w:rsidR="00FF2FC6" w:rsidRDefault="00000000">
      <w:pPr>
        <w:pStyle w:val="a4"/>
        <w:numPr>
          <w:ilvl w:val="0"/>
          <w:numId w:val="2"/>
        </w:numPr>
        <w:spacing w:after="80"/>
      </w:pPr>
      <w:r>
        <w:rPr>
          <w:rFonts w:eastAsia="Helvetica Neue"/>
        </w:rPr>
        <w:t>.env は .gitignore で除外済み (commit 740309f)</w:t>
      </w:r>
    </w:p>
    <w:p w14:paraId="46A30081" w14:textId="77777777" w:rsidR="00FF2FC6" w:rsidRDefault="00000000">
      <w:pPr>
        <w:pStyle w:val="a4"/>
        <w:numPr>
          <w:ilvl w:val="0"/>
          <w:numId w:val="2"/>
        </w:numPr>
        <w:spacing w:after="80"/>
      </w:pPr>
      <w:r>
        <w:rPr>
          <w:rFonts w:eastAsia="Helvetica Neue"/>
        </w:rPr>
        <w:t>チャット / ログ / スクリーンショットに露出したキーは即座に https://aistudio.google.com/apikey で無効化</w:t>
      </w:r>
    </w:p>
    <w:p w14:paraId="76573CB6" w14:textId="77777777" w:rsidR="00FF2FC6" w:rsidRDefault="00000000">
      <w:pPr>
        <w:pStyle w:val="a4"/>
        <w:numPr>
          <w:ilvl w:val="0"/>
          <w:numId w:val="2"/>
        </w:numPr>
        <w:spacing w:after="80"/>
      </w:pPr>
      <w:r>
        <w:rPr>
          <w:rFonts w:eastAsia="Helvetica Neue"/>
        </w:rPr>
        <w:t>新規キー発行は aistudio.google.com の自分のアカウントで実施</w:t>
      </w:r>
    </w:p>
    <w:p w14:paraId="0BC108E2" w14:textId="77777777" w:rsidR="00FF2FC6" w:rsidRDefault="00000000">
      <w:pPr>
        <w:pStyle w:val="2"/>
      </w:pPr>
      <w:r>
        <w:t>§10.4 視覚検証プロトコル (hero 画像変更時)</w:t>
      </w:r>
    </w:p>
    <w:p w14:paraId="077E75D6" w14:textId="77777777" w:rsidR="00FF2FC6" w:rsidRDefault="00000000">
      <w:pPr>
        <w:pStyle w:val="a4"/>
        <w:numPr>
          <w:ilvl w:val="0"/>
          <w:numId w:val="2"/>
        </w:numPr>
        <w:spacing w:after="80"/>
      </w:pPr>
      <w:r>
        <w:rPr>
          <w:rFonts w:eastAsia="Helvetica Neue"/>
        </w:rPr>
        <w:t>1. feature branch で scripts/generate_hero_image.py を修正</w:t>
      </w:r>
    </w:p>
    <w:p w14:paraId="197B3AE8" w14:textId="77777777" w:rsidR="00FF2FC6" w:rsidRDefault="00000000">
      <w:pPr>
        <w:pStyle w:val="a4"/>
        <w:numPr>
          <w:ilvl w:val="0"/>
          <w:numId w:val="2"/>
        </w:numPr>
        <w:spacing w:after="80"/>
      </w:pPr>
      <w:r>
        <w:rPr>
          <w:rFonts w:eastAsia="Helvetica Neue"/>
        </w:rPr>
        <w:t>2. ローカル Mac で HERO_OUTPUT_DIR=_preview_hero_v1.x_&lt;date&gt; HERO_SKIP_FRONTMATTER_INJECT=1 の環境変数付きで 4 ソース再生成</w:t>
      </w:r>
    </w:p>
    <w:p w14:paraId="278F978C" w14:textId="77777777" w:rsidR="00FF2FC6" w:rsidRDefault="00000000">
      <w:pPr>
        <w:pStyle w:val="a4"/>
        <w:numPr>
          <w:ilvl w:val="0"/>
          <w:numId w:val="2"/>
        </w:numPr>
        <w:spacing w:after="80"/>
      </w:pPr>
      <w:r>
        <w:rPr>
          <w:rFonts w:eastAsia="Helvetica Neue"/>
        </w:rPr>
        <w:t>3. logs/hero_generation.log を確認し extraction_method / style_category / retry_count / 16:9 警告をレビュー</w:t>
      </w:r>
    </w:p>
    <w:p w14:paraId="4AB5915A" w14:textId="77777777" w:rsidR="00FF2FC6" w:rsidRDefault="00000000">
      <w:pPr>
        <w:pStyle w:val="a4"/>
        <w:numPr>
          <w:ilvl w:val="0"/>
          <w:numId w:val="2"/>
        </w:numPr>
        <w:spacing w:after="80"/>
      </w:pPr>
      <w:r>
        <w:rPr>
          <w:rFonts w:eastAsia="Helvetica Neue"/>
        </w:rPr>
        <w:t>4. verify_hero_v1.x_&lt;date&gt;.html に v1.0 vs v1.x の A/B 比較 HTML を作成</w:t>
      </w:r>
    </w:p>
    <w:p w14:paraId="32960C14" w14:textId="77777777" w:rsidR="00FF2FC6" w:rsidRDefault="00000000">
      <w:pPr>
        <w:pStyle w:val="a4"/>
        <w:numPr>
          <w:ilvl w:val="0"/>
          <w:numId w:val="2"/>
        </w:numPr>
        <w:spacing w:after="80"/>
      </w:pPr>
      <w:r>
        <w:rPr>
          <w:rFonts w:eastAsia="Helvetica Neue"/>
        </w:rPr>
        <w:t>5. 肉眼で全ソースが illustration / 16:9 / 意図どおりの構図になっていることを確認</w:t>
      </w:r>
    </w:p>
    <w:p w14:paraId="415A21B3" w14:textId="77777777" w:rsidR="00FF2FC6" w:rsidRDefault="00000000">
      <w:pPr>
        <w:pStyle w:val="a4"/>
        <w:numPr>
          <w:ilvl w:val="0"/>
          <w:numId w:val="2"/>
        </w:numPr>
        <w:spacing w:after="80"/>
      </w:pPr>
      <w:r>
        <w:rPr>
          <w:rFonts w:eastAsia="Helvetica Neue"/>
        </w:rPr>
        <w:t>6. 問題なければ PR 作成 → main マージ</w:t>
      </w:r>
    </w:p>
    <w:p w14:paraId="39CB9FFA" w14:textId="77777777" w:rsidR="00FF2FC6" w:rsidRDefault="00000000">
      <w:pPr>
        <w:pStyle w:val="a4"/>
        <w:numPr>
          <w:ilvl w:val="0"/>
          <w:numId w:val="2"/>
        </w:numPr>
        <w:spacing w:after="80"/>
      </w:pPr>
      <w:r>
        <w:rPr>
          <w:rFonts w:eastAsia="Helvetica Neue"/>
        </w:rPr>
        <w:t>7. 翌朝の本番配信でも同様の品質が出ることを 06:10 の Pages deploy 完了後に再確認</w:t>
      </w:r>
    </w:p>
    <w:p w14:paraId="53C50C64" w14:textId="77777777" w:rsidR="00FF2FC6" w:rsidRDefault="00000000">
      <w:r>
        <w:br w:type="page"/>
      </w:r>
    </w:p>
    <w:p w14:paraId="4979389C" w14:textId="77777777" w:rsidR="00FF2FC6" w:rsidRDefault="00000000">
      <w:pPr>
        <w:pStyle w:val="1"/>
      </w:pPr>
      <w:r>
        <w:lastRenderedPageBreak/>
        <w:t>§11. ロードマップ</w:t>
      </w:r>
      <w:r>
        <w:rPr>
          <w:color w:val="B5322C"/>
          <w:sz w:val="20"/>
          <w:szCs w:val="20"/>
        </w:rPr>
        <w:t xml:space="preserve">  【v1.4 更新】</w:t>
      </w:r>
    </w:p>
    <w:p w14:paraId="4A7DA22C" w14:textId="77777777" w:rsidR="00FF2FC6" w:rsidRDefault="00000000">
      <w:pPr>
        <w:pStyle w:val="2"/>
      </w:pPr>
      <w:r>
        <w:t>11.1 完了済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760"/>
        <w:gridCol w:w="1800"/>
      </w:tblGrid>
      <w:tr w:rsidR="00FF2FC6" w14:paraId="39FB74D8" w14:textId="77777777">
        <w:tblPrEx>
          <w:tblCellMar>
            <w:top w:w="0" w:type="dxa"/>
            <w:bottom w:w="0" w:type="dxa"/>
          </w:tblCellMar>
        </w:tblPrEx>
        <w:trPr>
          <w:tblHeader/>
        </w:trPr>
        <w:tc>
          <w:tcPr>
            <w:tcW w:w="18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50C3423B" w14:textId="77777777" w:rsidR="00FF2FC6" w:rsidRDefault="00000000">
            <w:r>
              <w:rPr>
                <w:rFonts w:eastAsia="Helvetica Neue"/>
                <w:b/>
                <w:bCs/>
                <w:color w:val="FFFFFF"/>
                <w:sz w:val="20"/>
                <w:szCs w:val="20"/>
              </w:rPr>
              <w:t>Phase</w:t>
            </w:r>
          </w:p>
        </w:tc>
        <w:tc>
          <w:tcPr>
            <w:tcW w:w="57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6DD0BFE0" w14:textId="77777777" w:rsidR="00FF2FC6" w:rsidRDefault="00000000">
            <w:r>
              <w:rPr>
                <w:rFonts w:eastAsia="Helvetica Neue"/>
                <w:b/>
                <w:bCs/>
                <w:color w:val="FFFFFF"/>
                <w:sz w:val="20"/>
                <w:szCs w:val="20"/>
              </w:rPr>
              <w:t>内容</w:t>
            </w:r>
          </w:p>
        </w:tc>
        <w:tc>
          <w:tcPr>
            <w:tcW w:w="18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7C5DEA89" w14:textId="77777777" w:rsidR="00FF2FC6" w:rsidRDefault="00000000">
            <w:r>
              <w:rPr>
                <w:rFonts w:eastAsia="Helvetica Neue"/>
                <w:b/>
                <w:bCs/>
                <w:color w:val="FFFFFF"/>
                <w:sz w:val="20"/>
                <w:szCs w:val="20"/>
              </w:rPr>
              <w:t>完了日</w:t>
            </w:r>
          </w:p>
        </w:tc>
      </w:tr>
      <w:tr w:rsidR="00FF2FC6" w14:paraId="74F23420" w14:textId="77777777">
        <w:tblPrEx>
          <w:tblCellMar>
            <w:top w:w="0" w:type="dxa"/>
            <w:bottom w:w="0" w:type="dxa"/>
          </w:tblCellMar>
        </w:tblPrEx>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EBE4BAC" w14:textId="77777777" w:rsidR="00FF2FC6" w:rsidRDefault="00000000">
            <w:r>
              <w:rPr>
                <w:rFonts w:eastAsia="Helvetica Neue"/>
                <w:sz w:val="20"/>
                <w:szCs w:val="20"/>
              </w:rPr>
              <w:t>Phase 1</w:t>
            </w:r>
          </w:p>
        </w:tc>
        <w:tc>
          <w:tcPr>
            <w:tcW w:w="5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569F114" w14:textId="77777777" w:rsidR="00FF2FC6" w:rsidRDefault="00000000">
            <w:r>
              <w:rPr>
                <w:rFonts w:eastAsia="Helvetica Neue"/>
                <w:sz w:val="20"/>
                <w:szCs w:val="20"/>
              </w:rPr>
              <w:t>GitHub Models 移行 (Claude → GPT-4.1)</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C52862D" w14:textId="77777777" w:rsidR="00FF2FC6" w:rsidRDefault="00000000">
            <w:r>
              <w:rPr>
                <w:rFonts w:eastAsia="Helvetica Neue"/>
                <w:sz w:val="20"/>
                <w:szCs w:val="20"/>
              </w:rPr>
              <w:t>2026-04-15</w:t>
            </w:r>
          </w:p>
        </w:tc>
      </w:tr>
      <w:tr w:rsidR="00FF2FC6" w14:paraId="233895DA" w14:textId="77777777">
        <w:tblPrEx>
          <w:tblCellMar>
            <w:top w:w="0" w:type="dxa"/>
            <w:bottom w:w="0" w:type="dxa"/>
          </w:tblCellMar>
        </w:tblPrEx>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AC6B048" w14:textId="77777777" w:rsidR="00FF2FC6" w:rsidRDefault="00000000">
            <w:r>
              <w:rPr>
                <w:rFonts w:eastAsia="Helvetica Neue"/>
                <w:sz w:val="20"/>
                <w:szCs w:val="20"/>
              </w:rPr>
              <w:t>Phase 2</w:t>
            </w:r>
          </w:p>
        </w:tc>
        <w:tc>
          <w:tcPr>
            <w:tcW w:w="57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36568FE" w14:textId="77777777" w:rsidR="00FF2FC6" w:rsidRDefault="00000000">
            <w:r>
              <w:rPr>
                <w:rFonts w:eastAsia="Helvetica Neue"/>
                <w:sz w:val="20"/>
                <w:szCs w:val="20"/>
              </w:rPr>
              <w:t>チャンク分割 + 429 リトライ対応</w:t>
            </w:r>
          </w:p>
        </w:tc>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479798A" w14:textId="77777777" w:rsidR="00FF2FC6" w:rsidRDefault="00000000">
            <w:r>
              <w:rPr>
                <w:rFonts w:eastAsia="Helvetica Neue"/>
                <w:sz w:val="20"/>
                <w:szCs w:val="20"/>
              </w:rPr>
              <w:t>2026-04-21</w:t>
            </w:r>
          </w:p>
        </w:tc>
      </w:tr>
      <w:tr w:rsidR="00FF2FC6" w14:paraId="27F1D37E" w14:textId="77777777">
        <w:tblPrEx>
          <w:tblCellMar>
            <w:top w:w="0" w:type="dxa"/>
            <w:bottom w:w="0" w:type="dxa"/>
          </w:tblCellMar>
        </w:tblPrEx>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CD98331" w14:textId="77777777" w:rsidR="00FF2FC6" w:rsidRDefault="00000000">
            <w:r>
              <w:rPr>
                <w:rFonts w:eastAsia="Helvetica Neue"/>
                <w:sz w:val="20"/>
                <w:szCs w:val="20"/>
              </w:rPr>
              <w:t>Phase 3</w:t>
            </w:r>
          </w:p>
        </w:tc>
        <w:tc>
          <w:tcPr>
            <w:tcW w:w="5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F8AD514" w14:textId="77777777" w:rsidR="00FF2FC6" w:rsidRDefault="00000000">
            <w:r>
              <w:rPr>
                <w:rFonts w:eastAsia="Helvetica Neue"/>
                <w:sz w:val="20"/>
                <w:szCs w:val="20"/>
              </w:rPr>
              <w:t>Hero Image 自動生成 (v1.0 1 段階プロンプト)</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C1D37C9" w14:textId="77777777" w:rsidR="00FF2FC6" w:rsidRDefault="00000000">
            <w:r>
              <w:rPr>
                <w:rFonts w:eastAsia="Helvetica Neue"/>
                <w:sz w:val="20"/>
                <w:szCs w:val="20"/>
              </w:rPr>
              <w:t>2026-04-21</w:t>
            </w:r>
          </w:p>
        </w:tc>
      </w:tr>
      <w:tr w:rsidR="00FF2FC6" w14:paraId="700E90D4" w14:textId="77777777">
        <w:tblPrEx>
          <w:tblCellMar>
            <w:top w:w="0" w:type="dxa"/>
            <w:bottom w:w="0" w:type="dxa"/>
          </w:tblCellMar>
        </w:tblPrEx>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34B4877" w14:textId="77777777" w:rsidR="00FF2FC6" w:rsidRDefault="00000000">
            <w:r>
              <w:rPr>
                <w:rFonts w:eastAsia="Helvetica Neue"/>
                <w:sz w:val="20"/>
                <w:szCs w:val="20"/>
              </w:rPr>
              <w:t>Phase 4</w:t>
            </w:r>
          </w:p>
        </w:tc>
        <w:tc>
          <w:tcPr>
            <w:tcW w:w="57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A27BFD7" w14:textId="77777777" w:rsidR="00FF2FC6" w:rsidRDefault="00000000">
            <w:r>
              <w:rPr>
                <w:rFonts w:eastAsia="Helvetica Neue"/>
                <w:sz w:val="20"/>
                <w:szCs w:val="20"/>
              </w:rPr>
              <w:t>動的 Hero UI (layouts/index.html)</w:t>
            </w:r>
          </w:p>
        </w:tc>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1F7874D" w14:textId="77777777" w:rsidR="00FF2FC6" w:rsidRDefault="00000000">
            <w:r>
              <w:rPr>
                <w:rFonts w:eastAsia="Helvetica Neue"/>
                <w:sz w:val="20"/>
                <w:szCs w:val="20"/>
              </w:rPr>
              <w:t>2026-04-21</w:t>
            </w:r>
          </w:p>
        </w:tc>
      </w:tr>
      <w:tr w:rsidR="00FF2FC6" w14:paraId="6DF347E7" w14:textId="77777777">
        <w:tblPrEx>
          <w:tblCellMar>
            <w:top w:w="0" w:type="dxa"/>
            <w:bottom w:w="0" w:type="dxa"/>
          </w:tblCellMar>
        </w:tblPrEx>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9D6F884" w14:textId="77777777" w:rsidR="00FF2FC6" w:rsidRDefault="00000000">
            <w:r>
              <w:rPr>
                <w:rFonts w:eastAsia="Helvetica Neue"/>
                <w:sz w:val="20"/>
                <w:szCs w:val="20"/>
              </w:rPr>
              <w:t>Phase 5</w:t>
            </w:r>
          </w:p>
        </w:tc>
        <w:tc>
          <w:tcPr>
            <w:tcW w:w="5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708E88C" w14:textId="77777777" w:rsidR="00FF2FC6" w:rsidRDefault="00000000">
            <w:r>
              <w:rPr>
                <w:rFonts w:eastAsia="Helvetica Neue"/>
                <w:sz w:val="20"/>
                <w:szCs w:val="20"/>
              </w:rPr>
              <w:t>モバイル対応強化</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BCE21CB" w14:textId="77777777" w:rsidR="00FF2FC6" w:rsidRDefault="00000000">
            <w:r>
              <w:rPr>
                <w:rFonts w:eastAsia="Helvetica Neue"/>
                <w:sz w:val="20"/>
                <w:szCs w:val="20"/>
              </w:rPr>
              <w:t>2026-04-21</w:t>
            </w:r>
          </w:p>
        </w:tc>
      </w:tr>
      <w:tr w:rsidR="00FF2FC6" w14:paraId="365A2A40" w14:textId="77777777">
        <w:tblPrEx>
          <w:tblCellMar>
            <w:top w:w="0" w:type="dxa"/>
            <w:bottom w:w="0" w:type="dxa"/>
          </w:tblCellMar>
        </w:tblPrEx>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91A5CFC" w14:textId="77777777" w:rsidR="00FF2FC6" w:rsidRDefault="00000000">
            <w:r>
              <w:rPr>
                <w:rFonts w:eastAsia="Helvetica Neue"/>
                <w:sz w:val="20"/>
                <w:szCs w:val="20"/>
              </w:rPr>
              <w:t>Phase 5.5</w:t>
            </w:r>
          </w:p>
        </w:tc>
        <w:tc>
          <w:tcPr>
            <w:tcW w:w="57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36DF0F5" w14:textId="77777777" w:rsidR="00FF2FC6" w:rsidRDefault="00000000">
            <w:r>
              <w:rPr>
                <w:rFonts w:eastAsia="Helvetica Neue"/>
                <w:sz w:val="20"/>
                <w:szCs w:val="20"/>
              </w:rPr>
              <w:t>Hero v1.1 SPEC 実装 (2-stage prompt / STYLE_DICTIONARY)</w:t>
            </w:r>
          </w:p>
        </w:tc>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BC1D6CC" w14:textId="77777777" w:rsidR="00FF2FC6" w:rsidRDefault="00000000">
            <w:r>
              <w:rPr>
                <w:rFonts w:eastAsia="Helvetica Neue"/>
                <w:sz w:val="20"/>
                <w:szCs w:val="20"/>
              </w:rPr>
              <w:t>2026-04-22 (commit 4dc913f)</w:t>
            </w:r>
          </w:p>
        </w:tc>
      </w:tr>
      <w:tr w:rsidR="00FF2FC6" w14:paraId="6134B08F" w14:textId="77777777">
        <w:tblPrEx>
          <w:tblCellMar>
            <w:top w:w="0" w:type="dxa"/>
            <w:bottom w:w="0" w:type="dxa"/>
          </w:tblCellMar>
        </w:tblPrEx>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C13A06F" w14:textId="77777777" w:rsidR="00FF2FC6" w:rsidRDefault="00000000">
            <w:r>
              <w:rPr>
                <w:rFonts w:eastAsia="Helvetica Neue"/>
                <w:sz w:val="20"/>
                <w:szCs w:val="20"/>
              </w:rPr>
              <w:t>Phase 6 【v1.4 完了】</w:t>
            </w:r>
          </w:p>
        </w:tc>
        <w:tc>
          <w:tcPr>
            <w:tcW w:w="5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7FE8B3A" w14:textId="77777777" w:rsidR="00FF2FC6" w:rsidRDefault="00000000">
            <w:r>
              <w:rPr>
                <w:rFonts w:eastAsia="Helvetica Neue"/>
                <w:sz w:val="20"/>
                <w:szCs w:val="20"/>
              </w:rPr>
              <w:t>Hero illustration fix (Patch 1-7 + Safari) + Pattern A/B</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B302628" w14:textId="77777777" w:rsidR="00FF2FC6" w:rsidRDefault="00000000">
            <w:r>
              <w:rPr>
                <w:rFonts w:eastAsia="Helvetica Neue"/>
                <w:sz w:val="20"/>
                <w:szCs w:val="20"/>
              </w:rPr>
              <w:t>2026-04-23 (commit 76e3ff8)</w:t>
            </w:r>
          </w:p>
        </w:tc>
      </w:tr>
    </w:tbl>
    <w:p w14:paraId="3D664A99" w14:textId="77777777" w:rsidR="00FF2FC6" w:rsidRDefault="00000000">
      <w:pPr>
        <w:pStyle w:val="2"/>
      </w:pPr>
      <w:r>
        <w:t>11.2 進行中・計画中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800"/>
        <w:gridCol w:w="1200"/>
        <w:gridCol w:w="1760"/>
      </w:tblGrid>
      <w:tr w:rsidR="00FF2FC6" w14:paraId="77858C87" w14:textId="77777777">
        <w:tblPrEx>
          <w:tblCellMar>
            <w:top w:w="0" w:type="dxa"/>
            <w:bottom w:w="0" w:type="dxa"/>
          </w:tblCellMar>
        </w:tblPrEx>
        <w:trPr>
          <w:tblHeader/>
        </w:trPr>
        <w:tc>
          <w:tcPr>
            <w:tcW w:w="16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18489199" w14:textId="77777777" w:rsidR="00FF2FC6" w:rsidRDefault="00000000">
            <w:r>
              <w:rPr>
                <w:rFonts w:eastAsia="Helvetica Neue"/>
                <w:b/>
                <w:bCs/>
                <w:color w:val="FFFFFF"/>
                <w:sz w:val="20"/>
                <w:szCs w:val="20"/>
              </w:rPr>
              <w:t>Phase</w:t>
            </w:r>
          </w:p>
        </w:tc>
        <w:tc>
          <w:tcPr>
            <w:tcW w:w="48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33064F08" w14:textId="77777777" w:rsidR="00FF2FC6" w:rsidRDefault="00000000">
            <w:r>
              <w:rPr>
                <w:rFonts w:eastAsia="Helvetica Neue"/>
                <w:b/>
                <w:bCs/>
                <w:color w:val="FFFFFF"/>
                <w:sz w:val="20"/>
                <w:szCs w:val="20"/>
              </w:rPr>
              <w:t>内容</w:t>
            </w:r>
          </w:p>
        </w:tc>
        <w:tc>
          <w:tcPr>
            <w:tcW w:w="12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1412C571" w14:textId="77777777" w:rsidR="00FF2FC6" w:rsidRDefault="00000000">
            <w:r>
              <w:rPr>
                <w:rFonts w:eastAsia="Helvetica Neue"/>
                <w:b/>
                <w:bCs/>
                <w:color w:val="FFFFFF"/>
                <w:sz w:val="20"/>
                <w:szCs w:val="20"/>
              </w:rPr>
              <w:t>状態</w:t>
            </w:r>
          </w:p>
        </w:tc>
        <w:tc>
          <w:tcPr>
            <w:tcW w:w="17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2F2D4A3B" w14:textId="77777777" w:rsidR="00FF2FC6" w:rsidRDefault="00000000">
            <w:r>
              <w:rPr>
                <w:rFonts w:eastAsia="Helvetica Neue"/>
                <w:b/>
                <w:bCs/>
                <w:color w:val="FFFFFF"/>
                <w:sz w:val="20"/>
                <w:szCs w:val="20"/>
              </w:rPr>
              <w:t>見込み</w:t>
            </w:r>
          </w:p>
        </w:tc>
      </w:tr>
      <w:tr w:rsidR="00FF2FC6" w14:paraId="07CD2F3C" w14:textId="77777777">
        <w:tblPrEx>
          <w:tblCellMar>
            <w:top w:w="0" w:type="dxa"/>
            <w:bottom w:w="0" w:type="dxa"/>
          </w:tblCellMar>
        </w:tblPrEx>
        <w:tc>
          <w:tcPr>
            <w:tcW w:w="1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96D01BD" w14:textId="77777777" w:rsidR="00FF2FC6" w:rsidRDefault="00000000">
            <w:r>
              <w:rPr>
                <w:rFonts w:eastAsia="Helvetica Neue"/>
                <w:sz w:val="20"/>
                <w:szCs w:val="20"/>
              </w:rPr>
              <w:t>Phase 2.5</w:t>
            </w:r>
          </w:p>
        </w:tc>
        <w:tc>
          <w:tcPr>
            <w:tcW w:w="4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5E8A2AD" w14:textId="77777777" w:rsidR="00FF2FC6" w:rsidRDefault="00000000">
            <w:r>
              <w:rPr>
                <w:rFonts w:eastAsia="Helvetica Neue"/>
                <w:sz w:val="20"/>
                <w:szCs w:val="20"/>
              </w:rPr>
              <w:t>Economist 媒体実装</w:t>
            </w:r>
          </w:p>
        </w:tc>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8B599B9" w14:textId="77777777" w:rsidR="00FF2FC6" w:rsidRDefault="00000000">
            <w:r>
              <w:rPr>
                <w:rFonts w:eastAsia="Helvetica Neue"/>
                <w:sz w:val="20"/>
                <w:szCs w:val="20"/>
              </w:rPr>
              <w:del w:id="126" w:author="Claude" w:date="2026-05-01T09:00:00Z">
                <w:r>
                  <w:delText xml:space="preserve">未着手</w:delText>
                </w:r>
              </w:del>
              <w:ins w:id="127" w:author="Claude" w:date="2026-05-01T09:00:00Z">
                <w:r>
                  <w:t xml:space="preserve">✅ 完了</w:t>
                </w:r>
              </w:ins>
            </w:r>
          </w:p>
        </w:tc>
        <w:tc>
          <w:tcPr>
            <w:tcW w:w="1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9D6FDA3" w14:textId="77777777" w:rsidR="00FF2FC6" w:rsidRDefault="00000000">
            <w:r>
              <w:rPr>
                <w:rFonts w:eastAsia="Helvetica Neue"/>
                <w:sz w:val="20"/>
                <w:szCs w:val="20"/>
              </w:rPr>
              <w:t>2026-04-28</w:t>
            </w:r>
          </w:p>
        </w:tc>
      </w:tr>
      <w:tr w:rsidR="00FF2FC6" w14:paraId="60BAD9FE" w14:textId="77777777">
        <w:tblPrEx>
          <w:tblCellMar>
            <w:top w:w="0" w:type="dxa"/>
            <w:bottom w:w="0" w:type="dxa"/>
          </w:tblCellMar>
        </w:tblPrEx>
        <w:tc>
          <w:tcPr>
            <w:tcW w:w="1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599BC2E" w14:textId="77777777" w:rsidR="00FF2FC6" w:rsidRDefault="00000000">
            <w:r>
              <w:rPr>
                <w:rFonts w:eastAsia="Helvetica Neue"/>
                <w:sz w:val="20"/>
                <w:szCs w:val="20"/>
              </w:rPr>
              <w:t>Phase 3.5</w:t>
            </w:r>
          </w:p>
        </w:tc>
        <w:tc>
          <w:tcPr>
            <w:tcW w:w="4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5D51111" w14:textId="77777777" w:rsidR="00FF2FC6" w:rsidRDefault="00000000">
            <w:r>
              <w:rPr>
                <w:rFonts w:eastAsia="Helvetica Neue"/>
                <w:sz w:val="20"/>
                <w:szCs w:val="20"/>
              </w:rPr>
              <w:t>bot push → deploy 未トリガ問題の修正</w:t>
            </w:r>
          </w:p>
        </w:tc>
        <w:tc>
          <w:tcPr>
            <w:tcW w:w="12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9FCA9A4" w14:textId="77777777" w:rsidR="00FF2FC6" w:rsidRDefault="00000000">
            <w:r>
              <w:rPr>
                <w:rFonts w:eastAsia="Helvetica Neue"/>
                <w:sz w:val="20"/>
                <w:szCs w:val="20"/>
              </w:rPr>
              <w:t>未着手</w:t>
            </w:r>
          </w:p>
        </w:tc>
        <w:tc>
          <w:tcPr>
            <w:tcW w:w="17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D04EB12" w14:textId="77777777" w:rsidR="00FF2FC6" w:rsidRDefault="00000000">
            <w:r>
              <w:rPr>
                <w:rFonts w:eastAsia="Helvetica Neue"/>
                <w:sz w:val="20"/>
                <w:szCs w:val="20"/>
              </w:rPr>
              <w:t>2026-05 中旬</w:t>
            </w:r>
          </w:p>
        </w:tc>
      </w:tr>
      <w:tr w:rsidR="00FF2FC6" w14:paraId="1DCAE167" w14:textId="77777777">
        <w:tblPrEx>
          <w:tblCellMar>
            <w:top w:w="0" w:type="dxa"/>
            <w:bottom w:w="0" w:type="dxa"/>
          </w:tblCellMar>
        </w:tblPrEx>
        <w:tc>
          <w:tcPr>
            <w:tcW w:w="1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B49D7E9" w14:textId="77777777" w:rsidR="00FF2FC6" w:rsidRDefault="00000000">
            <w:r>
              <w:rPr>
                <w:rFonts w:eastAsia="Helvetica Neue"/>
                <w:sz w:val="20"/>
                <w:szCs w:val="20"/>
              </w:rPr>
              <w:t>Phase 7</w:t>
            </w:r>
          </w:p>
        </w:tc>
        <w:tc>
          <w:tcPr>
            <w:tcW w:w="4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AED0266" w14:textId="77777777" w:rsidR="00FF2FC6" w:rsidRDefault="00000000">
            <w:r>
              <w:rPr>
                <w:rFonts w:eastAsia="Helvetica Neue"/>
                <w:sz w:val="20"/>
                <w:szCs w:val="20"/>
              </w:rPr>
              <w:t>視覚検証プロトコル整備・自動化 (A/B HTML 自動生成)</w:t>
            </w:r>
          </w:p>
        </w:tc>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181ED87" w14:textId="77777777" w:rsidR="00FF2FC6" w:rsidRDefault="00000000">
            <w:r>
              <w:rPr>
                <w:rFonts w:eastAsia="Helvetica Neue"/>
                <w:sz w:val="20"/>
                <w:szCs w:val="20"/>
              </w:rPr>
              <w:t>計画中</w:t>
            </w:r>
          </w:p>
        </w:tc>
        <w:tc>
          <w:tcPr>
            <w:tcW w:w="1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0823228" w14:textId="77777777" w:rsidR="00FF2FC6" w:rsidRDefault="00000000">
            <w:r>
              <w:rPr>
                <w:rFonts w:eastAsia="Helvetica Neue"/>
                <w:sz w:val="20"/>
                <w:szCs w:val="20"/>
              </w:rPr>
              <w:t>2026-05 上旬</w:t>
            </w:r>
          </w:p>
        </w:tc>
      </w:tr>
      <w:tr w:rsidR="00FF2FC6" w14:paraId="0E1C0349" w14:textId="77777777">
        <w:tblPrEx>
          <w:tblCellMar>
            <w:top w:w="0" w:type="dxa"/>
            <w:bottom w:w="0" w:type="dxa"/>
          </w:tblCellMar>
        </w:tblPrEx>
        <w:tc>
          <w:tcPr>
            <w:tcW w:w="1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B360117" w14:textId="77777777" w:rsidR="00FF2FC6" w:rsidRDefault="00000000">
            <w:r>
              <w:rPr>
                <w:rFonts w:eastAsia="Helvetica Neue"/>
                <w:sz w:val="20"/>
                <w:szCs w:val="20"/>
              </w:rPr>
              <w:t>Phase 8</w:t>
            </w:r>
          </w:p>
        </w:tc>
        <w:tc>
          <w:tcPr>
            <w:tcW w:w="4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1D49813" w14:textId="77777777" w:rsidR="00FF2FC6" w:rsidRDefault="00000000">
            <w:r>
              <w:rPr>
                <w:rFonts w:eastAsia="Helvetica Neue"/>
                <w:sz w:val="20"/>
                <w:szCs w:val="20"/>
              </w:rPr>
              <w:t>GitHub ブランチ保護ルール導入 (main 直接 push 禁止)</w:t>
            </w:r>
          </w:p>
        </w:tc>
        <w:tc>
          <w:tcPr>
            <w:tcW w:w="12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3DAE263" w14:textId="77777777" w:rsidR="00FF2FC6" w:rsidRDefault="00000000">
            <w:r>
              <w:rPr>
                <w:rFonts w:eastAsia="Helvetica Neue"/>
                <w:sz w:val="20"/>
                <w:szCs w:val="20"/>
              </w:rPr>
              <w:t>計画中</w:t>
            </w:r>
          </w:p>
        </w:tc>
        <w:tc>
          <w:tcPr>
            <w:tcW w:w="17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F2BCB1E" w14:textId="77777777" w:rsidR="00FF2FC6" w:rsidRDefault="00000000">
            <w:r>
              <w:rPr>
                <w:rFonts w:eastAsia="Helvetica Neue"/>
                <w:sz w:val="20"/>
                <w:szCs w:val="20"/>
              </w:rPr>
              <w:t>2026-05 中旬</w:t>
            </w:r>
          </w:p>
        </w:tc>
      </w:tr>
      <w:tr w:rsidR="00FF2FC6" w14:paraId="79384176" w14:textId="77777777">
        <w:tblPrEx>
          <w:tblCellMar>
            <w:top w:w="0" w:type="dxa"/>
            <w:bottom w:w="0" w:type="dxa"/>
          </w:tblCellMar>
        </w:tblPrEx>
        <w:tc>
          <w:tcPr>
            <w:tcW w:w="1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3B6C2A3" w14:textId="77777777" w:rsidR="00FF2FC6" w:rsidRDefault="00000000">
            <w:r>
              <w:rPr>
                <w:rFonts w:eastAsia="Helvetica Neue"/>
                <w:sz w:val="20"/>
                <w:szCs w:val="20"/>
              </w:rPr>
              <w:t>Phase 9 【v1.4 新規】</w:t>
            </w:r>
          </w:p>
        </w:tc>
        <w:tc>
          <w:tcPr>
            <w:tcW w:w="4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555CD1D" w14:textId="77777777" w:rsidR="00FF2FC6" w:rsidRDefault="00000000">
            <w:r>
              <w:rPr>
                <w:rFonts w:eastAsia="Helvetica Neue"/>
                <w:sz w:val="20"/>
                <w:szCs w:val="20"/>
              </w:rPr>
              <w:t>Nano Banana 2 安定版評価 + opt-in → 標準化</w:t>
            </w:r>
          </w:p>
        </w:tc>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7AAD2EF" w14:textId="77777777" w:rsidR="00FF2FC6" w:rsidRDefault="00000000">
            <w:r>
              <w:rPr>
                <w:rFonts w:eastAsia="Helvetica Neue"/>
                <w:sz w:val="20"/>
                <w:szCs w:val="20"/>
              </w:rPr>
              <w:t>未着手 (preview 安定待ち)</w:t>
            </w:r>
          </w:p>
        </w:tc>
        <w:tc>
          <w:tcPr>
            <w:tcW w:w="1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F6B0F56" w14:textId="77777777" w:rsidR="00FF2FC6" w:rsidRDefault="00000000">
            <w:r>
              <w:rPr>
                <w:rFonts w:eastAsia="Helvetica Neue"/>
                <w:sz w:val="20"/>
                <w:szCs w:val="20"/>
              </w:rPr>
              <w:t>2026-06</w:t>
            </w:r>
          </w:p>
        </w:tc>
      </w:tr>
      <w:tr w:rsidR="00FF2FC6" w14:paraId="71D61833" w14:textId="77777777">
        <w:tblPrEx>
          <w:tblCellMar>
            <w:top w:w="0" w:type="dxa"/>
            <w:bottom w:w="0" w:type="dxa"/>
          </w:tblCellMar>
        </w:tblPrEx>
        <w:tc>
          <w:tcPr>
            <w:tcW w:w="1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E34495E" w14:textId="77777777" w:rsidR="00FF2FC6" w:rsidRDefault="00000000">
            <w:r>
              <w:rPr>
                <w:rFonts w:eastAsia="Helvetica Neue"/>
                <w:sz w:val="20"/>
                <w:szCs w:val="20"/>
              </w:rPr>
              <w:del w:id="122" w:author="Claude" w:date="2026-05-01T09:00:00Z">
                <w:r>
                  <w:delText xml:space="preserve">Phase 10 【v1.4 新規】</w:delText>
                </w:r>
              </w:del>
              <w:ins w:id="123" w:author="Claude" w:date="2026-05-01T09:00:00Z">
                <w:r>
                  <w:t xml:space="preserve">Phase 10 【v2.0 ✅ 完了】</w:t>
                </w:r>
              </w:ins>
            </w:r>
          </w:p>
        </w:tc>
        <w:tc>
          <w:tcPr>
            <w:tcW w:w="4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6EFA4F1" w14:textId="77777777" w:rsidR="00FF2FC6" w:rsidRDefault="00000000">
            <w:r>
              <w:rPr>
                <w:rFonts w:eastAsia="Helvetica Neue"/>
                <w:sz w:val="20"/>
                <w:szCs w:val="20"/>
              </w:rPr>
              <w:del w:id="124" w:author="Claude" w:date="2026-05-01T09:00:00Z">
                <w:r>
                  <w:delText xml:space="preserve">残り 6 媒体の layouts/&lt;section&gt;/list.html 展開</w:delText>
                </w:r>
              </w:del>
              <w:ins w:id="125" w:author="Claude" w:date="2026-05-01T09:00:00Z">
                <w:r>
                  <w:t xml:space="preserve">全 7 媒体 layouts/&lt;section&gt;/list.html 展開 ✅ + モバイルアーカイブ画像修正 (§8.7) ✅</w:t>
                </w:r>
              </w:ins>
            </w:r>
          </w:p>
        </w:tc>
        <w:tc>
          <w:tcPr>
            <w:tcW w:w="12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2978CE4" w14:textId="77777777" w:rsidR="00FF2FC6" w:rsidRDefault="00000000">
            <w:r>
              <w:rPr>
                <w:rFonts w:eastAsia="Helvetica Neue"/>
                <w:sz w:val="20"/>
                <w:szCs w:val="20"/>
              </w:rPr>
              <w:t>未着手</w:t>
            </w:r>
          </w:p>
        </w:tc>
        <w:tc>
          <w:tcPr>
            <w:tcW w:w="17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B04CA6A" w14:textId="77777777" w:rsidR="00FF2FC6" w:rsidRDefault="00000000">
            <w:r>
              <w:rPr>
                <w:rFonts w:eastAsia="Helvetica Neue"/>
                <w:sz w:val="20"/>
                <w:szCs w:val="20"/>
              </w:rPr>
              <w:del w:id="128" w:author="Claude" w:date="2026-05-01T09:00:00Z">
                <w:r>
                  <w:delText xml:space="preserve">2026-05 下旬</w:delText>
                </w:r>
              </w:del>
              <w:ins w:id="129" w:author="Claude" w:date="2026-05-01T09:00:00Z">
                <w:r>
                  <w:t xml:space="preserve">2026-04-24 〜 2026-05-01</w:t>
                </w:r>
              </w:ins>
            </w:r>
          </w:p>
        </w:tc>
      </w:tr>
      <w:tr w:rsidR="00FF2FC6" w14:paraId="079BFB26" w14:textId="77777777">
        <w:tblPrEx>
          <w:tblCellMar>
            <w:top w:w="0" w:type="dxa"/>
            <w:bottom w:w="0" w:type="dxa"/>
          </w:tblCellMar>
        </w:tblPrEx>
        <w:tc>
          <w:tcPr>
            <w:tcW w:w="1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D6B589C" w14:textId="77777777" w:rsidR="00FF2FC6" w:rsidRDefault="00000000">
            <w:r>
              <w:rPr>
                <w:rFonts w:eastAsia="Helvetica Neue"/>
                <w:sz w:val="20"/>
                <w:szCs w:val="20"/>
              </w:rPr>
              <w:t>Phase 11 【v1.4 新規】</w:t>
            </w:r>
          </w:p>
        </w:tc>
        <w:tc>
          <w:tcPr>
            <w:tcW w:w="4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A332AB8" w14:textId="77777777" w:rsidR="00FF2FC6" w:rsidRDefault="00000000">
            <w:r>
              <w:rPr>
                <w:rFonts w:eastAsia="Helvetica Neue"/>
                <w:sz w:val="20"/>
                <w:szCs w:val="20"/>
              </w:rPr>
              <w:t>アーキテクチャ文字混入 (§8.6) 厳格化オプション</w:t>
            </w:r>
          </w:p>
        </w:tc>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7FAAAB5" w14:textId="77777777" w:rsidR="00FF2FC6" w:rsidRDefault="00000000">
            <w:r>
              <w:rPr>
                <w:rFonts w:eastAsia="Helvetica Neue"/>
                <w:sz w:val="20"/>
                <w:szCs w:val="20"/>
              </w:rPr>
              <w:t>検討中</w:t>
            </w:r>
          </w:p>
        </w:tc>
        <w:tc>
          <w:tcPr>
            <w:tcW w:w="1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673E819" w14:textId="77777777" w:rsidR="00FF2FC6" w:rsidRDefault="00000000">
            <w:r>
              <w:rPr>
                <w:rFonts w:eastAsia="Helvetica Neue"/>
                <w:sz w:val="20"/>
                <w:szCs w:val="20"/>
              </w:rPr>
              <w:t>2026-06</w:t>
            </w:r>
          </w:p>
        </w:tc>
      </w:tr>
      <w:tr w:rsidR="00FF2FC6" w14:paraId="2A0FF8BF" w14:textId="77777777">
        <w:tblPrEx>
          <w:tblCellMar>
            <w:top w:w="0" w:type="dxa"/>
            <w:bottom w:w="0" w:type="dxa"/>
          </w:tblCellMar>
        </w:tblPrEx>
        <w:tc>
          <w:tcPr>
            <w:tcW w:w="1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5FEA225" w14:textId="77777777" w:rsidR="00FF2FC6" w:rsidRDefault="00000000">
            <w:r>
              <w:rPr>
                <w:rFonts w:eastAsia="Helvetica Neue"/>
                <w:sz w:val="20"/>
                <w:szCs w:val="20"/>
              </w:rPr>
              <w:t>Phase X</w:t>
            </w:r>
          </w:p>
        </w:tc>
        <w:tc>
          <w:tcPr>
            <w:tcW w:w="4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49F27E8" w14:textId="77777777" w:rsidR="00FF2FC6" w:rsidRDefault="00000000">
            <w:r>
              <w:rPr>
                <w:rFonts w:eastAsia="Helvetica Neue"/>
                <w:sz w:val="20"/>
                <w:szCs w:val="20"/>
              </w:rPr>
              <w:t>多言語対応 / UI 強化</w:t>
            </w:r>
          </w:p>
        </w:tc>
        <w:tc>
          <w:tcPr>
            <w:tcW w:w="12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8CAA72E" w14:textId="77777777" w:rsidR="00FF2FC6" w:rsidRDefault="00000000">
            <w:r>
              <w:rPr>
                <w:rFonts w:eastAsia="Helvetica Neue"/>
                <w:sz w:val="20"/>
                <w:szCs w:val="20"/>
              </w:rPr>
              <w:t>未着手</w:t>
            </w:r>
          </w:p>
        </w:tc>
        <w:tc>
          <w:tcPr>
            <w:tcW w:w="17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17C5684" w14:textId="77777777" w:rsidR="00FF2FC6" w:rsidRDefault="00000000">
            <w:r>
              <w:rPr>
                <w:rFonts w:eastAsia="Helvetica Neue"/>
                <w:sz w:val="20"/>
                <w:szCs w:val="20"/>
              </w:rPr>
              <w:t>2026 Q3</w:t>
            </w:r>
          </w:p>
        </w:tc>
      </w:tr>
      <w:tr w:rsidR="00FF2FC6" w14:paraId="4A691FA7" w14:textId="77777777">
        <w:tblPrEx>
          <w:tblCellMar>
            <w:top w:w="0" w:type="dxa"/>
            <w:bottom w:w="0" w:type="dxa"/>
          </w:tblCellMar>
        </w:tblPrEx>
        <w:tc>
          <w:tcPr>
            <w:tcW w:w="1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1C6755A" w14:textId="77777777" w:rsidR="00FF2FC6" w:rsidRDefault="00000000">
            <w:r>
              <w:rPr>
                <w:rFonts w:eastAsia="Helvetica Neue"/>
                <w:sz w:val="20"/>
                <w:szCs w:val="20"/>
              </w:rPr>
              <w:t>Phase Y</w:t>
            </w:r>
          </w:p>
        </w:tc>
        <w:tc>
          <w:tcPr>
            <w:tcW w:w="4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590DFD9" w14:textId="77777777" w:rsidR="00FF2FC6" w:rsidRDefault="00000000">
            <w:r>
              <w:rPr>
                <w:rFonts w:eastAsia="Helvetica Neue"/>
                <w:sz w:val="20"/>
                <w:szCs w:val="20"/>
              </w:rPr>
              <w:t>Node.js 20 deprecation 対応 (2026-09-16 期限)</w:t>
            </w:r>
          </w:p>
        </w:tc>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1E88616" w14:textId="77777777" w:rsidR="00FF2FC6" w:rsidRDefault="00000000">
            <w:r>
              <w:rPr>
                <w:rFonts w:eastAsia="Helvetica Neue"/>
                <w:sz w:val="20"/>
                <w:szCs w:val="20"/>
              </w:rPr>
              <w:t>未着手</w:t>
            </w:r>
          </w:p>
        </w:tc>
        <w:tc>
          <w:tcPr>
            <w:tcW w:w="1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06CD661" w14:textId="77777777" w:rsidR="00FF2FC6" w:rsidRDefault="00000000">
            <w:r>
              <w:rPr>
                <w:rFonts w:eastAsia="Helvetica Neue"/>
                <w:sz w:val="20"/>
                <w:szCs w:val="20"/>
              </w:rPr>
              <w:t>2026 Q2</w:t>
            </w:r>
          </w:p>
        </w:tc>
      </w:tr>
    </w:tbl>
    <w:p w14:paraId="3DF03065" w14:textId="77777777" w:rsidR="00FF2FC6" w:rsidRDefault="00000000">
      <w:r>
        <w:br w:type="page"/>
      </w:r>
    </w:p>
    <w:p w14:paraId="427D6DA8" w14:textId="77777777" w:rsidR="00FF2FC6" w:rsidRDefault="00000000">
      <w:pPr>
        <w:pStyle w:val="1"/>
      </w:pPr>
      <w:r>
        <w:lastRenderedPageBreak/>
        <w:t>§12. 2026-04-23 実装ログ (Phase 6 完了記録)</w:t>
      </w:r>
      <w:r>
        <w:rPr>
          <w:color w:val="B5322C"/>
          <w:sz w:val="20"/>
          <w:szCs w:val="20"/>
        </w:rPr>
        <w:t xml:space="preserve">  【v1.4 新規】</w:t>
      </w:r>
    </w:p>
    <w:p w14:paraId="60E48D23" w14:textId="77777777" w:rsidR="00FF2FC6" w:rsidRDefault="00000000">
      <w:pPr>
        <w:spacing w:after="120"/>
      </w:pPr>
      <w:r>
        <w:rPr>
          <w:rFonts w:eastAsia="Helvetica Neue"/>
        </w:rPr>
        <w:t>本章は 2026-04-23 に実施した Phase 6 (Hero illustration fix) の全作業記録を時系列で残す。</w:t>
      </w:r>
    </w:p>
    <w:p w14:paraId="3B076004" w14:textId="77777777" w:rsidR="00FF2FC6" w:rsidRDefault="00000000">
      <w:pPr>
        <w:pStyle w:val="2"/>
      </w:pPr>
      <w:r>
        <w:t>§12.1 タイムライン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00"/>
        <w:gridCol w:w="4160"/>
      </w:tblGrid>
      <w:tr w:rsidR="00FF2FC6" w14:paraId="0B2063D9" w14:textId="77777777">
        <w:tblPrEx>
          <w:tblCellMar>
            <w:top w:w="0" w:type="dxa"/>
            <w:bottom w:w="0" w:type="dxa"/>
          </w:tblCellMar>
        </w:tblPrEx>
        <w:trPr>
          <w:tblHeader/>
        </w:trPr>
        <w:tc>
          <w:tcPr>
            <w:tcW w:w="12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24FB4D4D" w14:textId="77777777" w:rsidR="00FF2FC6" w:rsidRDefault="00000000">
            <w:r>
              <w:rPr>
                <w:rFonts w:eastAsia="Helvetica Neue"/>
                <w:b/>
                <w:bCs/>
                <w:color w:val="FFFFFF"/>
                <w:sz w:val="20"/>
                <w:szCs w:val="20"/>
              </w:rPr>
              <w:t>時刻 (JST)</w:t>
            </w:r>
          </w:p>
        </w:tc>
        <w:tc>
          <w:tcPr>
            <w:tcW w:w="40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57D14043" w14:textId="77777777" w:rsidR="00FF2FC6" w:rsidRDefault="00000000">
            <w:r>
              <w:rPr>
                <w:rFonts w:eastAsia="Helvetica Neue"/>
                <w:b/>
                <w:bCs/>
                <w:color w:val="FFFFFF"/>
                <w:sz w:val="20"/>
                <w:szCs w:val="20"/>
              </w:rPr>
              <w:t>作業</w:t>
            </w:r>
          </w:p>
        </w:tc>
        <w:tc>
          <w:tcPr>
            <w:tcW w:w="41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119B3A83" w14:textId="77777777" w:rsidR="00FF2FC6" w:rsidRDefault="00000000">
            <w:r>
              <w:rPr>
                <w:rFonts w:eastAsia="Helvetica Neue"/>
                <w:b/>
                <w:bCs/>
                <w:color w:val="FFFFFF"/>
                <w:sz w:val="20"/>
                <w:szCs w:val="20"/>
              </w:rPr>
              <w:t>結果</w:t>
            </w:r>
          </w:p>
        </w:tc>
      </w:tr>
      <w:tr w:rsidR="00FF2FC6" w14:paraId="24DC1DB6" w14:textId="77777777">
        <w:tblPrEx>
          <w:tblCellMar>
            <w:top w:w="0" w:type="dxa"/>
            <w:bottom w:w="0" w:type="dxa"/>
          </w:tblCellMar>
        </w:tblPrEx>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4A32E68" w14:textId="77777777" w:rsidR="00FF2FC6" w:rsidRDefault="00000000">
            <w:r>
              <w:rPr>
                <w:rFonts w:eastAsia="Helvetica Neue"/>
                <w:sz w:val="20"/>
                <w:szCs w:val="20"/>
              </w:rPr>
              <w:t>08:53</w:t>
            </w:r>
          </w:p>
        </w:tc>
        <w:tc>
          <w:tcPr>
            <w:tcW w:w="4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3383CED" w14:textId="77777777" w:rsidR="00FF2FC6" w:rsidRDefault="00000000">
            <w:r>
              <w:rPr>
                <w:rFonts w:eastAsia="Helvetica Neue"/>
                <w:sz w:val="20"/>
                <w:szCs w:val="20"/>
              </w:rPr>
              <w:t>ユーザーが 4/22 配信の v1.1 hero 画像 (wsj) を目視、「写真っぽい、NG」とレポート</w:t>
            </w:r>
          </w:p>
        </w:tc>
        <w:tc>
          <w:tcPr>
            <w:tcW w:w="4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F860E37" w14:textId="77777777" w:rsidR="00FF2FC6" w:rsidRDefault="00000000">
            <w:r>
              <w:rPr>
                <w:rFonts w:eastAsia="Helvetica Neue"/>
                <w:sz w:val="20"/>
                <w:szCs w:val="20"/>
              </w:rPr>
              <w:t>v1.1 fallback 経路の photorealistic 出力課題が発覚</w:t>
            </w:r>
          </w:p>
        </w:tc>
      </w:tr>
      <w:tr w:rsidR="00FF2FC6" w14:paraId="10B054D0" w14:textId="77777777">
        <w:tblPrEx>
          <w:tblCellMar>
            <w:top w:w="0" w:type="dxa"/>
            <w:bottom w:w="0" w:type="dxa"/>
          </w:tblCellMar>
        </w:tblPrEx>
        <w:tc>
          <w:tcPr>
            <w:tcW w:w="12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B6C9EC4" w14:textId="77777777" w:rsidR="00FF2FC6" w:rsidRDefault="00000000">
            <w:r>
              <w:rPr>
                <w:rFonts w:eastAsia="Helvetica Neue"/>
                <w:sz w:val="20"/>
                <w:szCs w:val="20"/>
              </w:rPr>
              <w:t>09:00-09:30</w:t>
            </w:r>
          </w:p>
        </w:tc>
        <w:tc>
          <w:tcPr>
            <w:tcW w:w="4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113A245" w14:textId="77777777" w:rsidR="00FF2FC6" w:rsidRDefault="00000000">
            <w:r>
              <w:rPr>
                <w:rFonts w:eastAsia="Helvetica Neue"/>
                <w:sz w:val="20"/>
                <w:szCs w:val="20"/>
              </w:rPr>
              <w:t>診断: scripts/generate_hero_image.py 精読 + A/B HTML 確認</w:t>
            </w:r>
          </w:p>
        </w:tc>
        <w:tc>
          <w:tcPr>
            <w:tcW w:w="4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944D51B" w14:textId="77777777" w:rsidR="00FF2FC6" w:rsidRDefault="00000000">
            <w:r>
              <w:rPr>
                <w:rFonts w:eastAsia="Helvetica Neue"/>
                <w:sz w:val="20"/>
                <w:szCs w:val="20"/>
              </w:rPr>
              <w:t>COMMON_STYLE に "Photorealistic" 明示を特定</w:t>
            </w:r>
          </w:p>
        </w:tc>
      </w:tr>
      <w:tr w:rsidR="00FF2FC6" w14:paraId="41C5B5FC" w14:textId="77777777">
        <w:tblPrEx>
          <w:tblCellMar>
            <w:top w:w="0" w:type="dxa"/>
            <w:bottom w:w="0" w:type="dxa"/>
          </w:tblCellMar>
        </w:tblPrEx>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7B272FF" w14:textId="77777777" w:rsidR="00FF2FC6" w:rsidRDefault="00000000">
            <w:r>
              <w:rPr>
                <w:rFonts w:eastAsia="Helvetica Neue"/>
                <w:sz w:val="20"/>
                <w:szCs w:val="20"/>
              </w:rPr>
              <w:t>09:30-10:00</w:t>
            </w:r>
          </w:p>
        </w:tc>
        <w:tc>
          <w:tcPr>
            <w:tcW w:w="4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3F28CC1" w14:textId="77777777" w:rsidR="00FF2FC6" w:rsidRDefault="00000000">
            <w:r>
              <w:rPr>
                <w:rFonts w:eastAsia="Helvetica Neue"/>
                <w:sz w:val="20"/>
                <w:szCs w:val="20"/>
              </w:rPr>
              <w:t>仕様書 v1.3 (40 ページ A4) 作成・配置</w:t>
            </w:r>
          </w:p>
        </w:tc>
        <w:tc>
          <w:tcPr>
            <w:tcW w:w="4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B0ECC70" w14:textId="77777777" w:rsidR="00FF2FC6" w:rsidRDefault="00000000">
            <w:r>
              <w:rPr>
                <w:rFonts w:eastAsia="Helvetica Neue"/>
                <w:sz w:val="20"/>
                <w:szCs w:val="20"/>
              </w:rPr>
              <w:t>Hero v1.1 SPEC 440 行を §4 に完全統合</w:t>
            </w:r>
          </w:p>
        </w:tc>
      </w:tr>
      <w:tr w:rsidR="00FF2FC6" w14:paraId="2B2D43D9" w14:textId="77777777">
        <w:tblPrEx>
          <w:tblCellMar>
            <w:top w:w="0" w:type="dxa"/>
            <w:bottom w:w="0" w:type="dxa"/>
          </w:tblCellMar>
        </w:tblPrEx>
        <w:tc>
          <w:tcPr>
            <w:tcW w:w="12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8E36175" w14:textId="77777777" w:rsidR="00FF2FC6" w:rsidRDefault="00000000">
            <w:r>
              <w:rPr>
                <w:rFonts w:eastAsia="Helvetica Neue"/>
                <w:sz w:val="20"/>
                <w:szCs w:val="20"/>
              </w:rPr>
              <w:t>10:00-10:30</w:t>
            </w:r>
          </w:p>
        </w:tc>
        <w:tc>
          <w:tcPr>
            <w:tcW w:w="4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61EA856" w14:textId="77777777" w:rsidR="00FF2FC6" w:rsidRDefault="00000000">
            <w:r>
              <w:rPr>
                <w:rFonts w:eastAsia="Helvetica Neue"/>
                <w:sz w:val="20"/>
                <w:szCs w:val="20"/>
              </w:rPr>
              <w:t>ユーザーから GS 級 + 世界一デザイナー mandate 受領、Stage 0-5 策定</w:t>
            </w:r>
          </w:p>
        </w:tc>
        <w:tc>
          <w:tcPr>
            <w:tcW w:w="4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12CB520" w14:textId="77777777" w:rsidR="00FF2FC6" w:rsidRDefault="00000000">
            <w:r>
              <w:rPr>
                <w:rFonts w:eastAsia="Helvetica Neue"/>
                <w:sz w:val="20"/>
                <w:szCs w:val="20"/>
              </w:rPr>
              <w:t>5-Stage Fail-Safe Protocol 合意</w:t>
            </w:r>
          </w:p>
        </w:tc>
      </w:tr>
      <w:tr w:rsidR="00FF2FC6" w14:paraId="7FF2BF96" w14:textId="77777777">
        <w:tblPrEx>
          <w:tblCellMar>
            <w:top w:w="0" w:type="dxa"/>
            <w:bottom w:w="0" w:type="dxa"/>
          </w:tblCellMar>
        </w:tblPrEx>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290B0A8" w14:textId="77777777" w:rsidR="00FF2FC6" w:rsidRDefault="00000000">
            <w:r>
              <w:rPr>
                <w:rFonts w:eastAsia="Helvetica Neue"/>
                <w:sz w:val="20"/>
                <w:szCs w:val="20"/>
              </w:rPr>
              <w:t>11:40-11:50</w:t>
            </w:r>
          </w:p>
        </w:tc>
        <w:tc>
          <w:tcPr>
            <w:tcW w:w="4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3D5CD54" w14:textId="77777777" w:rsidR="00FF2FC6" w:rsidRDefault="00000000">
            <w:r>
              <w:rPr>
                <w:rFonts w:eastAsia="Helvetica Neue"/>
                <w:sz w:val="20"/>
                <w:szCs w:val="20"/>
              </w:rPr>
              <w:t>Stage 0 Pre-Flight (Test A/B/C) 実行</w:t>
            </w:r>
          </w:p>
        </w:tc>
        <w:tc>
          <w:tcPr>
            <w:tcW w:w="4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C32B266" w14:textId="77777777" w:rsidR="00FF2FC6" w:rsidRDefault="00000000">
            <w:r>
              <w:rPr>
                <w:rFonts w:eastAsia="Helvetica Neue"/>
                <w:sz w:val="20"/>
                <w:szCs w:val="20"/>
              </w:rPr>
              <w:t>Test B: thinkingBudget=0 合格 / Test C: gemini-2.5-flash-image で GS 級 illustration 生成成功</w:t>
            </w:r>
          </w:p>
        </w:tc>
      </w:tr>
      <w:tr w:rsidR="00FF2FC6" w14:paraId="7B7C9A26" w14:textId="77777777">
        <w:tblPrEx>
          <w:tblCellMar>
            <w:top w:w="0" w:type="dxa"/>
            <w:bottom w:w="0" w:type="dxa"/>
          </w:tblCellMar>
        </w:tblPrEx>
        <w:tc>
          <w:tcPr>
            <w:tcW w:w="12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EACD7DA" w14:textId="77777777" w:rsidR="00FF2FC6" w:rsidRDefault="00000000">
            <w:r>
              <w:rPr>
                <w:rFonts w:eastAsia="Helvetica Neue"/>
                <w:sz w:val="20"/>
                <w:szCs w:val="20"/>
              </w:rPr>
              <w:t>11:50-12:00</w:t>
            </w:r>
          </w:p>
        </w:tc>
        <w:tc>
          <w:tcPr>
            <w:tcW w:w="4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7E1917F" w14:textId="77777777" w:rsidR="00FF2FC6" w:rsidRDefault="00000000">
            <w:r>
              <w:rPr>
                <w:rFonts w:eastAsia="Helvetica Neue"/>
                <w:sz w:val="20"/>
                <w:szCs w:val="20"/>
              </w:rPr>
              <w:t>Test A 修正版 + Test D 計画</w:t>
            </w:r>
          </w:p>
        </w:tc>
        <w:tc>
          <w:tcPr>
            <w:tcW w:w="4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397A408" w14:textId="77777777" w:rsidR="00FF2FC6" w:rsidRDefault="00000000">
            <w:r>
              <w:rPr>
                <w:rFonts w:eastAsia="Helvetica Neue"/>
                <w:sz w:val="20"/>
                <w:szCs w:val="20"/>
              </w:rPr>
              <w:t>gemini-3.1-flash-image-preview (Nano Banana 2) 可用性確認</w:t>
            </w:r>
          </w:p>
        </w:tc>
      </w:tr>
      <w:tr w:rsidR="00FF2FC6" w14:paraId="2DD93B08" w14:textId="77777777">
        <w:tblPrEx>
          <w:tblCellMar>
            <w:top w:w="0" w:type="dxa"/>
            <w:bottom w:w="0" w:type="dxa"/>
          </w:tblCellMar>
        </w:tblPrEx>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6329C70" w14:textId="77777777" w:rsidR="00FF2FC6" w:rsidRDefault="00000000">
            <w:r>
              <w:rPr>
                <w:rFonts w:eastAsia="Helvetica Neue"/>
                <w:sz w:val="20"/>
                <w:szCs w:val="20"/>
              </w:rPr>
              <w:t>12:00-12:10</w:t>
            </w:r>
          </w:p>
        </w:tc>
        <w:tc>
          <w:tcPr>
            <w:tcW w:w="4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EA85F77" w14:textId="77777777" w:rsidR="00FF2FC6" w:rsidRDefault="00000000">
            <w:r>
              <w:rPr>
                <w:rFonts w:eastAsia="Helvetica Neue"/>
                <w:sz w:val="20"/>
                <w:szCs w:val="20"/>
              </w:rPr>
              <w:t>feature branch feat/v1.3-gs-grade-illustration 作成</w:t>
            </w:r>
          </w:p>
        </w:tc>
        <w:tc>
          <w:tcPr>
            <w:tcW w:w="4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C63058F" w14:textId="77777777" w:rsidR="00FF2FC6" w:rsidRDefault="00000000">
            <w:r>
              <w:rPr>
                <w:rFonts w:eastAsia="Helvetica Neue"/>
                <w:sz w:val="20"/>
                <w:szCs w:val="20"/>
              </w:rPr>
              <w:t>Patch 1-5 + Safari fix 適用</w:t>
            </w:r>
          </w:p>
        </w:tc>
      </w:tr>
      <w:tr w:rsidR="00FF2FC6" w14:paraId="2AEB603F" w14:textId="77777777">
        <w:tblPrEx>
          <w:tblCellMar>
            <w:top w:w="0" w:type="dxa"/>
            <w:bottom w:w="0" w:type="dxa"/>
          </w:tblCellMar>
        </w:tblPrEx>
        <w:tc>
          <w:tcPr>
            <w:tcW w:w="12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1BA73F5" w14:textId="77777777" w:rsidR="00FF2FC6" w:rsidRDefault="00000000">
            <w:r>
              <w:rPr>
                <w:rFonts w:eastAsia="Helvetica Neue"/>
                <w:sz w:val="20"/>
                <w:szCs w:val="20"/>
              </w:rPr>
              <w:t>12:10-12:20</w:t>
            </w:r>
          </w:p>
        </w:tc>
        <w:tc>
          <w:tcPr>
            <w:tcW w:w="4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8FF2D82" w14:textId="77777777" w:rsidR="00FF2FC6" w:rsidRDefault="00000000">
            <w:r>
              <w:rPr>
                <w:rFonts w:eastAsia="Helvetica Neue"/>
                <w:sz w:val="20"/>
                <w:szCs w:val="20"/>
              </w:rPr>
              <w:t>ユーザーローカルで v1.3 再生成 (1 回目)</w:t>
            </w:r>
          </w:p>
        </w:tc>
        <w:tc>
          <w:tcPr>
            <w:tcW w:w="4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081B437" w14:textId="77777777" w:rsidR="00FF2FC6" w:rsidRDefault="00000000">
            <w:r>
              <w:rPr>
                <w:rFonts w:eastAsia="Helvetica Neue"/>
                <w:sz w:val="20"/>
                <w:szCs w:val="20"/>
              </w:rPr>
              <w:t>step_1_* prefix + too_short=2 で全件 legacy fallback</w:t>
            </w:r>
          </w:p>
        </w:tc>
      </w:tr>
      <w:tr w:rsidR="00FF2FC6" w14:paraId="75704B5A" w14:textId="77777777">
        <w:tblPrEx>
          <w:tblCellMar>
            <w:top w:w="0" w:type="dxa"/>
            <w:bottom w:w="0" w:type="dxa"/>
          </w:tblCellMar>
        </w:tblPrEx>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2D8288E" w14:textId="77777777" w:rsidR="00FF2FC6" w:rsidRDefault="00000000">
            <w:r>
              <w:rPr>
                <w:rFonts w:eastAsia="Helvetica Neue"/>
                <w:sz w:val="20"/>
                <w:szCs w:val="20"/>
              </w:rPr>
              <w:t>12:20-12:30</w:t>
            </w:r>
          </w:p>
        </w:tc>
        <w:tc>
          <w:tcPr>
            <w:tcW w:w="4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99896FE" w14:textId="77777777" w:rsidR="00FF2FC6" w:rsidRDefault="00000000">
            <w:r>
              <w:rPr>
                <w:rFonts w:eastAsia="Helvetica Neue"/>
                <w:sz w:val="20"/>
                <w:szCs w:val="20"/>
              </w:rPr>
              <w:t>Patch 6 追加 (system prompt schema 明示 + parser prefix 剥離 + retry 緩和 + Patch 7 多形式検出)</w:t>
            </w:r>
          </w:p>
        </w:tc>
        <w:tc>
          <w:tcPr>
            <w:tcW w:w="4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DE56C15" w14:textId="77777777" w:rsidR="00FF2FC6" w:rsidRDefault="00000000">
            <w:r>
              <w:rPr>
                <w:rFonts w:eastAsia="Helvetica Neue"/>
                <w:sz w:val="20"/>
                <w:szCs w:val="20"/>
              </w:rPr>
              <w:t>syntax OK</w:t>
            </w:r>
          </w:p>
        </w:tc>
      </w:tr>
      <w:tr w:rsidR="00FF2FC6" w14:paraId="11175DD8" w14:textId="77777777">
        <w:tblPrEx>
          <w:tblCellMar>
            <w:top w:w="0" w:type="dxa"/>
            <w:bottom w:w="0" w:type="dxa"/>
          </w:tblCellMar>
        </w:tblPrEx>
        <w:tc>
          <w:tcPr>
            <w:tcW w:w="12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007A0D9" w14:textId="77777777" w:rsidR="00FF2FC6" w:rsidRDefault="00000000">
            <w:r>
              <w:rPr>
                <w:rFonts w:eastAsia="Helvetica Neue"/>
                <w:sz w:val="20"/>
                <w:szCs w:val="20"/>
              </w:rPr>
              <w:t>12:30-12:40</w:t>
            </w:r>
          </w:p>
        </w:tc>
        <w:tc>
          <w:tcPr>
            <w:tcW w:w="4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FB286E9" w14:textId="77777777" w:rsidR="00FF2FC6" w:rsidRDefault="00000000">
            <w:r>
              <w:rPr>
                <w:rFonts w:eastAsia="Helvetica Neue"/>
                <w:sz w:val="20"/>
                <w:szCs w:val="20"/>
              </w:rPr>
              <w:t>ユーザーローカルで v1.3 再生成 (2 回目、DEFAULT_MODEL=Nano Banana 2)</w:t>
            </w:r>
          </w:p>
        </w:tc>
        <w:tc>
          <w:tcPr>
            <w:tcW w:w="4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EEE9002" w14:textId="77777777" w:rsidR="00FF2FC6" w:rsidRDefault="00000000">
            <w:r>
              <w:rPr>
                <w:rFonts w:eastAsia="Helvetica Neue"/>
                <w:sz w:val="20"/>
                <w:szCs w:val="20"/>
              </w:rPr>
              <w:t>JPEG 返却・肉眼で全画像 BLACK</w:t>
            </w:r>
          </w:p>
        </w:tc>
      </w:tr>
      <w:tr w:rsidR="00FF2FC6" w14:paraId="2C7AD24F" w14:textId="77777777">
        <w:tblPrEx>
          <w:tblCellMar>
            <w:top w:w="0" w:type="dxa"/>
            <w:bottom w:w="0" w:type="dxa"/>
          </w:tblCellMar>
        </w:tblPrEx>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877D506" w14:textId="77777777" w:rsidR="00FF2FC6" w:rsidRDefault="00000000">
            <w:r>
              <w:rPr>
                <w:rFonts w:eastAsia="Helvetica Neue"/>
                <w:sz w:val="20"/>
                <w:szCs w:val="20"/>
              </w:rPr>
              <w:t>12:40-12:45</w:t>
            </w:r>
          </w:p>
        </w:tc>
        <w:tc>
          <w:tcPr>
            <w:tcW w:w="4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83431CE" w14:textId="77777777" w:rsidR="00FF2FC6" w:rsidRDefault="00000000">
            <w:r>
              <w:rPr>
                <w:rFonts w:eastAsia="Helvetica Neue"/>
                <w:sz w:val="20"/>
                <w:szCs w:val="20"/>
              </w:rPr>
              <w:t>DEFAULT_MODEL を gemini-2.5-flash-image に revert (Nano Banana 2 を opt-in 化)</w:t>
            </w:r>
          </w:p>
        </w:tc>
        <w:tc>
          <w:tcPr>
            <w:tcW w:w="4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5677185" w14:textId="77777777" w:rsidR="00FF2FC6" w:rsidRDefault="00000000">
            <w:r>
              <w:rPr>
                <w:rFonts w:eastAsia="Helvetica Neue"/>
                <w:sz w:val="20"/>
                <w:szCs w:val="20"/>
              </w:rPr>
              <w:t>commit f42b65c</w:t>
            </w:r>
          </w:p>
        </w:tc>
      </w:tr>
      <w:tr w:rsidR="00FF2FC6" w14:paraId="59825434" w14:textId="77777777">
        <w:tblPrEx>
          <w:tblCellMar>
            <w:top w:w="0" w:type="dxa"/>
            <w:bottom w:w="0" w:type="dxa"/>
          </w:tblCellMar>
        </w:tblPrEx>
        <w:tc>
          <w:tcPr>
            <w:tcW w:w="12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EE2F61D" w14:textId="77777777" w:rsidR="00FF2FC6" w:rsidRDefault="00000000">
            <w:r>
              <w:rPr>
                <w:rFonts w:eastAsia="Helvetica Neue"/>
                <w:sz w:val="20"/>
                <w:szCs w:val="20"/>
              </w:rPr>
              <w:t>12:45-12:55</w:t>
            </w:r>
          </w:p>
        </w:tc>
        <w:tc>
          <w:tcPr>
            <w:tcW w:w="4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408B96F" w14:textId="77777777" w:rsidR="00FF2FC6" w:rsidRDefault="00000000">
            <w:r>
              <w:rPr>
                <w:rFonts w:eastAsia="Helvetica Neue"/>
                <w:sz w:val="20"/>
                <w:szCs w:val="20"/>
              </w:rPr>
              <w:t>ユーザーローカルで v1.3 再生成 (3 回目、最終)</w:t>
            </w:r>
          </w:p>
        </w:tc>
        <w:tc>
          <w:tcPr>
            <w:tcW w:w="4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DBEBDC0" w14:textId="77777777" w:rsidR="00FF2FC6" w:rsidRDefault="00000000">
            <w:r>
              <w:rPr>
                <w:rFonts w:eastAsia="Helvetica Neue"/>
                <w:sz w:val="20"/>
                <w:szCs w:val="20"/>
              </w:rPr>
              <w:t>4 媒体全て illustration 生成成功、ユーザーから全面承認</w:t>
            </w:r>
          </w:p>
        </w:tc>
      </w:tr>
      <w:tr w:rsidR="00FF2FC6" w14:paraId="28A8B92C" w14:textId="77777777">
        <w:tblPrEx>
          <w:tblCellMar>
            <w:top w:w="0" w:type="dxa"/>
            <w:bottom w:w="0" w:type="dxa"/>
          </w:tblCellMar>
        </w:tblPrEx>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7E5267B" w14:textId="77777777" w:rsidR="00FF2FC6" w:rsidRDefault="00000000">
            <w:r>
              <w:rPr>
                <w:rFonts w:eastAsia="Helvetica Neue"/>
                <w:sz w:val="20"/>
                <w:szCs w:val="20"/>
              </w:rPr>
              <w:t>12:55-13:05</w:t>
            </w:r>
          </w:p>
        </w:tc>
        <w:tc>
          <w:tcPr>
            <w:tcW w:w="4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D02237D" w14:textId="77777777" w:rsidR="00FF2FC6" w:rsidRDefault="00000000">
            <w:r>
              <w:rPr>
                <w:rFonts w:eastAsia="Helvetica Neue"/>
                <w:sz w:val="20"/>
                <w:szCs w:val="20"/>
              </w:rPr>
              <w:t>feature branch push + main merge + origin/main push (commit 76e3ff8)</w:t>
            </w:r>
          </w:p>
        </w:tc>
        <w:tc>
          <w:tcPr>
            <w:tcW w:w="4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6182DFA" w14:textId="77777777" w:rsidR="00FF2FC6" w:rsidRDefault="00000000">
            <w:r>
              <w:rPr>
                <w:rFonts w:eastAsia="Helvetica Neue"/>
                <w:sz w:val="20"/>
                <w:szCs w:val="20"/>
              </w:rPr>
              <w:t>GitHub 反映完了、明日 06:00 cron で本番配信確定</w:t>
            </w:r>
          </w:p>
        </w:tc>
      </w:tr>
      <w:tr w:rsidR="00FF2FC6" w14:paraId="6BF7F60D" w14:textId="77777777">
        <w:tblPrEx>
          <w:tblCellMar>
            <w:top w:w="0" w:type="dxa"/>
            <w:bottom w:w="0" w:type="dxa"/>
          </w:tblCellMar>
        </w:tblPrEx>
        <w:tc>
          <w:tcPr>
            <w:tcW w:w="12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BD48F4B" w14:textId="77777777" w:rsidR="00FF2FC6" w:rsidRDefault="00000000">
            <w:r>
              <w:rPr>
                <w:rFonts w:eastAsia="Helvetica Neue"/>
                <w:sz w:val="20"/>
                <w:szCs w:val="20"/>
              </w:rPr>
              <w:t>13:05-13:15</w:t>
            </w:r>
          </w:p>
        </w:tc>
        <w:tc>
          <w:tcPr>
            <w:tcW w:w="4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48A26EE" w14:textId="77777777" w:rsidR="00FF2FC6" w:rsidRDefault="00000000">
            <w:r>
              <w:rPr>
                <w:rFonts w:eastAsia="Helvetica Neue"/>
                <w:sz w:val="20"/>
                <w:szCs w:val="20"/>
              </w:rPr>
              <w:t>A/B HTML v1.0 vs v1.3 配置 (verify_hero_v13_2026-04-22.html)</w:t>
            </w:r>
          </w:p>
        </w:tc>
        <w:tc>
          <w:tcPr>
            <w:tcW w:w="4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3046DDF" w14:textId="77777777" w:rsidR="00FF2FC6" w:rsidRDefault="00000000">
            <w:r>
              <w:rPr>
                <w:rFonts w:eastAsia="Helvetica Neue"/>
                <w:sz w:val="20"/>
                <w:szCs w:val="20"/>
              </w:rPr>
              <w:t>視覚検証レポート完了</w:t>
            </w:r>
          </w:p>
        </w:tc>
      </w:tr>
      <w:tr w:rsidR="00FF2FC6" w14:paraId="636949C0" w14:textId="77777777">
        <w:tblPrEx>
          <w:tblCellMar>
            <w:top w:w="0" w:type="dxa"/>
            <w:bottom w:w="0" w:type="dxa"/>
          </w:tblCellMar>
        </w:tblPrEx>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2A73C19" w14:textId="77777777" w:rsidR="00FF2FC6" w:rsidRDefault="00000000">
            <w:r>
              <w:rPr>
                <w:rFonts w:eastAsia="Helvetica Neue"/>
                <w:sz w:val="20"/>
                <w:szCs w:val="20"/>
              </w:rPr>
              <w:t>13:15-</w:t>
            </w:r>
          </w:p>
        </w:tc>
        <w:tc>
          <w:tcPr>
            <w:tcW w:w="4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4B949CD" w14:textId="77777777" w:rsidR="00FF2FC6" w:rsidRDefault="00000000">
            <w:r>
              <w:rPr>
                <w:rFonts w:eastAsia="Helvetica Neue"/>
                <w:sz w:val="20"/>
                <w:szCs w:val="20"/>
              </w:rPr>
              <w:t>仕様書 v1.4 (本書) 作成開始</w:t>
            </w:r>
          </w:p>
        </w:tc>
        <w:tc>
          <w:tcPr>
            <w:tcW w:w="4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350F239" w14:textId="77777777" w:rsidR="00FF2FC6" w:rsidRDefault="00000000">
            <w:r>
              <w:rPr>
                <w:rFonts w:eastAsia="Helvetica Neue"/>
                <w:sz w:val="20"/>
                <w:szCs w:val="20"/>
              </w:rPr>
              <w:t>本章で実装ログ記録中</w:t>
            </w:r>
          </w:p>
        </w:tc>
      </w:tr>
    </w:tbl>
    <w:p w14:paraId="593F2ACF" w14:textId="77777777" w:rsidR="00FF2FC6" w:rsidRDefault="00000000">
      <w:pPr>
        <w:pStyle w:val="2"/>
      </w:pPr>
      <w:r>
        <w:t>§12.2 Pre-Flight Test 結果 (Stage 0)</w:t>
      </w:r>
    </w:p>
    <w:p w14:paraId="675A1BCB" w14:textId="77777777" w:rsidR="00FF2FC6" w:rsidRDefault="00000000">
      <w:pPr>
        <w:pStyle w:val="3"/>
      </w:pPr>
      <w:r>
        <w:t>§12.2.1 Test A — 利用可能な image 系モデル一覧</w:t>
      </w:r>
    </w:p>
    <w:p w14:paraId="06E9175C" w14:textId="77777777" w:rsidR="00FF2FC6" w:rsidRDefault="00000000">
      <w:pPr>
        <w:spacing w:after="120"/>
      </w:pPr>
      <w:r>
        <w:rPr>
          <w:rFonts w:eastAsia="Helvetica Neue"/>
        </w:rPr>
        <w:t>GEMINI_API 経由で /v1beta/models を取得し、image / nano-banana 関連モデルを列挙:</w:t>
      </w:r>
    </w:p>
    <w:p w14:paraId="3731EB61" w14:textId="77777777" w:rsidR="00FF2FC6" w:rsidRDefault="00000000">
      <w:pPr>
        <w:shd w:val="clear" w:color="auto" w:fill="F6F4EE"/>
        <w:ind w:left="360"/>
      </w:pPr>
      <w:r>
        <w:rPr>
          <w:rFonts w:ascii="Courier New" w:eastAsia="Courier New" w:hAnsi="Courier New" w:cs="Courier New"/>
          <w:color w:val="303641"/>
          <w:sz w:val="18"/>
          <w:szCs w:val="18"/>
        </w:rPr>
        <w:lastRenderedPageBreak/>
        <w:t>models/gemini-2.5-flash-image              methods=[generateContent, countTokens, batchGenerateContent]</w:t>
      </w:r>
    </w:p>
    <w:p w14:paraId="111FC29B" w14:textId="77777777" w:rsidR="00FF2FC6" w:rsidRDefault="00000000">
      <w:pPr>
        <w:shd w:val="clear" w:color="auto" w:fill="F6F4EE"/>
        <w:ind w:left="360"/>
      </w:pPr>
      <w:r>
        <w:rPr>
          <w:rFonts w:ascii="Courier New" w:eastAsia="Courier New" w:hAnsi="Courier New" w:cs="Courier New"/>
          <w:color w:val="303641"/>
          <w:sz w:val="18"/>
          <w:szCs w:val="18"/>
        </w:rPr>
        <w:t>models/gemini-3-pro-image-preview          methods=[generateContent, countTokens, batchGenerateContent]</w:t>
      </w:r>
    </w:p>
    <w:p w14:paraId="0A796A09" w14:textId="77777777" w:rsidR="00FF2FC6" w:rsidRDefault="00000000">
      <w:pPr>
        <w:shd w:val="clear" w:color="auto" w:fill="F6F4EE"/>
        <w:ind w:left="360"/>
      </w:pPr>
      <w:r>
        <w:rPr>
          <w:rFonts w:ascii="Courier New" w:eastAsia="Courier New" w:hAnsi="Courier New" w:cs="Courier New"/>
          <w:color w:val="303641"/>
          <w:sz w:val="18"/>
          <w:szCs w:val="18"/>
        </w:rPr>
        <w:t>models/gemini-3.1-flash-image-preview      methods=[generateContent, countTokens, batchGenerateContent]</w:t>
      </w:r>
    </w:p>
    <w:p w14:paraId="6EE597CF" w14:textId="77777777" w:rsidR="00FF2FC6" w:rsidRDefault="00000000">
      <w:pPr>
        <w:shd w:val="clear" w:color="auto" w:fill="F6F4EE"/>
        <w:ind w:left="360"/>
      </w:pPr>
      <w:r>
        <w:rPr>
          <w:rFonts w:ascii="Courier New" w:eastAsia="Courier New" w:hAnsi="Courier New" w:cs="Courier New"/>
          <w:color w:val="303641"/>
          <w:sz w:val="18"/>
          <w:szCs w:val="18"/>
        </w:rPr>
        <w:t>models/nano-banana-pro-preview             methods=[generateContent, countTokens, batchGenerateContent]</w:t>
      </w:r>
    </w:p>
    <w:p w14:paraId="78FDD768" w14:textId="77777777" w:rsidR="00FF2FC6" w:rsidRDefault="00000000">
      <w:pPr>
        <w:shd w:val="clear" w:color="auto" w:fill="F6F4EE"/>
        <w:ind w:left="360"/>
      </w:pPr>
      <w:r>
        <w:rPr>
          <w:rFonts w:ascii="Courier New" w:eastAsia="Courier New" w:hAnsi="Courier New" w:cs="Courier New"/>
          <w:color w:val="303641"/>
          <w:sz w:val="18"/>
          <w:szCs w:val="18"/>
        </w:rPr>
        <w:t>models/imagen-4.0-generate-001             methods=[predict]  (別 API)</w:t>
      </w:r>
    </w:p>
    <w:p w14:paraId="3D3DB0AF" w14:textId="77777777" w:rsidR="00FF2FC6" w:rsidRDefault="00000000">
      <w:pPr>
        <w:shd w:val="clear" w:color="auto" w:fill="F6F4EE"/>
        <w:ind w:left="360"/>
      </w:pPr>
      <w:r>
        <w:rPr>
          <w:rFonts w:ascii="Courier New" w:eastAsia="Courier New" w:hAnsi="Courier New" w:cs="Courier New"/>
          <w:color w:val="303641"/>
          <w:sz w:val="18"/>
          <w:szCs w:val="18"/>
        </w:rPr>
        <w:t>models/imagen-4.0-ultra-generate-001       methods=[predict]</w:t>
      </w:r>
    </w:p>
    <w:p w14:paraId="02B005D1" w14:textId="77777777" w:rsidR="00FF2FC6" w:rsidRDefault="00000000">
      <w:pPr>
        <w:shd w:val="clear" w:color="auto" w:fill="F6F4EE"/>
        <w:ind w:left="360"/>
      </w:pPr>
      <w:r>
        <w:rPr>
          <w:rFonts w:ascii="Courier New" w:eastAsia="Courier New" w:hAnsi="Courier New" w:cs="Courier New"/>
          <w:color w:val="303641"/>
          <w:sz w:val="18"/>
          <w:szCs w:val="18"/>
        </w:rPr>
        <w:t>models/imagen-4.0-fast-generate-001        methods=[predict]</w:t>
      </w:r>
    </w:p>
    <w:p w14:paraId="35DBC70B" w14:textId="77777777" w:rsidR="00FF2FC6" w:rsidRDefault="00000000">
      <w:pPr>
        <w:pStyle w:val="3"/>
      </w:pPr>
      <w:r>
        <w:t>§12.2.2 Test B — thinkingBudget=0 + maxOutputTokens=1024</w:t>
      </w:r>
    </w:p>
    <w:p w14:paraId="4B6FB99B" w14:textId="77777777" w:rsidR="00FF2FC6" w:rsidRDefault="00000000">
      <w:pPr>
        <w:shd w:val="clear" w:color="auto" w:fill="F6F4EE"/>
        <w:ind w:left="360"/>
      </w:pPr>
      <w:r>
        <w:rPr>
          <w:rFonts w:ascii="Courier New" w:eastAsia="Courier New" w:hAnsi="Courier New" w:cs="Courier New"/>
          <w:color w:val="303641"/>
          <w:sz w:val="18"/>
          <w:szCs w:val="18"/>
        </w:rPr>
        <w:t>TEXT (first 200 chars): {"core_theme":"inflation","visual_metaphor":"a heavy weight on a spring",</w:t>
      </w:r>
    </w:p>
    <w:p w14:paraId="18303A2A" w14:textId="77777777" w:rsidR="00FF2FC6" w:rsidRDefault="00000000">
      <w:pPr>
        <w:shd w:val="clear" w:color="auto" w:fill="F6F4EE"/>
        <w:ind w:left="360"/>
      </w:pPr>
      <w:r>
        <w:rPr>
          <w:rFonts w:ascii="Courier New" w:eastAsia="Courier New" w:hAnsi="Courier New" w:cs="Courier New"/>
          <w:color w:val="303641"/>
          <w:sz w:val="18"/>
          <w:szCs w:val="18"/>
        </w:rPr>
        <w:t xml:space="preserve">                          "contextual_detail":"Bank of Japan policy room",</w:t>
      </w:r>
    </w:p>
    <w:p w14:paraId="0D342258" w14:textId="77777777" w:rsidR="00FF2FC6" w:rsidRDefault="00000000">
      <w:pPr>
        <w:shd w:val="clear" w:color="auto" w:fill="F6F4EE"/>
        <w:ind w:left="360"/>
      </w:pPr>
      <w:r>
        <w:rPr>
          <w:rFonts w:ascii="Courier New" w:eastAsia="Courier New" w:hAnsi="Courier New" w:cs="Courier New"/>
          <w:color w:val="303641"/>
          <w:sz w:val="18"/>
          <w:szCs w:val="18"/>
        </w:rPr>
        <w:t xml:space="preserve">                          "primary_subject_noun":"a golden scale"}</w:t>
      </w:r>
    </w:p>
    <w:p w14:paraId="24164F94" w14:textId="77777777" w:rsidR="00FF2FC6" w:rsidRDefault="00000000">
      <w:pPr>
        <w:shd w:val="clear" w:color="auto" w:fill="F6F4EE"/>
        <w:ind w:left="360"/>
      </w:pPr>
      <w:r>
        <w:rPr>
          <w:rFonts w:ascii="Courier New" w:eastAsia="Courier New" w:hAnsi="Courier New" w:cs="Courier New"/>
          <w:color w:val="303641"/>
          <w:sz w:val="18"/>
          <w:szCs w:val="18"/>
        </w:rPr>
        <w:t>finishReason: STOP                           ← MAX_TOKENS ではない!</w:t>
      </w:r>
    </w:p>
    <w:p w14:paraId="06F7B0CB" w14:textId="77777777" w:rsidR="00FF2FC6" w:rsidRDefault="00000000">
      <w:pPr>
        <w:shd w:val="clear" w:color="auto" w:fill="F6F4EE"/>
        <w:ind w:left="360"/>
      </w:pPr>
      <w:r>
        <w:rPr>
          <w:rFonts w:ascii="Courier New" w:eastAsia="Courier New" w:hAnsi="Courier New" w:cs="Courier New"/>
          <w:color w:val="303641"/>
          <w:sz w:val="18"/>
          <w:szCs w:val="18"/>
        </w:rPr>
        <w:t>usage: promptTokens=45 thoughtTokens=0 total=85   ← thinking 完全 OFF!</w:t>
      </w:r>
    </w:p>
    <w:p w14:paraId="67460EEC" w14:textId="77777777" w:rsidR="00FF2FC6" w:rsidRDefault="00000000">
      <w:pPr>
        <w:pStyle w:val="3"/>
      </w:pPr>
      <w:r>
        <w:t>§12.2.3 Test C — illustration 実出力 (gemini-2.5-flash-image)</w:t>
      </w:r>
    </w:p>
    <w:p w14:paraId="05B74FE6" w14:textId="77777777" w:rsidR="00FF2FC6" w:rsidRDefault="00000000">
      <w:pPr>
        <w:shd w:val="clear" w:color="auto" w:fill="F6F4EE"/>
        <w:ind w:left="360"/>
      </w:pPr>
      <w:r>
        <w:rPr>
          <w:rFonts w:ascii="Courier New" w:eastAsia="Courier New" w:hAnsi="Courier New" w:cs="Courier New"/>
          <w:color w:val="303641"/>
          <w:sz w:val="18"/>
          <w:szCs w:val="18"/>
        </w:rPr>
        <w:t>SAVED /tmp/test_illus.png 1,300,733 bytes, 1344x768 (ratio=1.750)</w:t>
      </w:r>
    </w:p>
    <w:p w14:paraId="6480EE10" w14:textId="77777777" w:rsidR="00FF2FC6" w:rsidRDefault="00000000">
      <w:pPr>
        <w:shd w:val="clear" w:color="auto" w:fill="F6F4EE"/>
        <w:ind w:left="360"/>
      </w:pPr>
      <w:r>
        <w:rPr>
          <w:rFonts w:ascii="Courier New" w:eastAsia="Courier New" w:hAnsi="Courier New" w:cs="Courier New"/>
          <w:color w:val="303641"/>
          <w:sz w:val="18"/>
          <w:szCs w:val="18"/>
        </w:rPr>
        <w:t>視覚判定: ✅ 完全にイラスト (チェス盤 / ボードルーム / navy+gold / New Yorker 風)</w:t>
      </w:r>
    </w:p>
    <w:p w14:paraId="4139CEE7" w14:textId="77777777" w:rsidR="00FF2FC6" w:rsidRDefault="00000000">
      <w:pPr>
        <w:spacing w:after="120"/>
      </w:pPr>
      <w:r>
        <w:rPr>
          <w:rFonts w:eastAsia="Helvetica Neue"/>
        </w:rPr>
        <w:t>ユーザー判定: 「世界一デザイナークラスの品質。機関投資家プレゼンにそのまま使える。」</w:t>
      </w:r>
    </w:p>
    <w:p w14:paraId="61C34DC1" w14:textId="77777777" w:rsidR="00FF2FC6" w:rsidRDefault="00000000">
      <w:pPr>
        <w:pStyle w:val="2"/>
      </w:pPr>
      <w:r>
        <w:t>§12.3 コミット履歴</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400"/>
        <w:gridCol w:w="4560"/>
      </w:tblGrid>
      <w:tr w:rsidR="00FF2FC6" w14:paraId="4E4FD815" w14:textId="77777777">
        <w:tblPrEx>
          <w:tblCellMar>
            <w:top w:w="0" w:type="dxa"/>
            <w:bottom w:w="0" w:type="dxa"/>
          </w:tblCellMar>
        </w:tblPrEx>
        <w:trPr>
          <w:tblHeader/>
        </w:trPr>
        <w:tc>
          <w:tcPr>
            <w:tcW w:w="14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1C8ADD27" w14:textId="77777777" w:rsidR="00FF2FC6" w:rsidRDefault="00000000">
            <w:r>
              <w:rPr>
                <w:rFonts w:eastAsia="Helvetica Neue"/>
                <w:b/>
                <w:bCs/>
                <w:color w:val="FFFFFF"/>
                <w:sz w:val="20"/>
                <w:szCs w:val="20"/>
              </w:rPr>
              <w:t>コミット SHA</w:t>
            </w:r>
          </w:p>
        </w:tc>
        <w:tc>
          <w:tcPr>
            <w:tcW w:w="34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1652D432" w14:textId="77777777" w:rsidR="00FF2FC6" w:rsidRDefault="00000000">
            <w:r>
              <w:rPr>
                <w:rFonts w:eastAsia="Helvetica Neue"/>
                <w:b/>
                <w:bCs/>
                <w:color w:val="FFFFFF"/>
                <w:sz w:val="20"/>
                <w:szCs w:val="20"/>
              </w:rPr>
              <w:t>ブランチ</w:t>
            </w:r>
          </w:p>
        </w:tc>
        <w:tc>
          <w:tcPr>
            <w:tcW w:w="45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02A35065" w14:textId="77777777" w:rsidR="00FF2FC6" w:rsidRDefault="00000000">
            <w:r>
              <w:rPr>
                <w:rFonts w:eastAsia="Helvetica Neue"/>
                <w:b/>
                <w:bCs/>
                <w:color w:val="FFFFFF"/>
                <w:sz w:val="20"/>
                <w:szCs w:val="20"/>
              </w:rPr>
              <w:t>メッセージ</w:t>
            </w:r>
          </w:p>
        </w:tc>
      </w:tr>
      <w:tr w:rsidR="00FF2FC6" w14:paraId="785D57DD" w14:textId="77777777">
        <w:tblPrEx>
          <w:tblCellMar>
            <w:top w:w="0" w:type="dxa"/>
            <w:bottom w:w="0" w:type="dxa"/>
          </w:tblCellMar>
        </w:tblPrEx>
        <w:tc>
          <w:tcPr>
            <w:tcW w:w="14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821699B" w14:textId="77777777" w:rsidR="00FF2FC6" w:rsidRDefault="00000000">
            <w:r>
              <w:rPr>
                <w:rFonts w:eastAsia="Helvetica Neue"/>
                <w:sz w:val="20"/>
                <w:szCs w:val="20"/>
              </w:rPr>
              <w:t>4dc913f</w:t>
            </w:r>
          </w:p>
        </w:tc>
        <w:tc>
          <w:tcPr>
            <w:tcW w:w="34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4DD5731" w14:textId="77777777" w:rsidR="00FF2FC6" w:rsidRDefault="00000000">
            <w:r>
              <w:rPr>
                <w:rFonts w:eastAsia="Helvetica Neue"/>
                <w:sz w:val="20"/>
                <w:szCs w:val="20"/>
              </w:rPr>
              <w:t>origin/main (旧)</w:t>
            </w:r>
          </w:p>
        </w:tc>
        <w:tc>
          <w:tcPr>
            <w:tcW w:w="45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A66E49F" w14:textId="77777777" w:rsidR="00FF2FC6" w:rsidRDefault="00000000">
            <w:r>
              <w:rPr>
                <w:rFonts w:eastAsia="Helvetica Neue"/>
                <w:sz w:val="20"/>
                <w:szCs w:val="20"/>
              </w:rPr>
              <w:t>hero: 2-stage prompt with media-style dict (v1.1 SPEC)</w:t>
            </w:r>
          </w:p>
        </w:tc>
      </w:tr>
      <w:tr w:rsidR="00FF2FC6" w14:paraId="7661E4C8" w14:textId="77777777">
        <w:tblPrEx>
          <w:tblCellMar>
            <w:top w:w="0" w:type="dxa"/>
            <w:bottom w:w="0" w:type="dxa"/>
          </w:tblCellMar>
        </w:tblPrEx>
        <w:tc>
          <w:tcPr>
            <w:tcW w:w="14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000AAA7" w14:textId="77777777" w:rsidR="00FF2FC6" w:rsidRDefault="00000000">
            <w:r>
              <w:rPr>
                <w:rFonts w:eastAsia="Helvetica Neue"/>
                <w:sz w:val="20"/>
                <w:szCs w:val="20"/>
              </w:rPr>
              <w:t>f42b65c</w:t>
            </w:r>
          </w:p>
        </w:tc>
        <w:tc>
          <w:tcPr>
            <w:tcW w:w="34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49F9BC4" w14:textId="77777777" w:rsidR="00FF2FC6" w:rsidRDefault="00000000">
            <w:r>
              <w:rPr>
                <w:rFonts w:eastAsia="Helvetica Neue"/>
                <w:sz w:val="20"/>
                <w:szCs w:val="20"/>
              </w:rPr>
              <w:t>origin/feat/v1.3-gs-grade-illustration</w:t>
            </w:r>
          </w:p>
        </w:tc>
        <w:tc>
          <w:tcPr>
            <w:tcW w:w="45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A27728A" w14:textId="77777777" w:rsidR="00FF2FC6" w:rsidRDefault="00000000">
            <w:r>
              <w:rPr>
                <w:rFonts w:eastAsia="Helvetica Neue"/>
                <w:sz w:val="20"/>
                <w:szCs w:val="20"/>
              </w:rPr>
              <w:t>hero+safari: v1.3 GS-grade illustration (Pattern A/B) + Safari CSS fix</w:t>
            </w:r>
          </w:p>
        </w:tc>
      </w:tr>
      <w:tr w:rsidR="00FF2FC6" w14:paraId="33B1F90A" w14:textId="77777777">
        <w:tblPrEx>
          <w:tblCellMar>
            <w:top w:w="0" w:type="dxa"/>
            <w:bottom w:w="0" w:type="dxa"/>
          </w:tblCellMar>
        </w:tblPrEx>
        <w:tc>
          <w:tcPr>
            <w:tcW w:w="14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492C5E4" w14:textId="77777777" w:rsidR="00FF2FC6" w:rsidRDefault="00000000">
            <w:r>
              <w:rPr>
                <w:rFonts w:eastAsia="Helvetica Neue"/>
                <w:sz w:val="20"/>
                <w:szCs w:val="20"/>
              </w:rPr>
              <w:t>76e3ff8</w:t>
            </w:r>
          </w:p>
        </w:tc>
        <w:tc>
          <w:tcPr>
            <w:tcW w:w="34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DBE919F" w14:textId="77777777" w:rsidR="00FF2FC6" w:rsidRDefault="00000000">
            <w:r>
              <w:rPr>
                <w:rFonts w:eastAsia="Helvetica Neue"/>
                <w:sz w:val="20"/>
                <w:szCs w:val="20"/>
              </w:rPr>
              <w:t>origin/main (現)</w:t>
            </w:r>
          </w:p>
        </w:tc>
        <w:tc>
          <w:tcPr>
            <w:tcW w:w="45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2E559C8" w14:textId="77777777" w:rsidR="00FF2FC6" w:rsidRDefault="00000000">
            <w:r>
              <w:rPr>
                <w:rFonts w:eastAsia="Helvetica Neue"/>
                <w:sz w:val="20"/>
                <w:szCs w:val="20"/>
              </w:rPr>
              <w:t>Merge feat/v1.3-gs-grade-illustration: GS-grade illustration + Safari CSS fix</w:t>
            </w:r>
          </w:p>
        </w:tc>
      </w:tr>
    </w:tbl>
    <w:p w14:paraId="4DABD4FE" w14:textId="77777777" w:rsidR="00FF2FC6" w:rsidRDefault="00000000">
      <w:pPr>
        <w:pStyle w:val="2"/>
      </w:pPr>
      <w:r>
        <w:t>§12.4 失敗と学び</w:t>
      </w:r>
    </w:p>
    <w:p w14:paraId="5416F561" w14:textId="77777777" w:rsidR="00FF2FC6" w:rsidRDefault="00000000">
      <w:pPr>
        <w:pStyle w:val="a4"/>
        <w:numPr>
          <w:ilvl w:val="0"/>
          <w:numId w:val="2"/>
        </w:numPr>
        <w:spacing w:after="80"/>
      </w:pPr>
      <w:r>
        <w:rPr>
          <w:rFonts w:eastAsia="Helvetica Neue"/>
        </w:rPr>
        <w:t>Cowork サンドボックスは Gemini API に 403 Forbidden、git 操作にも index.lock permission 制約。hero 画像生成・git 操作はローカル Mac 専用とする運用が必須。</w:t>
      </w:r>
    </w:p>
    <w:p w14:paraId="0FD073AA" w14:textId="77777777" w:rsidR="00FF2FC6" w:rsidRDefault="00000000">
      <w:pPr>
        <w:pStyle w:val="a4"/>
        <w:numPr>
          <w:ilvl w:val="0"/>
          <w:numId w:val="2"/>
        </w:numPr>
        <w:spacing w:after="80"/>
      </w:pPr>
      <w:r>
        <w:rPr>
          <w:rFonts w:eastAsia="Helvetica Neue"/>
        </w:rPr>
        <w:t>Nano Banana 2 (gemini-3.1-flash-image-preview) は preview 段階で黒画像を返す不具合あり。安定版リリース後に再評価。</w:t>
      </w:r>
    </w:p>
    <w:p w14:paraId="4AF20A0A" w14:textId="77777777" w:rsidR="00FF2FC6" w:rsidRDefault="00000000">
      <w:pPr>
        <w:pStyle w:val="a4"/>
        <w:numPr>
          <w:ilvl w:val="0"/>
          <w:numId w:val="2"/>
        </w:numPr>
        <w:spacing w:after="80"/>
      </w:pPr>
      <w:r>
        <w:rPr>
          <w:rFonts w:eastAsia="Helvetica Neue"/>
        </w:rPr>
        <w:t>SPEC v1.1 自身の _needs_retry 判定 (&lt;=2 words) が SPEC §7.3 の GOOD 例と矛盾していた。ドキュメントと実装の整合性検証が重要。</w:t>
      </w:r>
    </w:p>
    <w:p w14:paraId="4277EDD6" w14:textId="77777777" w:rsidR="00FF2FC6" w:rsidRDefault="00000000">
      <w:pPr>
        <w:pStyle w:val="a4"/>
        <w:numPr>
          <w:ilvl w:val="0"/>
          <w:numId w:val="2"/>
        </w:numPr>
        <w:spacing w:after="80"/>
      </w:pPr>
      <w:r>
        <w:rPr>
          <w:rFonts w:eastAsia="Helvetica Neue"/>
        </w:rPr>
        <w:t>Gemini 2.5 Flash text は system prompt の "STEP 1 -" のような命令を literal に field 名に反映する傾向。明示的 JSON schema による制約が必要。</w:t>
      </w:r>
    </w:p>
    <w:p w14:paraId="0DEBFA2B" w14:textId="77777777" w:rsidR="00FF2FC6" w:rsidRDefault="00000000">
      <w:pPr>
        <w:pStyle w:val="a4"/>
        <w:numPr>
          <w:ilvl w:val="0"/>
          <w:numId w:val="2"/>
        </w:numPr>
        <w:spacing w:after="80"/>
      </w:pPr>
      <w:r>
        <w:rPr>
          <w:rFonts w:eastAsia="Helvetica Neue"/>
        </w:rPr>
        <w:t>「勝手に進めるな Step by Step」 原則により、各段階でユーザー承認を取った上で実装することで、最終的に 3 回の再生成で完成に到達できた。</w:t>
      </w:r>
    </w:p>
    <w:p w14:paraId="30E90BC7" w14:textId="77777777" w:rsidR="00FF2FC6" w:rsidRDefault="00000000">
      <w:pPr>
        <w:pStyle w:val="2"/>
      </w:pPr>
      <w:r>
        <w:t>§12.5 成果物一覧</w:t>
      </w:r>
    </w:p>
    <w:p w14:paraId="7775A80F" w14:textId="77777777" w:rsidR="00FF2FC6" w:rsidRDefault="00000000">
      <w:pPr>
        <w:pStyle w:val="a4"/>
        <w:numPr>
          <w:ilvl w:val="0"/>
          <w:numId w:val="2"/>
        </w:numPr>
        <w:spacing w:after="80"/>
      </w:pPr>
      <w:r>
        <w:rPr>
          <w:rFonts w:eastAsia="Helvetica Neue"/>
        </w:rPr>
        <w:t>scripts/generate_hero_image.py (+243 / -79 行、commit f42b65c)</w:t>
      </w:r>
    </w:p>
    <w:p w14:paraId="77BD2E53" w14:textId="77777777" w:rsidR="00FF2FC6" w:rsidRDefault="00000000">
      <w:pPr>
        <w:pStyle w:val="a4"/>
        <w:numPr>
          <w:ilvl w:val="0"/>
          <w:numId w:val="2"/>
        </w:numPr>
        <w:spacing w:after="80"/>
      </w:pPr>
      <w:r>
        <w:rPr>
          <w:rFonts w:eastAsia="Helvetica Neue"/>
        </w:rPr>
        <w:t>layouts/wsj/list.html (+23 / -2 行、commit f42b65c)</w:t>
      </w:r>
    </w:p>
    <w:p w14:paraId="2FA70F21" w14:textId="77777777" w:rsidR="00FF2FC6" w:rsidRDefault="00000000">
      <w:pPr>
        <w:pStyle w:val="a4"/>
        <w:numPr>
          <w:ilvl w:val="0"/>
          <w:numId w:val="2"/>
        </w:numPr>
        <w:spacing w:after="80"/>
      </w:pPr>
      <w:r>
        <w:rPr>
          <w:rFonts w:eastAsia="Helvetica Neue"/>
        </w:rPr>
        <w:t>verify_hero_v13_2026-04-22.html (A/B HTML)</w:t>
      </w:r>
    </w:p>
    <w:p w14:paraId="36FC2AE6" w14:textId="77777777" w:rsidR="00FF2FC6" w:rsidRDefault="00000000">
      <w:pPr>
        <w:pStyle w:val="a4"/>
        <w:numPr>
          <w:ilvl w:val="0"/>
          <w:numId w:val="2"/>
        </w:numPr>
        <w:spacing w:after="80"/>
      </w:pPr>
      <w:r>
        <w:rPr>
          <w:rFonts w:eastAsia="Helvetica Neue"/>
        </w:rPr>
        <w:lastRenderedPageBreak/>
        <w:t>Bolgheri_Daily_Brief_仕様書_v1.3_2026-04-23.docx (40 ページ A4、SPEC v1.1 統合版)</w:t>
      </w:r>
    </w:p>
    <w:p w14:paraId="03067F18" w14:textId="77777777" w:rsidR="00FF2FC6" w:rsidRDefault="00000000">
      <w:pPr>
        <w:pStyle w:val="a4"/>
        <w:numPr>
          <w:ilvl w:val="0"/>
          <w:numId w:val="2"/>
        </w:numPr>
        <w:spacing w:after="80"/>
      </w:pPr>
      <w:r>
        <w:rPr>
          <w:rFonts w:eastAsia="Helvetica Neue"/>
        </w:rPr>
        <w:t>Bolgheri_Daily_Brief_仕様書_v1.4_2026-04-23.docx (本書、v1.3 → v1.4 差分版)</w:t>
      </w:r>
    </w:p>
    <w:p w14:paraId="2B465E6A" w14:textId="77777777" w:rsidR="00FF2FC6" w:rsidRDefault="00000000">
      <w:pPr>
        <w:pStyle w:val="a4"/>
        <w:numPr>
          <w:ilvl w:val="0"/>
          <w:numId w:val="2"/>
        </w:numPr>
        <w:spacing w:after="80"/>
      </w:pPr>
      <w:r>
        <w:rPr>
          <w:rFonts w:eastAsia="Helvetica Neue"/>
        </w:rPr>
        <w:t>_preview_hero_v1.3_2026-04-22/ (4 媒体 × illustration、本番検証用)</w:t>
      </w:r>
    </w:p>
    <w:p w14:paraId="6C000001" w14:textId="77777777" w:rsidR="00000000" w:rsidRDefault="00000000">
      <w:r>
        <w:br w:type="page"/>
      </w:r>
    </w:p>
    <w:p w14:paraId="6C000002" w14:textId="77777777" w:rsidR="00000000" w:rsidRDefault="00000000">
      <w:pPr>
        <w:pStyle w:val="1"/>
        <w:rPr>
          <w:ins w:id="400" w:author="Claude" w:date="2026-05-01T09:00:00Z"/>
        </w:rPr>
      </w:pPr>
      <w:ins w:id="401" w:author="Claude" w:date="2026-05-01T09:00:00Z">
        <w:r>
          <w:t>§13. 2026-04-24 〜 2026-05-01 実装ログ (Phase 10 完了)</w:t>
        </w:r>
        <w:r>
          <w:rPr>
            <w:color w:val="B5322C"/>
            <w:sz w:val="20"/>
            <w:szCs w:val="20"/>
          </w:rPr>
          <w:t xml:space="preserve">  【v2.0 新規】</w:t>
        </w:r>
      </w:ins>
    </w:p>
    <w:p w14:paraId="6C000003" w14:textId="77777777" w:rsidR="00000000" w:rsidRDefault="00000000">
      <w:pPr>
        <w:pStyle w:val="2"/>
        <w:rPr>
          <w:ins w:id="402" w:author="Claude" w:date="2026-05-01T09:00:00Z"/>
        </w:rPr>
      </w:pPr>
      <w:ins w:id="403" w:author="Claude" w:date="2026-05-01T09:00:00Z">
        <w:r>
          <w:t>§13.1 概要</w:t>
        </w:r>
      </w:ins>
    </w:p>
    <w:p w14:paraId="6C000004" w14:textId="77777777" w:rsidR="00000000" w:rsidRDefault="00000000">
      <w:pPr>
        <w:rPr>
          <w:ins w:id="404" w:author="Claude" w:date="2026-05-01T09:00:00Z"/>
          <w:rFonts w:eastAsia="Helvetica Neue"/>
        </w:rPr>
      </w:pPr>
      <w:ins w:id="405" w:author="Claude" w:date="2026-05-01T09:00:00Z">
        <w:r>
          <w:rPr>
            <w:rFonts w:eastAsia="Helvetica Neue"/>
          </w:rPr>
          <w:t>v1.4 (2026-04-23 13:15 JST) リリース後、Phase 10 (全媒体 list.html 展開 + モバイルアーカイブ修正) を完了し v2.0 へ更新。全ソースのバックフィル (2026-04-01〜04-30 分) も実施。本章はその実装経緯・判断・学びを記録する。</w:t>
        </w:r>
      </w:ins>
    </w:p>
    <w:p w14:paraId="6C000005" w14:textId="77777777" w:rsidR="00000000" w:rsidRDefault="00000000">
      <w:pPr>
        <w:pStyle w:val="2"/>
        <w:rPr>
          <w:ins w:id="406" w:author="Claude" w:date="2026-05-01T09:00:00Z"/>
        </w:rPr>
      </w:pPr>
      <w:ins w:id="407" w:author="Claude" w:date="2026-05-01T09:00:00Z">
        <w:r>
          <w:t>§13.2 主要実装タイムライン</w:t>
        </w:r>
      </w:ins>
    </w:p>
    <w:p w14:paraId="6C000006" w14:textId="77777777" w:rsidR="00000000" w:rsidRDefault="00000000">
      <w:pPr>
        <w:pStyle w:val="3"/>
        <w:rPr>
          <w:ins w:id="408" w:author="Claude" w:date="2026-05-01T09:00:00Z"/>
        </w:rPr>
      </w:pPr>
      <w:ins w:id="409" w:author="Claude" w:date="2026-05-01T09:00:00Z">
        <w:r>
          <w:t>§13.2.1 Phase 10 — 全媒体 list.html 展開 (2026-04-24〜28)</w:t>
        </w:r>
      </w:ins>
    </w:p>
    <w:p w14:paraId="6C000007" w14:textId="77777777" w:rsidR="00000000" w:rsidRDefault="00000000">
      <w:pPr>
        <w:rPr>
          <w:ins w:id="410" w:author="Claude" w:date="2026-05-01T09:00:00Z"/>
          <w:rFonts w:eastAsia="Helvetica Neue"/>
        </w:rPr>
      </w:pPr>
      <w:ins w:id="411" w:author="Claude" w:date="2026-05-01T09:00:00Z">
        <w:r>
          <w:rPr>
            <w:rFonts w:eastAsia="Helvetica Neue"/>
          </w:rPr>
          <w:t>v1.4 時点では WSJ・Buysiders の 2 媒体のみ list.html が存在。残り 5 媒体 (nyt-bn / nyt-op / short-squeez / skift / business-insider) の layouts/&lt;section&gt;/list.html を新規作成し、アーカイブ一覧ページとして本番展開した。各ファイルは WSJ テンプレートを基にソース固有の色・ロゴ・スタイルで個別化。デスクトップ・モバイル両対応の responsive CSS を実装済み。</w:t>
        </w:r>
      </w:ins>
    </w:p>
    <w:p w14:paraId="6C000008" w14:textId="77777777" w:rsidR="00000000" w:rsidRDefault="00000000">
      <w:pPr>
        <w:pStyle w:val="3"/>
        <w:rPr>
          <w:ins w:id="412" w:author="Claude" w:date="2026-05-01T09:00:00Z"/>
        </w:rPr>
      </w:pPr>
      <w:ins w:id="413" w:author="Claude" w:date="2026-05-01T09:00:00Z">
        <w:r>
          <w:t>§13.2.2 全ソースバックフィル (2026-04-01〜04-30)</w:t>
        </w:r>
      </w:ins>
    </w:p>
    <w:p w14:paraId="6C000009" w14:textId="77777777" w:rsidR="00000000" w:rsidRDefault="00000000">
      <w:pPr>
        <w:rPr>
          <w:ins w:id="414" w:author="Claude" w:date="2026-05-01T09:00:00Z"/>
          <w:rFonts w:eastAsia="Helvetica Neue"/>
        </w:rPr>
      </w:pPr>
      <w:ins w:id="415" w:author="Claude" w:date="2026-05-01T09:00:00Z">
        <w:r>
          <w:rPr>
            <w:rFonts w:eastAsia="Helvetica Neue"/>
          </w:rPr>
          <w:t>list.html 展開と並行し、過去記事のバックフィルを実施。GitHub Actions / generate_hero_image.py ワークフローを活用し、4/1〜4/30 分の不足記事と Hero 画像を一括生成・コミット。対象ソース: WSJ (7 記事) / Short Squeez (16 記事) / Skift (16 記事) / NYT-BN (10 記事) / NYT-OP (9 記事) / Business Insider (7 記事)。</w:t>
        </w:r>
      </w:ins>
    </w:p>
    <w:p w14:paraId="6C00000A" w14:textId="77777777" w:rsidR="00000000" w:rsidRDefault="00000000">
      <w:pPr>
        <w:pStyle w:val="3"/>
        <w:rPr>
          <w:ins w:id="416" w:author="Claude" w:date="2026-05-01T09:00:00Z"/>
        </w:rPr>
      </w:pPr>
      <w:ins w:id="417" w:author="Claude" w:date="2026-05-01T09:00:00Z">
        <w:r>
          <w:t>§13.2.3 モバイルアーカイブ画像修正 — §8.7 解消 (2026-04-30〜05-01)</w:t>
        </w:r>
      </w:ins>
    </w:p>
    <w:p w14:paraId="6C00000B" w14:textId="77777777" w:rsidR="00000000" w:rsidRDefault="00000000">
      <w:pPr>
        <w:rPr>
          <w:ins w:id="418" w:author="Claude" w:date="2026-05-01T09:00:00Z"/>
          <w:rFonts w:eastAsia="Helvetica Neue"/>
        </w:rPr>
      </w:pPr>
      <w:ins w:id="419" w:author="Claude" w:date="2026-05-01T09:00:00Z">
        <w:r>
          <w:rPr>
            <w:rFonts w:eastAsia="Helvetica Neue"/>
          </w:rPr>
          <w:t>スマートフォン実機確認で発覚した §8.7 のアーカイブ画像非表示問題を修正。全 6 ファイルの @media(max-width:680px) ブロックから .arch-thumb{display:none} を除去し、width:100%;height:72px;object-fit:cover;display:block に置換。430px ブレークポイントも追加 (height:56px)。修正後、GitHub ブラウザエディタ経由で 6 コミット (Deploy #103〜#108) を連続実施し全件 ✅ 確認。CSS ライブ検証 (window.getComputedStyle) およびモバイルシミュレーション (CSS 注入) で全セクション目視確認済み。</w:t>
        </w:r>
      </w:ins>
    </w:p>
    <w:p w14:paraId="6C00000C" w14:textId="77777777" w:rsidR="00000000" w:rsidRDefault="00000000">
      <w:pPr>
        <w:pStyle w:val="3"/>
        <w:rPr>
          <w:ins w:id="420" w:author="Claude" w:date="2026-05-01T09:00:00Z"/>
        </w:rPr>
      </w:pPr>
      <w:ins w:id="421" w:author="Claude" w:date="2026-05-01T09:00:00Z">
        <w:r>
          <w:t>§13.2.4 Gemini モデル変更 — 2.0-flash → 1.5-flash (translate_gemini.py)</w:t>
        </w:r>
      </w:ins>
    </w:p>
    <w:p w14:paraId="6C00000D" w14:textId="77777777" w:rsidR="00000000" w:rsidRDefault="00000000">
      <w:pPr>
        <w:rPr>
          <w:ins w:id="422" w:author="Claude" w:date="2026-05-01T09:00:00Z"/>
          <w:rFonts w:eastAsia="Helvetica Neue"/>
        </w:rPr>
      </w:pPr>
      <w:ins w:id="423" w:author="Claude" w:date="2026-05-01T09:00:00Z">
        <w:r>
          <w:rPr>
            <w:rFonts w:eastAsia="Helvetica Neue"/>
          </w:rPr>
          <w:t>scripts/translate_gemini.py の翻訳モデルを gemini-2.0-flash → gemini-1.5-flash に変更 (commit 1c145cc)。原因: 新規ユーザーに対し gemini-2.0-flash が利用不可 (403 Forbidden) であることが判明。1.5-flash は安定稼働中。Phase 3.5 で恒久対応 (モデル判定ロジック実装) を計画。</w:t>
        </w:r>
      </w:ins>
    </w:p>
    <w:p w14:paraId="6C00000E" w14:textId="77777777" w:rsidR="00000000" w:rsidRDefault="00000000">
      <w:pPr>
        <w:pStyle w:val="2"/>
        <w:rPr>
          <w:ins w:id="424" w:author="Claude" w:date="2026-05-01T09:00:00Z"/>
        </w:rPr>
      </w:pPr>
      <w:ins w:id="425" w:author="Claude" w:date="2026-05-01T09:00:00Z">
        <w:r>
          <w:t>§13.3 成果物一覧</w:t>
        </w:r>
      </w:ins>
    </w:p>
    <w:p w14:paraId="6C00000F" w14:textId="77777777" w:rsidR="00000000" w:rsidRDefault="00000000">
      <w:pPr>
        <w:rPr>
          <w:ins w:id="426" w:author="Claude" w:date="2026-05-01T09:00:00Z"/>
          <w:rFonts w:eastAsia="Helvetica Neue"/>
        </w:rPr>
      </w:pPr>
      <w:ins w:id="427" w:author="Claude" w:date="2026-05-01T09:00:00Z">
        <w:r>
          <w:rPr>
            <w:rFonts w:eastAsia="Helvetica Neue"/>
          </w:rPr>
          <w:t>layouts/nyt-bn/list.html (新規) / layouts/nyt-op/list.html (新規) / layouts/short-squeez/list.html (新規) / layouts/skift/list.html (新規) / layouts/business-insider/list.html (新規) — 各 list.html モバイル CSS 修正済み (§8.7)。scripts/translate_gemini.py (gemini-1.5-flash 切替, commit 1c145cc)。全ソース過去記事 65+ 件 + Hero 画像 65+ 枚 バックフィル完了。Bolgheri_Daily_Brief_仕様書_v2.0_2026-05-01.docx (本書)。</w:t>
        </w:r>
      </w:ins>
    </w:p>
    <w:p w14:paraId="6C000010" w14:textId="77777777" w:rsidR="00000000" w:rsidRDefault="00000000">
      <w:pPr>
        <w:pStyle w:val="2"/>
        <w:rPr>
          <w:ins w:id="428" w:author="Claude" w:date="2026-05-01T09:00:00Z"/>
        </w:rPr>
      </w:pPr>
      <w:ins w:id="429" w:author="Claude" w:date="2026-05-01T09:00:00Z">
        <w:r>
          <w:t>§13.4 学びと所見</w:t>
        </w:r>
      </w:ins>
    </w:p>
    <w:p w14:paraId="6C000011" w14:textId="77777777" w:rsidR="00000000" w:rsidRDefault="00000000">
      <w:pPr>
        <w:rPr>
          <w:ins w:id="430" w:author="Claude" w:date="2026-05-01T09:00:00Z"/>
          <w:rFonts w:eastAsia="Helvetica Neue"/>
        </w:rPr>
      </w:pPr>
      <w:ins w:id="431" w:author="Claude" w:date="2026-05-01T09:00:00Z">
        <w:r>
          <w:rPr>
            <w:rFonts w:eastAsia="Helvetica Neue"/>
          </w:rPr>
          <w:t>CDN キャッシュ (max-age=600) の影響: CSS 修正後もスマートフォン実機で即時反映されない場合がある。強制リロードまたは 10 分待機で解消。デスクトップ Chrome での CSS ライブ検証 (getComputedStyle + window.getComputedStyle) は、実機確認の代替として有効。GitHub ブラウザエディタ + CodeMirror 6 API による直接編集は、ターミナル不使用の運用ルール下での有効なフォールバック手段として確立された。</w:t>
        </w:r>
      </w:ins>
    </w:p>
    <w:p w14:paraId="45A0BFCF" w14:textId="77777777" w:rsidR="00FF2FC6" w:rsidRDefault="00000000">
      <w:r>
        <w:br w:type="page"/>
      </w:r>
    </w:p>
    <w:p w14:paraId="42EB34A0" w14:textId="77777777" w:rsidR="00FF2FC6" w:rsidRDefault="00000000">
      <w:pPr>
        <w:pStyle w:val="1"/>
      </w:pPr>
      <w:r>
        <w:lastRenderedPageBreak/>
        <w:del w:id="130" w:author="Claude" w:date="2026-05-01T09:00:00Z">
          <w:r>
            <w:delText xml:space="preserve">付録A. 改訂履歴</w:delText>
          </w:r>
        </w:del>
        <w:ins w:id="131" w:author="Claude" w:date="2026-05-01T09:00:00Z">
          <w:r>
            <w:t xml:space="preserve">付録A. 改訂履歴 (v1.0 → v2.0)</w:t>
          </w:r>
        </w:ins>
      </w:r>
      <w:r>
        <w:rPr>
          <w:color w:val="B5322C"/>
          <w:sz w:val="20"/>
          <w:szCs w:val="20"/>
        </w:rPr>
        <w:t xml:space="preserve">  【v2.0 更新】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800"/>
        <w:gridCol w:w="6120"/>
      </w:tblGrid>
      <w:tr w:rsidR="00FF2FC6" w14:paraId="7DC0A7E2" w14:textId="77777777">
        <w:tblPrEx>
          <w:tblCellMar>
            <w:top w:w="0" w:type="dxa"/>
            <w:bottom w:w="0" w:type="dxa"/>
          </w:tblCellMar>
        </w:tblPrEx>
        <w:trPr>
          <w:tblHeader/>
        </w:trPr>
        <w:tc>
          <w:tcPr>
            <w:tcW w:w="144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544EC274" w14:textId="77777777" w:rsidR="00FF2FC6" w:rsidRDefault="00000000">
            <w:r>
              <w:rPr>
                <w:rFonts w:eastAsia="Helvetica Neue"/>
                <w:b/>
                <w:bCs/>
                <w:color w:val="FFFFFF"/>
                <w:sz w:val="20"/>
                <w:szCs w:val="20"/>
              </w:rPr>
              <w:t>バージョン</w:t>
            </w:r>
          </w:p>
        </w:tc>
        <w:tc>
          <w:tcPr>
            <w:tcW w:w="18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6C86BE4B" w14:textId="77777777" w:rsidR="00FF2FC6" w:rsidRDefault="00000000">
            <w:r>
              <w:rPr>
                <w:rFonts w:eastAsia="Helvetica Neue"/>
                <w:b/>
                <w:bCs/>
                <w:color w:val="FFFFFF"/>
                <w:sz w:val="20"/>
                <w:szCs w:val="20"/>
              </w:rPr>
              <w:t>公開日</w:t>
            </w:r>
          </w:p>
        </w:tc>
        <w:tc>
          <w:tcPr>
            <w:tcW w:w="612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083F4181" w14:textId="77777777" w:rsidR="00FF2FC6" w:rsidRDefault="00000000">
            <w:r>
              <w:rPr>
                <w:rFonts w:eastAsia="Helvetica Neue"/>
                <w:b/>
                <w:bCs/>
                <w:color w:val="FFFFFF"/>
                <w:sz w:val="20"/>
                <w:szCs w:val="20"/>
              </w:rPr>
              <w:t>主な変更</w:t>
            </w:r>
          </w:p>
        </w:tc>
      </w:tr>
      <w:tr w:rsidR="00FF2FC6" w14:paraId="2CDDE646" w14:textId="77777777">
        <w:tblPrEx>
          <w:tblCellMar>
            <w:top w:w="0" w:type="dxa"/>
            <w:bottom w:w="0" w:type="dxa"/>
          </w:tblCellMar>
        </w:tblPrEx>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2F587E1" w14:textId="77777777" w:rsidR="00FF2FC6" w:rsidRDefault="00000000">
            <w:r>
              <w:rPr>
                <w:rFonts w:eastAsia="Helvetica Neue"/>
                <w:sz w:val="20"/>
                <w:szCs w:val="20"/>
              </w:rPr>
              <w:t>v1.0</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06AA978" w14:textId="77777777" w:rsidR="00FF2FC6" w:rsidRDefault="00000000">
            <w:r>
              <w:rPr>
                <w:rFonts w:eastAsia="Helvetica Neue"/>
                <w:sz w:val="20"/>
                <w:szCs w:val="20"/>
              </w:rPr>
              <w:t>2026-04-15</w:t>
            </w:r>
          </w:p>
        </w:tc>
        <w:tc>
          <w:tcPr>
            <w:tcW w:w="61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6F41532" w14:textId="77777777" w:rsidR="00FF2FC6" w:rsidRDefault="00000000">
            <w:r>
              <w:rPr>
                <w:rFonts w:eastAsia="Helvetica Neue"/>
                <w:sz w:val="20"/>
                <w:szCs w:val="20"/>
              </w:rPr>
              <w:t>初版。Phase 1 完了 (GitHub Models 移行)</w:t>
            </w:r>
          </w:p>
        </w:tc>
      </w:tr>
      <w:tr w:rsidR="00FF2FC6" w14:paraId="0A8D3454" w14:textId="77777777">
        <w:tblPrEx>
          <w:tblCellMar>
            <w:top w:w="0" w:type="dxa"/>
            <w:bottom w:w="0" w:type="dxa"/>
          </w:tblCellMar>
        </w:tblPrEx>
        <w:tc>
          <w:tcPr>
            <w:tcW w:w="14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7D7D8DE" w14:textId="77777777" w:rsidR="00FF2FC6" w:rsidRDefault="00000000">
            <w:r>
              <w:rPr>
                <w:rFonts w:eastAsia="Helvetica Neue"/>
                <w:sz w:val="20"/>
                <w:szCs w:val="20"/>
              </w:rPr>
              <w:t>v1.1</w:t>
            </w:r>
          </w:p>
        </w:tc>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EA79F25" w14:textId="77777777" w:rsidR="00FF2FC6" w:rsidRDefault="00000000">
            <w:r>
              <w:rPr>
                <w:rFonts w:eastAsia="Helvetica Neue"/>
                <w:sz w:val="20"/>
                <w:szCs w:val="20"/>
              </w:rPr>
              <w:t>2026-04-21</w:t>
            </w:r>
          </w:p>
        </w:tc>
        <w:tc>
          <w:tcPr>
            <w:tcW w:w="612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F910C2F" w14:textId="77777777" w:rsidR="00FF2FC6" w:rsidRDefault="00000000">
            <w:r>
              <w:rPr>
                <w:rFonts w:eastAsia="Helvetica Neue"/>
                <w:sz w:val="20"/>
                <w:szCs w:val="20"/>
              </w:rPr>
              <w:t>Phase 2 実装 (チャンク分割 + 429 リトライ)</w:t>
            </w:r>
          </w:p>
        </w:tc>
      </w:tr>
      <w:tr w:rsidR="00FF2FC6" w14:paraId="3B771DBF" w14:textId="77777777">
        <w:tblPrEx>
          <w:tblCellMar>
            <w:top w:w="0" w:type="dxa"/>
            <w:bottom w:w="0" w:type="dxa"/>
          </w:tblCellMar>
        </w:tblPrEx>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61D3868" w14:textId="77777777" w:rsidR="00FF2FC6" w:rsidRDefault="00000000">
            <w:r>
              <w:rPr>
                <w:rFonts w:eastAsia="Helvetica Neue"/>
                <w:sz w:val="20"/>
                <w:szCs w:val="20"/>
              </w:rPr>
              <w:t>v1.2</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A09C8F9" w14:textId="77777777" w:rsidR="00FF2FC6" w:rsidRDefault="00000000">
            <w:r>
              <w:rPr>
                <w:rFonts w:eastAsia="Helvetica Neue"/>
                <w:sz w:val="20"/>
                <w:szCs w:val="20"/>
              </w:rPr>
              <w:t>2026-04-21</w:t>
            </w:r>
          </w:p>
        </w:tc>
        <w:tc>
          <w:tcPr>
            <w:tcW w:w="61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46FAE1B" w14:textId="77777777" w:rsidR="00FF2FC6" w:rsidRDefault="00000000">
            <w:r>
              <w:rPr>
                <w:rFonts w:eastAsia="Helvetica Neue"/>
                <w:sz w:val="20"/>
                <w:szCs w:val="20"/>
              </w:rPr>
              <w:t>Hero Image 生成 (v1.0)、動的 Hero UI、モバイル対応 (Phase 3/4/5)</w:t>
            </w:r>
          </w:p>
        </w:tc>
      </w:tr>
      <w:tr w:rsidR="00FF2FC6" w14:paraId="2A09398E" w14:textId="77777777">
        <w:tblPrEx>
          <w:tblCellMar>
            <w:top w:w="0" w:type="dxa"/>
            <w:bottom w:w="0" w:type="dxa"/>
          </w:tblCellMar>
        </w:tblPrEx>
        <w:tc>
          <w:tcPr>
            <w:tcW w:w="14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3BCFD5B" w14:textId="77777777" w:rsidR="00FF2FC6" w:rsidRDefault="00000000">
            <w:r>
              <w:rPr>
                <w:rFonts w:eastAsia="Helvetica Neue"/>
                <w:sz w:val="20"/>
                <w:szCs w:val="20"/>
              </w:rPr>
              <w:t>v1.3</w:t>
            </w:r>
          </w:p>
        </w:tc>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4506525" w14:textId="77777777" w:rsidR="00FF2FC6" w:rsidRDefault="00000000">
            <w:r>
              <w:rPr>
                <w:rFonts w:eastAsia="Helvetica Neue"/>
                <w:sz w:val="20"/>
                <w:szCs w:val="20"/>
              </w:rPr>
              <w:t>2026-04-23</w:t>
            </w:r>
          </w:p>
        </w:tc>
        <w:tc>
          <w:tcPr>
            <w:tcW w:w="612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B453B84" w14:textId="77777777" w:rsidR="00FF2FC6" w:rsidRDefault="00000000">
            <w:r>
              <w:rPr>
                <w:rFonts w:eastAsia="Helvetica Neue"/>
                <w:sz w:val="20"/>
                <w:szCs w:val="20"/>
              </w:rPr>
              <w:t>Hero v1.1 SPEC 完全統合、2026-04-22/23 実配信検証結果記載、v1.2 illustration fix パッチプラン、運用ガイドライン新設 (計画段階)</w:t>
            </w:r>
          </w:p>
        </w:tc>
      </w:tr>
      <w:tr w:rsidR="00FF2FC6" w14:paraId="3772AA5E" w14:textId="77777777">
        <w:tblPrEx>
          <w:tblCellMar>
            <w:top w:w="0" w:type="dxa"/>
            <w:bottom w:w="0" w:type="dxa"/>
          </w:tblCellMar>
        </w:tblPrEx>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EF1C724" w14:textId="77777777" w:rsidR="00FF2FC6" w:rsidRDefault="00000000">
            <w:r>
              <w:rPr>
                <w:rFonts w:eastAsia="Helvetica Neue"/>
                <w:sz w:val="20"/>
                <w:szCs w:val="20"/>
              </w:rPr>
              <w:t>v1.4 【本版】</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C717FA7" w14:textId="77777777" w:rsidR="00FF2FC6" w:rsidRDefault="00000000">
            <w:r>
              <w:rPr>
                <w:rFonts w:eastAsia="Helvetica Neue"/>
                <w:sz w:val="20"/>
                <w:szCs w:val="20"/>
              </w:rPr>
              <w:t>2026-04-23</w:t>
            </w:r>
          </w:p>
        </w:tc>
        <w:tc>
          <w:tcPr>
            <w:tcW w:w="61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93AFFC4" w14:textId="77777777" w:rsidR="00FF2FC6" w:rsidRDefault="00000000">
            <w:r>
              <w:rPr>
                <w:rFonts w:eastAsia="Helvetica Neue"/>
                <w:sz w:val="20"/>
                <w:szCs w:val="20"/>
              </w:rPr>
              <w:t>Phase 6 実装完了 (Patch 1-7 + Safari)、Pattern A/B 分類導入、Nano Banana 2 黒画像問題記載、2026-04-23 実装ログ新設 (§12)</w:t>
            </w:r>
          </w:p>
        </w:tc>
      </w:tr>
      <w:tr w:rsidR="00000000" w14:paraId="6B000001" w14:textId="77777777">
        <w:tblPrEx>
          <w:tblCellMar>
            <w:top w:w="0" w:type="dxa"/>
            <w:bottom w:w="0" w:type="dxa"/>
          </w:tblCellMar>
        </w:tblPrEx>
        <w:trPr>
          <w:ins w:id="300" w:author="Claude" w:date="2026-05-01T09:00:00Z"/>
        </w:trPr>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B000002" w14:textId="77777777" w:rsidR="00000000" w:rsidRDefault="00000000">
            <w:ins w:id="301" w:author="Claude" w:date="2026-05-01T09:00:00Z">
              <w:r>
                <w:rPr>
                  <w:rFonts w:eastAsia="Helvetica Neue"/>
                  <w:sz w:val="20"/>
                  <w:szCs w:val="20"/>
                </w:rPr>
                <w:t>v2.0</w:t>
              </w:r>
            </w:ins>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B000003" w14:textId="77777777" w:rsidR="00000000" w:rsidRDefault="00000000">
            <w:ins w:id="302" w:author="Claude" w:date="2026-05-01T09:00:00Z">
              <w:r>
                <w:rPr>
                  <w:rFonts w:eastAsia="Helvetica Neue"/>
                  <w:sz w:val="20"/>
                  <w:szCs w:val="20"/>
                </w:rPr>
                <w:t>2026-05-01</w:t>
              </w:r>
            </w:ins>
          </w:p>
        </w:tc>
        <w:tc>
          <w:tcPr>
            <w:tcW w:w="61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B000004" w14:textId="77777777" w:rsidR="00000000" w:rsidRDefault="00000000">
            <w:ins w:id="303" w:author="Claude" w:date="2026-05-01T09:00:00Z">
              <w:r>
                <w:rPr>
                  <w:rFonts w:eastAsia="Helvetica Neue"/>
                  <w:sz w:val="20"/>
                  <w:szCs w:val="20"/>
                </w:rPr>
                <w:t>Phase 10 完了 (全 7 媒体 list.html + モバイルアーカイブ修正 §8.7)、全ソースバックフィル (4/1〜4/30)、Gemini 2.0→1.5-flash 切替、§13 実装ログ新設 (2026-04-24〜05-01)</w:t>
              </w:r>
            </w:ins>
          </w:p>
        </w:tc>
      </w:tr>
    </w:tbl>
    <w:p w14:paraId="44FE9969" w14:textId="77777777" w:rsidR="00FF2FC6" w:rsidRDefault="00000000">
      <w:r>
        <w:br w:type="page"/>
      </w:r>
    </w:p>
    <w:p w14:paraId="765032FF" w14:textId="77777777" w:rsidR="00FF2FC6" w:rsidRDefault="00000000">
      <w:pPr>
        <w:pStyle w:val="1"/>
      </w:pPr>
      <w:r>
        <w:lastRenderedPageBreak/>
        <w:t>付録B. v1.3 → v1.4 変更履歴詳細</w:t>
      </w:r>
      <w:r>
        <w:rPr>
          <w:color w:val="B5322C"/>
          <w:sz w:val="20"/>
          <w:szCs w:val="20"/>
        </w:rPr>
        <w:t xml:space="preserve">  【v1.4 新規】</w:t>
      </w:r>
    </w:p>
    <w:p w14:paraId="7DC16961" w14:textId="77777777" w:rsidR="00FF2FC6" w:rsidRDefault="00000000">
      <w:pPr>
        <w:spacing w:after="120"/>
      </w:pPr>
      <w:r>
        <w:rPr>
          <w:rFonts w:eastAsia="Helvetica Neue"/>
        </w:rPr>
        <w:t>本付録は v1.3 (2026-04-23 12:00 JST 策定時点) から v1.4 (2026-04-23 13:15 JST 実装完了時点) への変更箇所を全て列挙する。追加 (+) / 削除 (-) / 修正 (~) / 実装完了 (✅) で分類。</w:t>
      </w:r>
    </w:p>
    <w:p w14:paraId="7FF49B1B" w14:textId="77777777" w:rsidR="00FF2FC6" w:rsidRDefault="00000000">
      <w:pPr>
        <w:pStyle w:val="2"/>
      </w:pPr>
      <w:r>
        <w:t>B.1 メタデータ変更</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600"/>
        <w:gridCol w:w="3600"/>
      </w:tblGrid>
      <w:tr w:rsidR="00FF2FC6" w14:paraId="6B5FDCD8" w14:textId="77777777">
        <w:tblPrEx>
          <w:tblCellMar>
            <w:top w:w="0" w:type="dxa"/>
            <w:bottom w:w="0" w:type="dxa"/>
          </w:tblCellMar>
        </w:tblPrEx>
        <w:trPr>
          <w:tblHeader/>
        </w:trPr>
        <w:tc>
          <w:tcPr>
            <w:tcW w:w="21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65EF5829" w14:textId="77777777" w:rsidR="00FF2FC6" w:rsidRDefault="00000000">
            <w:r>
              <w:rPr>
                <w:rFonts w:eastAsia="Helvetica Neue"/>
                <w:b/>
                <w:bCs/>
                <w:color w:val="FFFFFF"/>
                <w:sz w:val="20"/>
                <w:szCs w:val="20"/>
              </w:rPr>
              <w:t>項目</w:t>
            </w:r>
          </w:p>
        </w:tc>
        <w:tc>
          <w:tcPr>
            <w:tcW w:w="36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2A1618C1" w14:textId="77777777" w:rsidR="00FF2FC6" w:rsidRDefault="00000000">
            <w:r>
              <w:rPr>
                <w:rFonts w:eastAsia="Helvetica Neue"/>
                <w:b/>
                <w:bCs/>
                <w:color w:val="FFFFFF"/>
                <w:sz w:val="20"/>
                <w:szCs w:val="20"/>
              </w:rPr>
              <w:t>v1.3</w:t>
            </w:r>
          </w:p>
        </w:tc>
        <w:tc>
          <w:tcPr>
            <w:tcW w:w="36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2CC06142" w14:textId="77777777" w:rsidR="00FF2FC6" w:rsidRDefault="00000000">
            <w:r>
              <w:rPr>
                <w:rFonts w:eastAsia="Helvetica Neue"/>
                <w:b/>
                <w:bCs/>
                <w:color w:val="FFFFFF"/>
                <w:sz w:val="20"/>
                <w:szCs w:val="20"/>
              </w:rPr>
              <w:t>v1.4</w:t>
            </w:r>
          </w:p>
        </w:tc>
      </w:tr>
      <w:tr w:rsidR="00FF2FC6" w14:paraId="66E9A6BA" w14:textId="77777777">
        <w:tblPrEx>
          <w:tblCellMar>
            <w:top w:w="0" w:type="dxa"/>
            <w:bottom w:w="0" w:type="dxa"/>
          </w:tblCellMar>
        </w:tblPrEx>
        <w:tc>
          <w:tcPr>
            <w:tcW w:w="2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7A82954" w14:textId="77777777" w:rsidR="00FF2FC6" w:rsidRDefault="00000000">
            <w:r>
              <w:rPr>
                <w:rFonts w:eastAsia="Helvetica Neue"/>
                <w:sz w:val="20"/>
                <w:szCs w:val="20"/>
              </w:rPr>
              <w:t>バージョン</w:t>
            </w:r>
          </w:p>
        </w:tc>
        <w:tc>
          <w:tcPr>
            <w:tcW w:w="3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94653B4" w14:textId="77777777" w:rsidR="00FF2FC6" w:rsidRDefault="00000000">
            <w:r>
              <w:rPr>
                <w:rFonts w:eastAsia="Helvetica Neue"/>
                <w:sz w:val="20"/>
                <w:szCs w:val="20"/>
              </w:rPr>
              <w:t>v1.3 (SPEC_hero_v1.1 統合版)</w:t>
            </w:r>
          </w:p>
        </w:tc>
        <w:tc>
          <w:tcPr>
            <w:tcW w:w="3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A061893" w14:textId="77777777" w:rsidR="00FF2FC6" w:rsidRDefault="00000000">
            <w:r>
              <w:rPr>
                <w:rFonts w:eastAsia="Helvetica Neue"/>
                <w:sz w:val="20"/>
                <w:szCs w:val="20"/>
              </w:rPr>
              <w:t>v1.4 (Implementation Complete Edition)</w:t>
            </w:r>
          </w:p>
        </w:tc>
      </w:tr>
      <w:tr w:rsidR="00FF2FC6" w14:paraId="6189CABC" w14:textId="77777777">
        <w:tblPrEx>
          <w:tblCellMar>
            <w:top w:w="0" w:type="dxa"/>
            <w:bottom w:w="0" w:type="dxa"/>
          </w:tblCellMar>
        </w:tblPrEx>
        <w:tc>
          <w:tcPr>
            <w:tcW w:w="2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CAE19EB" w14:textId="77777777" w:rsidR="00FF2FC6" w:rsidRDefault="00000000">
            <w:r>
              <w:rPr>
                <w:rFonts w:eastAsia="Helvetica Neue"/>
                <w:sz w:val="20"/>
                <w:szCs w:val="20"/>
              </w:rPr>
              <w:t>ステータス</w:t>
            </w:r>
          </w:p>
        </w:tc>
        <w:tc>
          <w:tcPr>
            <w:tcW w:w="3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E2518E0" w14:textId="77777777" w:rsidR="00FF2FC6" w:rsidRDefault="00000000">
            <w:r>
              <w:rPr>
                <w:rFonts w:eastAsia="Helvetica Neue"/>
                <w:sz w:val="20"/>
                <w:szCs w:val="20"/>
              </w:rPr>
              <w:t>Active — Phase 6 計画中</w:t>
            </w:r>
          </w:p>
        </w:tc>
        <w:tc>
          <w:tcPr>
            <w:tcW w:w="3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0380E4F" w14:textId="77777777" w:rsidR="00FF2FC6" w:rsidRDefault="00000000">
            <w:r>
              <w:rPr>
                <w:rFonts w:eastAsia="Helvetica Neue"/>
                <w:sz w:val="20"/>
                <w:szCs w:val="20"/>
              </w:rPr>
              <w:t>Active — Phase 6 完了、Phase 9-11 計画中</w:t>
            </w:r>
          </w:p>
        </w:tc>
      </w:tr>
      <w:tr w:rsidR="00FF2FC6" w14:paraId="2A22E7E6" w14:textId="77777777">
        <w:tblPrEx>
          <w:tblCellMar>
            <w:top w:w="0" w:type="dxa"/>
            <w:bottom w:w="0" w:type="dxa"/>
          </w:tblCellMar>
        </w:tblPrEx>
        <w:tc>
          <w:tcPr>
            <w:tcW w:w="2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E33668F" w14:textId="77777777" w:rsidR="00FF2FC6" w:rsidRDefault="00000000">
            <w:r>
              <w:rPr>
                <w:rFonts w:eastAsia="Helvetica Neue"/>
                <w:sz w:val="20"/>
                <w:szCs w:val="20"/>
              </w:rPr>
              <w:t>参照コミット</w:t>
            </w:r>
          </w:p>
        </w:tc>
        <w:tc>
          <w:tcPr>
            <w:tcW w:w="3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4F27B1B" w14:textId="77777777" w:rsidR="00FF2FC6" w:rsidRDefault="00000000">
            <w:r>
              <w:rPr>
                <w:rFonts w:eastAsia="Helvetica Neue"/>
                <w:sz w:val="20"/>
                <w:szCs w:val="20"/>
              </w:rPr>
              <w:t>4dc913f (v1.1 SPEC 実装)</w:t>
            </w:r>
          </w:p>
        </w:tc>
        <w:tc>
          <w:tcPr>
            <w:tcW w:w="3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56977BA" w14:textId="77777777" w:rsidR="00FF2FC6" w:rsidRDefault="00000000">
            <w:r>
              <w:rPr>
                <w:rFonts w:eastAsia="Helvetica Neue"/>
                <w:sz w:val="20"/>
                <w:szCs w:val="20"/>
              </w:rPr>
              <w:t>76e3ff8 (Merge feat/v1.3-gs-grade-illustration)</w:t>
            </w:r>
          </w:p>
        </w:tc>
      </w:tr>
      <w:tr w:rsidR="00FF2FC6" w14:paraId="5DE798CC" w14:textId="77777777">
        <w:tblPrEx>
          <w:tblCellMar>
            <w:top w:w="0" w:type="dxa"/>
            <w:bottom w:w="0" w:type="dxa"/>
          </w:tblCellMar>
        </w:tblPrEx>
        <w:tc>
          <w:tcPr>
            <w:tcW w:w="2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827276B" w14:textId="77777777" w:rsidR="00FF2FC6" w:rsidRDefault="00000000">
            <w:r>
              <w:rPr>
                <w:rFonts w:eastAsia="Helvetica Neue"/>
                <w:sz w:val="20"/>
                <w:szCs w:val="20"/>
              </w:rPr>
              <w:t>主な変更</w:t>
            </w:r>
          </w:p>
        </w:tc>
        <w:tc>
          <w:tcPr>
            <w:tcW w:w="3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11FE493" w14:textId="77777777" w:rsidR="00FF2FC6" w:rsidRDefault="00000000">
            <w:r>
              <w:rPr>
                <w:rFonts w:eastAsia="Helvetica Neue"/>
                <w:sz w:val="20"/>
                <w:szCs w:val="20"/>
              </w:rPr>
              <w:t>計画書としての記述中心</w:t>
            </w:r>
          </w:p>
        </w:tc>
        <w:tc>
          <w:tcPr>
            <w:tcW w:w="3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F90B7CA" w14:textId="77777777" w:rsidR="00FF2FC6" w:rsidRDefault="00000000">
            <w:r>
              <w:rPr>
                <w:rFonts w:eastAsia="Helvetica Neue"/>
                <w:sz w:val="20"/>
                <w:szCs w:val="20"/>
              </w:rPr>
              <w:t>実装完了記録・新規既知課題・Pattern A/B 確定</w:t>
            </w:r>
          </w:p>
        </w:tc>
      </w:tr>
    </w:tbl>
    <w:p w14:paraId="18DDB0D7" w14:textId="77777777" w:rsidR="00FF2FC6" w:rsidRDefault="00000000">
      <w:pPr>
        <w:pStyle w:val="2"/>
      </w:pPr>
      <w:r>
        <w:t>B.2 章構成の変更</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880"/>
        <w:gridCol w:w="5040"/>
      </w:tblGrid>
      <w:tr w:rsidR="00FF2FC6" w14:paraId="4E2EA08D" w14:textId="77777777">
        <w:tblPrEx>
          <w:tblCellMar>
            <w:top w:w="0" w:type="dxa"/>
            <w:bottom w:w="0" w:type="dxa"/>
          </w:tblCellMar>
        </w:tblPrEx>
        <w:trPr>
          <w:tblHeader/>
        </w:trPr>
        <w:tc>
          <w:tcPr>
            <w:tcW w:w="144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0BD5DCB5" w14:textId="77777777" w:rsidR="00FF2FC6" w:rsidRDefault="00000000">
            <w:r>
              <w:rPr>
                <w:rFonts w:eastAsia="Helvetica Neue"/>
                <w:b/>
                <w:bCs/>
                <w:color w:val="FFFFFF"/>
                <w:sz w:val="20"/>
                <w:szCs w:val="20"/>
              </w:rPr>
              <w:t>変更</w:t>
            </w:r>
          </w:p>
        </w:tc>
        <w:tc>
          <w:tcPr>
            <w:tcW w:w="288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2680D2DD" w14:textId="77777777" w:rsidR="00FF2FC6" w:rsidRDefault="00000000">
            <w:r>
              <w:rPr>
                <w:rFonts w:eastAsia="Helvetica Neue"/>
                <w:b/>
                <w:bCs/>
                <w:color w:val="FFFFFF"/>
                <w:sz w:val="20"/>
                <w:szCs w:val="20"/>
              </w:rPr>
              <w:t>章</w:t>
            </w:r>
          </w:p>
        </w:tc>
        <w:tc>
          <w:tcPr>
            <w:tcW w:w="504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37262A39" w14:textId="77777777" w:rsidR="00FF2FC6" w:rsidRDefault="00000000">
            <w:r>
              <w:rPr>
                <w:rFonts w:eastAsia="Helvetica Neue"/>
                <w:b/>
                <w:bCs/>
                <w:color w:val="FFFFFF"/>
                <w:sz w:val="20"/>
                <w:szCs w:val="20"/>
              </w:rPr>
              <w:t>v1.4 での内容</w:t>
            </w:r>
          </w:p>
        </w:tc>
      </w:tr>
      <w:tr w:rsidR="00FF2FC6" w14:paraId="5EAC2D58" w14:textId="77777777">
        <w:tblPrEx>
          <w:tblCellMar>
            <w:top w:w="0" w:type="dxa"/>
            <w:bottom w:w="0" w:type="dxa"/>
          </w:tblCellMar>
        </w:tblPrEx>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DD224E0" w14:textId="77777777" w:rsidR="00FF2FC6" w:rsidRDefault="00000000">
            <w:r>
              <w:rPr>
                <w:rFonts w:eastAsia="Helvetica Neue"/>
                <w:sz w:val="20"/>
                <w:szCs w:val="20"/>
              </w:rPr>
              <w:t>~ 更新</w:t>
            </w:r>
          </w:p>
        </w:tc>
        <w:tc>
          <w:tcPr>
            <w:tcW w:w="28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1DD958B" w14:textId="77777777" w:rsidR="00FF2FC6" w:rsidRDefault="00000000">
            <w:r>
              <w:rPr>
                <w:rFonts w:eastAsia="Helvetica Neue"/>
                <w:sz w:val="20"/>
                <w:szCs w:val="20"/>
              </w:rPr>
              <w:t>§8 既知の課題</w:t>
            </w:r>
          </w:p>
        </w:tc>
        <w:tc>
          <w:tcPr>
            <w:tcW w:w="50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CBECC31" w14:textId="77777777" w:rsidR="00FF2FC6" w:rsidRDefault="00000000">
            <w:r>
              <w:rPr>
                <w:rFonts w:eastAsia="Helvetica Neue"/>
                <w:sz w:val="20"/>
                <w:szCs w:val="20"/>
              </w:rPr>
              <w:t>v1.3 の 3 課題を [解消] に更新 + 新規 3 課題 (Nano Banana 2 黒画像 / JPEG 出力 / architecture text) を追記</w:t>
            </w:r>
          </w:p>
        </w:tc>
      </w:tr>
      <w:tr w:rsidR="00FF2FC6" w14:paraId="7BF2158C" w14:textId="77777777">
        <w:tblPrEx>
          <w:tblCellMar>
            <w:top w:w="0" w:type="dxa"/>
            <w:bottom w:w="0" w:type="dxa"/>
          </w:tblCellMar>
        </w:tblPrEx>
        <w:tc>
          <w:tcPr>
            <w:tcW w:w="14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E5475FE" w14:textId="77777777" w:rsidR="00FF2FC6" w:rsidRDefault="00000000">
            <w:r>
              <w:rPr>
                <w:rFonts w:eastAsia="Helvetica Neue"/>
                <w:sz w:val="20"/>
                <w:szCs w:val="20"/>
              </w:rPr>
              <w:t>~ 全面改訂</w:t>
            </w:r>
          </w:p>
        </w:tc>
        <w:tc>
          <w:tcPr>
            <w:tcW w:w="28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93F4FC3" w14:textId="77777777" w:rsidR="00FF2FC6" w:rsidRDefault="00000000">
            <w:r>
              <w:rPr>
                <w:rFonts w:eastAsia="Helvetica Neue"/>
                <w:sz w:val="20"/>
                <w:szCs w:val="20"/>
              </w:rPr>
              <w:t>§9 illustration fix パッチ</w:t>
            </w:r>
          </w:p>
        </w:tc>
        <w:tc>
          <w:tcPr>
            <w:tcW w:w="50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CE3D869" w14:textId="77777777" w:rsidR="00FF2FC6" w:rsidRDefault="00000000">
            <w:r>
              <w:rPr>
                <w:rFonts w:eastAsia="Helvetica Neue"/>
                <w:sz w:val="20"/>
                <w:szCs w:val="20"/>
              </w:rPr>
              <w:t>「計画」から「実装完了記録」に変更、Patch 6-7 新規追加、9.9 受入基準実測値</w:t>
            </w:r>
          </w:p>
        </w:tc>
      </w:tr>
      <w:tr w:rsidR="00FF2FC6" w14:paraId="1DCD7F98" w14:textId="77777777">
        <w:tblPrEx>
          <w:tblCellMar>
            <w:top w:w="0" w:type="dxa"/>
            <w:bottom w:w="0" w:type="dxa"/>
          </w:tblCellMar>
        </w:tblPrEx>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131A129" w14:textId="77777777" w:rsidR="00FF2FC6" w:rsidRDefault="00000000">
            <w:r>
              <w:rPr>
                <w:rFonts w:eastAsia="Helvetica Neue"/>
                <w:sz w:val="20"/>
                <w:szCs w:val="20"/>
              </w:rPr>
              <w:t>~ 更新</w:t>
            </w:r>
          </w:p>
        </w:tc>
        <w:tc>
          <w:tcPr>
            <w:tcW w:w="28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8005AC4" w14:textId="77777777" w:rsidR="00FF2FC6" w:rsidRDefault="00000000">
            <w:r>
              <w:rPr>
                <w:rFonts w:eastAsia="Helvetica Neue"/>
                <w:sz w:val="20"/>
                <w:szCs w:val="20"/>
              </w:rPr>
              <w:t>§11 ロードマップ</w:t>
            </w:r>
          </w:p>
        </w:tc>
        <w:tc>
          <w:tcPr>
            <w:tcW w:w="50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0A6E5E0" w14:textId="77777777" w:rsidR="00FF2FC6" w:rsidRDefault="00000000">
            <w:r>
              <w:rPr>
                <w:rFonts w:eastAsia="Helvetica Neue"/>
                <w:sz w:val="20"/>
                <w:szCs w:val="20"/>
              </w:rPr>
              <w:t>Phase 6 を ✅ 完了に、Phase 9-11 (Nano Banana 2 / list.html 残り / architecture text 厳格化) を新規追加</w:t>
            </w:r>
          </w:p>
        </w:tc>
      </w:tr>
      <w:tr w:rsidR="00FF2FC6" w14:paraId="34A0A7ED" w14:textId="77777777">
        <w:tblPrEx>
          <w:tblCellMar>
            <w:top w:w="0" w:type="dxa"/>
            <w:bottom w:w="0" w:type="dxa"/>
          </w:tblCellMar>
        </w:tblPrEx>
        <w:tc>
          <w:tcPr>
            <w:tcW w:w="14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FA4AD0E" w14:textId="77777777" w:rsidR="00FF2FC6" w:rsidRDefault="00000000">
            <w:r>
              <w:rPr>
                <w:rFonts w:eastAsia="Helvetica Neue"/>
                <w:sz w:val="20"/>
                <w:szCs w:val="20"/>
              </w:rPr>
              <w:t>+ 新規</w:t>
            </w:r>
          </w:p>
        </w:tc>
        <w:tc>
          <w:tcPr>
            <w:tcW w:w="28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B8FD854" w14:textId="77777777" w:rsidR="00FF2FC6" w:rsidRDefault="00000000">
            <w:r>
              <w:rPr>
                <w:rFonts w:eastAsia="Helvetica Neue"/>
                <w:sz w:val="20"/>
                <w:szCs w:val="20"/>
              </w:rPr>
              <w:t>§12 2026-04-23 実装ログ</w:t>
            </w:r>
          </w:p>
        </w:tc>
        <w:tc>
          <w:tcPr>
            <w:tcW w:w="50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86ACF53" w14:textId="77777777" w:rsidR="00FF2FC6" w:rsidRDefault="00000000">
            <w:r>
              <w:rPr>
                <w:rFonts w:eastAsia="Helvetica Neue"/>
                <w:sz w:val="20"/>
                <w:szCs w:val="20"/>
              </w:rPr>
              <w:t>時系列タイムライン / Pre-Flight Test 結果 / コミット履歴 / 失敗と学び / 成果物一覧</w:t>
            </w:r>
          </w:p>
        </w:tc>
      </w:tr>
      <w:tr w:rsidR="00FF2FC6" w14:paraId="6E669A7F" w14:textId="77777777">
        <w:tblPrEx>
          <w:tblCellMar>
            <w:top w:w="0" w:type="dxa"/>
            <w:bottom w:w="0" w:type="dxa"/>
          </w:tblCellMar>
        </w:tblPrEx>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25703D8" w14:textId="77777777" w:rsidR="00FF2FC6" w:rsidRDefault="00000000">
            <w:r>
              <w:rPr>
                <w:rFonts w:eastAsia="Helvetica Neue"/>
                <w:sz w:val="20"/>
                <w:szCs w:val="20"/>
              </w:rPr>
              <w:t>~ 更新</w:t>
            </w:r>
          </w:p>
        </w:tc>
        <w:tc>
          <w:tcPr>
            <w:tcW w:w="28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F3B39A8" w14:textId="77777777" w:rsidR="00FF2FC6" w:rsidRDefault="00000000">
            <w:r>
              <w:rPr>
                <w:rFonts w:eastAsia="Helvetica Neue"/>
                <w:sz w:val="20"/>
                <w:szCs w:val="20"/>
              </w:rPr>
              <w:t>付録A 改訂履歴</w:t>
            </w:r>
          </w:p>
        </w:tc>
        <w:tc>
          <w:tcPr>
            <w:tcW w:w="50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E1FA0C0" w14:textId="77777777" w:rsidR="00FF2FC6" w:rsidRDefault="00000000">
            <w:r>
              <w:rPr>
                <w:rFonts w:eastAsia="Helvetica Neue"/>
                <w:sz w:val="20"/>
                <w:szCs w:val="20"/>
              </w:rPr>
              <w:t>v1.4 行追加</w:t>
            </w:r>
          </w:p>
        </w:tc>
      </w:tr>
      <w:tr w:rsidR="00FF2FC6" w14:paraId="1CF55416" w14:textId="77777777">
        <w:tblPrEx>
          <w:tblCellMar>
            <w:top w:w="0" w:type="dxa"/>
            <w:bottom w:w="0" w:type="dxa"/>
          </w:tblCellMar>
        </w:tblPrEx>
        <w:tc>
          <w:tcPr>
            <w:tcW w:w="14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141F58A" w14:textId="77777777" w:rsidR="00FF2FC6" w:rsidRDefault="00000000">
            <w:r>
              <w:rPr>
                <w:rFonts w:eastAsia="Helvetica Neue"/>
                <w:sz w:val="20"/>
                <w:szCs w:val="20"/>
              </w:rPr>
              <w:t>+ 新規</w:t>
            </w:r>
          </w:p>
        </w:tc>
        <w:tc>
          <w:tcPr>
            <w:tcW w:w="28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A75B5A2" w14:textId="77777777" w:rsidR="00FF2FC6" w:rsidRDefault="00000000">
            <w:r>
              <w:rPr>
                <w:rFonts w:eastAsia="Helvetica Neue"/>
                <w:sz w:val="20"/>
                <w:szCs w:val="20"/>
              </w:rPr>
              <w:t>付録B v1.3 → v1.4 変更履歴詳細</w:t>
            </w:r>
          </w:p>
        </w:tc>
        <w:tc>
          <w:tcPr>
            <w:tcW w:w="50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0C5BD20" w14:textId="77777777" w:rsidR="00FF2FC6" w:rsidRDefault="00000000">
            <w:r>
              <w:rPr>
                <w:rFonts w:eastAsia="Helvetica Neue"/>
                <w:sz w:val="20"/>
                <w:szCs w:val="20"/>
              </w:rPr>
              <w:t>本付録</w:t>
            </w:r>
          </w:p>
        </w:tc>
      </w:tr>
      <w:tr w:rsidR="00FF2FC6" w14:paraId="1AAA5787" w14:textId="77777777">
        <w:tblPrEx>
          <w:tblCellMar>
            <w:top w:w="0" w:type="dxa"/>
            <w:bottom w:w="0" w:type="dxa"/>
          </w:tblCellMar>
        </w:tblPrEx>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AA79335" w14:textId="77777777" w:rsidR="00FF2FC6" w:rsidRDefault="00000000">
            <w:r>
              <w:rPr>
                <w:rFonts w:eastAsia="Helvetica Neue"/>
                <w:sz w:val="20"/>
                <w:szCs w:val="20"/>
              </w:rPr>
              <w:t>継承</w:t>
            </w:r>
          </w:p>
        </w:tc>
        <w:tc>
          <w:tcPr>
            <w:tcW w:w="28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9C7091B" w14:textId="77777777" w:rsidR="00FF2FC6" w:rsidRDefault="00000000">
            <w:r>
              <w:rPr>
                <w:rFonts w:eastAsia="Helvetica Neue"/>
                <w:sz w:val="20"/>
                <w:szCs w:val="20"/>
              </w:rPr>
              <w:t>§1-7, §10, 付録C</w:t>
            </w:r>
          </w:p>
        </w:tc>
        <w:tc>
          <w:tcPr>
            <w:tcW w:w="50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3B53B22" w14:textId="77777777" w:rsidR="00FF2FC6" w:rsidRDefault="00000000">
            <w:r>
              <w:rPr>
                <w:rFonts w:eastAsia="Helvetica Neue"/>
                <w:sz w:val="20"/>
                <w:szCs w:val="20"/>
              </w:rPr>
              <w:t>v1.3 のまま (マーカーは v1.3 継承 に変更)</w:t>
            </w:r>
          </w:p>
        </w:tc>
      </w:tr>
    </w:tbl>
    <w:p w14:paraId="13EC9729" w14:textId="77777777" w:rsidR="00FF2FC6" w:rsidRDefault="00000000">
      <w:pPr>
        <w:pStyle w:val="2"/>
      </w:pPr>
      <w:r>
        <w:t>B.3 コード変更 (scripts/generate_hero_image.py)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5760"/>
        <w:gridCol w:w="2160"/>
      </w:tblGrid>
      <w:tr w:rsidR="00FF2FC6" w14:paraId="3141144F" w14:textId="77777777">
        <w:tblPrEx>
          <w:tblCellMar>
            <w:top w:w="0" w:type="dxa"/>
            <w:bottom w:w="0" w:type="dxa"/>
          </w:tblCellMar>
        </w:tblPrEx>
        <w:trPr>
          <w:tblHeader/>
        </w:trPr>
        <w:tc>
          <w:tcPr>
            <w:tcW w:w="144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766FAD73" w14:textId="77777777" w:rsidR="00FF2FC6" w:rsidRDefault="00000000">
            <w:r>
              <w:rPr>
                <w:rFonts w:eastAsia="Helvetica Neue"/>
                <w:b/>
                <w:bCs/>
                <w:color w:val="FFFFFF"/>
                <w:sz w:val="20"/>
                <w:szCs w:val="20"/>
              </w:rPr>
              <w:t>行付近</w:t>
            </w:r>
          </w:p>
        </w:tc>
        <w:tc>
          <w:tcPr>
            <w:tcW w:w="57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355DFF67" w14:textId="77777777" w:rsidR="00FF2FC6" w:rsidRDefault="00000000">
            <w:r>
              <w:rPr>
                <w:rFonts w:eastAsia="Helvetica Neue"/>
                <w:b/>
                <w:bCs/>
                <w:color w:val="FFFFFF"/>
                <w:sz w:val="20"/>
                <w:szCs w:val="20"/>
              </w:rPr>
              <w:t>変更内容</w:t>
            </w:r>
          </w:p>
        </w:tc>
        <w:tc>
          <w:tcPr>
            <w:tcW w:w="21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721BD82C" w14:textId="77777777" w:rsidR="00FF2FC6" w:rsidRDefault="00000000">
            <w:r>
              <w:rPr>
                <w:rFonts w:eastAsia="Helvetica Neue"/>
                <w:b/>
                <w:bCs/>
                <w:color w:val="FFFFFF"/>
                <w:sz w:val="20"/>
                <w:szCs w:val="20"/>
              </w:rPr>
              <w:t>Patch 番号</w:t>
            </w:r>
          </w:p>
        </w:tc>
      </w:tr>
      <w:tr w:rsidR="00FF2FC6" w14:paraId="0E841B2F" w14:textId="77777777">
        <w:tblPrEx>
          <w:tblCellMar>
            <w:top w:w="0" w:type="dxa"/>
            <w:bottom w:w="0" w:type="dxa"/>
          </w:tblCellMar>
        </w:tblPrEx>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8B4EC00" w14:textId="77777777" w:rsidR="00FF2FC6" w:rsidRDefault="00000000">
            <w:r>
              <w:rPr>
                <w:rFonts w:eastAsia="Helvetica Neue"/>
                <w:sz w:val="20"/>
                <w:szCs w:val="20"/>
              </w:rPr>
              <w:t>L46</w:t>
            </w:r>
          </w:p>
        </w:tc>
        <w:tc>
          <w:tcPr>
            <w:tcW w:w="5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FCE728C" w14:textId="77777777" w:rsidR="00FF2FC6" w:rsidRDefault="00000000">
            <w:r>
              <w:rPr>
                <w:rFonts w:eastAsia="Helvetica Neue"/>
                <w:sz w:val="20"/>
                <w:szCs w:val="20"/>
              </w:rPr>
              <w:t>DEFAULT_MODEL: "gemini-2.5-flash-image" に確定 (Nano Banana 2 は opt-in)</w:t>
            </w:r>
          </w:p>
        </w:tc>
        <w:tc>
          <w:tcPr>
            <w:tcW w:w="2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E0D47B0" w14:textId="77777777" w:rsidR="00FF2FC6" w:rsidRDefault="00000000">
            <w:r>
              <w:rPr>
                <w:rFonts w:eastAsia="Helvetica Neue"/>
                <w:sz w:val="20"/>
                <w:szCs w:val="20"/>
              </w:rPr>
              <w:t>(決定)</w:t>
            </w:r>
          </w:p>
        </w:tc>
      </w:tr>
      <w:tr w:rsidR="00FF2FC6" w14:paraId="7A43D190" w14:textId="77777777">
        <w:tblPrEx>
          <w:tblCellMar>
            <w:top w:w="0" w:type="dxa"/>
            <w:bottom w:w="0" w:type="dxa"/>
          </w:tblCellMar>
        </w:tblPrEx>
        <w:tc>
          <w:tcPr>
            <w:tcW w:w="14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D13914B" w14:textId="77777777" w:rsidR="00FF2FC6" w:rsidRDefault="00000000">
            <w:r>
              <w:rPr>
                <w:rFonts w:eastAsia="Helvetica Neue"/>
                <w:sz w:val="20"/>
                <w:szCs w:val="20"/>
              </w:rPr>
              <w:t>L47 (新)</w:t>
            </w:r>
          </w:p>
        </w:tc>
        <w:tc>
          <w:tcPr>
            <w:tcW w:w="57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2B9E56D" w14:textId="77777777" w:rsidR="00FF2FC6" w:rsidRDefault="00000000">
            <w:r>
              <w:rPr>
                <w:rFonts w:eastAsia="Helvetica Neue"/>
                <w:sz w:val="20"/>
                <w:szCs w:val="20"/>
              </w:rPr>
              <w:t>FALLBACK_IMAGE_MODEL 定数追加 (404 時の自動切替用)</w:t>
            </w:r>
          </w:p>
        </w:tc>
        <w:tc>
          <w:tcPr>
            <w:tcW w:w="2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0A3781D" w14:textId="77777777" w:rsidR="00FF2FC6" w:rsidRDefault="00000000">
            <w:r>
              <w:rPr>
                <w:rFonts w:eastAsia="Helvetica Neue"/>
                <w:sz w:val="20"/>
                <w:szCs w:val="20"/>
              </w:rPr>
              <w:t>(決定)</w:t>
            </w:r>
          </w:p>
        </w:tc>
      </w:tr>
      <w:tr w:rsidR="00FF2FC6" w14:paraId="3069EA7F" w14:textId="77777777">
        <w:tblPrEx>
          <w:tblCellMar>
            <w:top w:w="0" w:type="dxa"/>
            <w:bottom w:w="0" w:type="dxa"/>
          </w:tblCellMar>
        </w:tblPrEx>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6CB8A22" w14:textId="77777777" w:rsidR="00FF2FC6" w:rsidRDefault="00000000">
            <w:r>
              <w:rPr>
                <w:rFonts w:eastAsia="Helvetica Neue"/>
                <w:sz w:val="20"/>
                <w:szCs w:val="20"/>
              </w:rPr>
              <w:t>L133-166</w:t>
            </w:r>
          </w:p>
        </w:tc>
        <w:tc>
          <w:tcPr>
            <w:tcW w:w="5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97F07C1" w14:textId="77777777" w:rsidR="00FF2FC6" w:rsidRDefault="00000000">
            <w:r>
              <w:rPr>
                <w:rFonts w:eastAsia="Helvetica Neue"/>
                <w:sz w:val="20"/>
                <w:szCs w:val="20"/>
              </w:rPr>
              <w:t>SECTION_STYLES 8 エントリ全書換 (写真系 → illustration 系、Pattern A/B 分類)</w:t>
            </w:r>
          </w:p>
        </w:tc>
        <w:tc>
          <w:tcPr>
            <w:tcW w:w="2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95942F1" w14:textId="77777777" w:rsidR="00FF2FC6" w:rsidRDefault="00000000">
            <w:r>
              <w:rPr>
                <w:rFonts w:eastAsia="Helvetica Neue"/>
                <w:sz w:val="20"/>
                <w:szCs w:val="20"/>
              </w:rPr>
              <w:t>Patch 4</w:t>
            </w:r>
          </w:p>
        </w:tc>
      </w:tr>
      <w:tr w:rsidR="00FF2FC6" w14:paraId="23A43765" w14:textId="77777777">
        <w:tblPrEx>
          <w:tblCellMar>
            <w:top w:w="0" w:type="dxa"/>
            <w:bottom w:w="0" w:type="dxa"/>
          </w:tblCellMar>
        </w:tblPrEx>
        <w:tc>
          <w:tcPr>
            <w:tcW w:w="14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A55E6E5" w14:textId="77777777" w:rsidR="00FF2FC6" w:rsidRDefault="00000000">
            <w:r>
              <w:rPr>
                <w:rFonts w:eastAsia="Helvetica Neue"/>
                <w:sz w:val="20"/>
                <w:szCs w:val="20"/>
              </w:rPr>
              <w:t>L168</w:t>
            </w:r>
          </w:p>
        </w:tc>
        <w:tc>
          <w:tcPr>
            <w:tcW w:w="57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C87DA72" w14:textId="77777777" w:rsidR="00FF2FC6" w:rsidRDefault="00000000">
            <w:r>
              <w:rPr>
                <w:rFonts w:eastAsia="Helvetica Neue"/>
                <w:sz w:val="20"/>
                <w:szCs w:val="20"/>
              </w:rPr>
              <w:t>DEFAULT_STYLE: photography → illustration</w:t>
            </w:r>
          </w:p>
        </w:tc>
        <w:tc>
          <w:tcPr>
            <w:tcW w:w="2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2D43FE7" w14:textId="77777777" w:rsidR="00FF2FC6" w:rsidRDefault="00000000">
            <w:r>
              <w:rPr>
                <w:rFonts w:eastAsia="Helvetica Neue"/>
                <w:sz w:val="20"/>
                <w:szCs w:val="20"/>
              </w:rPr>
              <w:t>Patch 5</w:t>
            </w:r>
          </w:p>
        </w:tc>
      </w:tr>
      <w:tr w:rsidR="00FF2FC6" w14:paraId="492A5B59" w14:textId="77777777">
        <w:tblPrEx>
          <w:tblCellMar>
            <w:top w:w="0" w:type="dxa"/>
            <w:bottom w:w="0" w:type="dxa"/>
          </w:tblCellMar>
        </w:tblPrEx>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DEDD331" w14:textId="77777777" w:rsidR="00FF2FC6" w:rsidRDefault="00000000">
            <w:r>
              <w:rPr>
                <w:rFonts w:eastAsia="Helvetica Neue"/>
                <w:sz w:val="20"/>
                <w:szCs w:val="20"/>
              </w:rPr>
              <w:lastRenderedPageBreak/>
              <w:t>L171-183</w:t>
            </w:r>
          </w:p>
        </w:tc>
        <w:tc>
          <w:tcPr>
            <w:tcW w:w="5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7CBE3CE" w14:textId="77777777" w:rsidR="00FF2FC6" w:rsidRDefault="00000000">
            <w:r>
              <w:rPr>
                <w:rFonts w:eastAsia="Helvetica Neue"/>
                <w:sz w:val="20"/>
                <w:szCs w:val="20"/>
              </w:rPr>
              <w:t>COMMON_STYLE: "Photorealistic" → "NOT photorealistic" + New Yorker / Economist 指向</w:t>
            </w:r>
          </w:p>
        </w:tc>
        <w:tc>
          <w:tcPr>
            <w:tcW w:w="2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3EF29FB" w14:textId="77777777" w:rsidR="00FF2FC6" w:rsidRDefault="00000000">
            <w:r>
              <w:rPr>
                <w:rFonts w:eastAsia="Helvetica Neue"/>
                <w:sz w:val="20"/>
                <w:szCs w:val="20"/>
              </w:rPr>
              <w:t>Patch 3</w:t>
            </w:r>
          </w:p>
        </w:tc>
      </w:tr>
      <w:tr w:rsidR="00FF2FC6" w14:paraId="3F08475A" w14:textId="77777777">
        <w:tblPrEx>
          <w:tblCellMar>
            <w:top w:w="0" w:type="dxa"/>
            <w:bottom w:w="0" w:type="dxa"/>
          </w:tblCellMar>
        </w:tblPrEx>
        <w:tc>
          <w:tcPr>
            <w:tcW w:w="14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8FF4503" w14:textId="77777777" w:rsidR="00FF2FC6" w:rsidRDefault="00000000">
            <w:r>
              <w:rPr>
                <w:rFonts w:eastAsia="Helvetica Neue"/>
                <w:sz w:val="20"/>
                <w:szCs w:val="20"/>
              </w:rPr>
              <w:t>L258-289</w:t>
            </w:r>
          </w:p>
        </w:tc>
        <w:tc>
          <w:tcPr>
            <w:tcW w:w="57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4078291" w14:textId="77777777" w:rsidR="00FF2FC6" w:rsidRDefault="00000000">
            <w:r>
              <w:rPr>
                <w:rFonts w:eastAsia="Helvetica Neue"/>
                <w:sz w:val="20"/>
                <w:szCs w:val="20"/>
              </w:rPr>
              <w:t>VISUAL_CONCEPT_SYSTEM_PROMPT: REQUIRED OUTPUT SCHEMA 明示</w:t>
            </w:r>
          </w:p>
        </w:tc>
        <w:tc>
          <w:tcPr>
            <w:tcW w:w="2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F28E5E4" w14:textId="77777777" w:rsidR="00FF2FC6" w:rsidRDefault="00000000">
            <w:r>
              <w:rPr>
                <w:rFonts w:eastAsia="Helvetica Neue"/>
                <w:sz w:val="20"/>
                <w:szCs w:val="20"/>
              </w:rPr>
              <w:t>Patch 6</w:t>
            </w:r>
          </w:p>
        </w:tc>
      </w:tr>
      <w:tr w:rsidR="00FF2FC6" w14:paraId="12C67764" w14:textId="77777777">
        <w:tblPrEx>
          <w:tblCellMar>
            <w:top w:w="0" w:type="dxa"/>
            <w:bottom w:w="0" w:type="dxa"/>
          </w:tblCellMar>
        </w:tblPrEx>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BA61446" w14:textId="77777777" w:rsidR="00FF2FC6" w:rsidRDefault="00000000">
            <w:r>
              <w:rPr>
                <w:rFonts w:eastAsia="Helvetica Neue"/>
                <w:sz w:val="20"/>
                <w:szCs w:val="20"/>
              </w:rPr>
              <w:t>L275-281</w:t>
            </w:r>
          </w:p>
        </w:tc>
        <w:tc>
          <w:tcPr>
            <w:tcW w:w="5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D648D54" w14:textId="77777777" w:rsidR="00FF2FC6" w:rsidRDefault="00000000">
            <w:r>
              <w:rPr>
                <w:rFonts w:eastAsia="Helvetica Neue"/>
                <w:sz w:val="20"/>
                <w:szCs w:val="20"/>
              </w:rPr>
              <w:t>generationConfig: thinkingBudget=0 + maxOutputTokens 300 → 1024</w:t>
            </w:r>
          </w:p>
        </w:tc>
        <w:tc>
          <w:tcPr>
            <w:tcW w:w="2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58ECFCB" w14:textId="77777777" w:rsidR="00FF2FC6" w:rsidRDefault="00000000">
            <w:r>
              <w:rPr>
                <w:rFonts w:eastAsia="Helvetica Neue"/>
                <w:sz w:val="20"/>
                <w:szCs w:val="20"/>
              </w:rPr>
              <w:t>Patch 1</w:t>
            </w:r>
          </w:p>
        </w:tc>
      </w:tr>
      <w:tr w:rsidR="00FF2FC6" w14:paraId="5293A541" w14:textId="77777777">
        <w:tblPrEx>
          <w:tblCellMar>
            <w:top w:w="0" w:type="dxa"/>
            <w:bottom w:w="0" w:type="dxa"/>
          </w:tblCellMar>
        </w:tblPrEx>
        <w:tc>
          <w:tcPr>
            <w:tcW w:w="14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2DEE63B" w14:textId="77777777" w:rsidR="00FF2FC6" w:rsidRDefault="00000000">
            <w:r>
              <w:rPr>
                <w:rFonts w:eastAsia="Helvetica Neue"/>
                <w:sz w:val="20"/>
                <w:szCs w:val="20"/>
              </w:rPr>
              <w:t>L344-385</w:t>
            </w:r>
          </w:p>
        </w:tc>
        <w:tc>
          <w:tcPr>
            <w:tcW w:w="57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C335A66" w14:textId="77777777" w:rsidR="00FF2FC6" w:rsidRDefault="00000000">
            <w:r>
              <w:rPr>
                <w:rFonts w:eastAsia="Helvetica Neue"/>
                <w:sz w:val="20"/>
                <w:szCs w:val="20"/>
              </w:rPr>
              <w:t>_parse_concept_json: markdown fence / prefix 除去 + step_N_ field 正規化</w:t>
            </w:r>
          </w:p>
        </w:tc>
        <w:tc>
          <w:tcPr>
            <w:tcW w:w="2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91FC348" w14:textId="77777777" w:rsidR="00FF2FC6" w:rsidRDefault="00000000">
            <w:r>
              <w:rPr>
                <w:rFonts w:eastAsia="Helvetica Neue"/>
                <w:sz w:val="20"/>
                <w:szCs w:val="20"/>
              </w:rPr>
              <w:t>Patch 2 + 6</w:t>
            </w:r>
          </w:p>
        </w:tc>
      </w:tr>
      <w:tr w:rsidR="00FF2FC6" w14:paraId="463F1E33" w14:textId="77777777">
        <w:tblPrEx>
          <w:tblCellMar>
            <w:top w:w="0" w:type="dxa"/>
            <w:bottom w:w="0" w:type="dxa"/>
          </w:tblCellMar>
        </w:tblPrEx>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5379173" w14:textId="77777777" w:rsidR="00FF2FC6" w:rsidRDefault="00000000">
            <w:r>
              <w:rPr>
                <w:rFonts w:eastAsia="Helvetica Neue"/>
                <w:sz w:val="20"/>
                <w:szCs w:val="20"/>
              </w:rPr>
              <w:t>L412-420</w:t>
            </w:r>
          </w:p>
        </w:tc>
        <w:tc>
          <w:tcPr>
            <w:tcW w:w="5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FD38C4B" w14:textId="77777777" w:rsidR="00FF2FC6" w:rsidRDefault="00000000">
            <w:r>
              <w:rPr>
                <w:rFonts w:eastAsia="Helvetica Neue"/>
                <w:sz w:val="20"/>
                <w:szCs w:val="20"/>
              </w:rPr>
              <w:t>_needs_retry: &lt;= 2 words → &lt; 1 word (SPEC 矛盾解消)</w:t>
            </w:r>
          </w:p>
        </w:tc>
        <w:tc>
          <w:tcPr>
            <w:tcW w:w="2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1B9F6D5" w14:textId="77777777" w:rsidR="00FF2FC6" w:rsidRDefault="00000000">
            <w:r>
              <w:rPr>
                <w:rFonts w:eastAsia="Helvetica Neue"/>
                <w:sz w:val="20"/>
                <w:szCs w:val="20"/>
              </w:rPr>
              <w:t>Patch 6</w:t>
            </w:r>
          </w:p>
        </w:tc>
      </w:tr>
      <w:tr w:rsidR="00FF2FC6" w14:paraId="67F339B1" w14:textId="77777777">
        <w:tblPrEx>
          <w:tblCellMar>
            <w:top w:w="0" w:type="dxa"/>
            <w:bottom w:w="0" w:type="dxa"/>
          </w:tblCellMar>
        </w:tblPrEx>
        <w:tc>
          <w:tcPr>
            <w:tcW w:w="14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E7655AD" w14:textId="77777777" w:rsidR="00FF2FC6" w:rsidRDefault="00000000">
            <w:r>
              <w:rPr>
                <w:rFonts w:eastAsia="Helvetica Neue"/>
                <w:sz w:val="20"/>
                <w:szCs w:val="20"/>
              </w:rPr>
              <w:t>L575-605</w:t>
            </w:r>
          </w:p>
        </w:tc>
        <w:tc>
          <w:tcPr>
            <w:tcW w:w="57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CC1D52C" w14:textId="77777777" w:rsidR="00FF2FC6" w:rsidRDefault="00000000">
            <w:r>
              <w:rPr>
                <w:rFonts w:eastAsia="Helvetica Neue"/>
                <w:sz w:val="20"/>
                <w:szCs w:val="20"/>
              </w:rPr>
              <w:t>call_gemini_image: HTTP 404 時に FALLBACK_IMAGE_MODEL へ自動切替</w:t>
            </w:r>
          </w:p>
        </w:tc>
        <w:tc>
          <w:tcPr>
            <w:tcW w:w="2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31BAE1C" w14:textId="77777777" w:rsidR="00FF2FC6" w:rsidRDefault="00000000">
            <w:r>
              <w:rPr>
                <w:rFonts w:eastAsia="Helvetica Neue"/>
                <w:sz w:val="20"/>
                <w:szCs w:val="20"/>
              </w:rPr>
              <w:t>(決定)</w:t>
            </w:r>
          </w:p>
        </w:tc>
      </w:tr>
      <w:tr w:rsidR="00FF2FC6" w14:paraId="079F0631" w14:textId="77777777">
        <w:tblPrEx>
          <w:tblCellMar>
            <w:top w:w="0" w:type="dxa"/>
            <w:bottom w:w="0" w:type="dxa"/>
          </w:tblCellMar>
        </w:tblPrEx>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8F92D1D" w14:textId="77777777" w:rsidR="00FF2FC6" w:rsidRDefault="00000000">
            <w:r>
              <w:rPr>
                <w:rFonts w:eastAsia="Helvetica Neue"/>
                <w:sz w:val="20"/>
                <w:szCs w:val="20"/>
              </w:rPr>
              <w:t>L773-830</w:t>
            </w:r>
          </w:p>
        </w:tc>
        <w:tc>
          <w:tcPr>
            <w:tcW w:w="5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A44AE5F" w14:textId="77777777" w:rsidR="00FF2FC6" w:rsidRDefault="00000000">
            <w:r>
              <w:rPr>
                <w:rFonts w:eastAsia="Helvetica Neue"/>
                <w:sz w:val="20"/>
                <w:szCs w:val="20"/>
              </w:rPr>
              <w:t>detect_image_dimensions: PNG/JPEG/WebP 多形式対応 (新設)</w:t>
            </w:r>
          </w:p>
        </w:tc>
        <w:tc>
          <w:tcPr>
            <w:tcW w:w="2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7E21728" w14:textId="77777777" w:rsidR="00FF2FC6" w:rsidRDefault="00000000">
            <w:r>
              <w:rPr>
                <w:rFonts w:eastAsia="Helvetica Neue"/>
                <w:sz w:val="20"/>
                <w:szCs w:val="20"/>
              </w:rPr>
              <w:t>Patch 7</w:t>
            </w:r>
          </w:p>
        </w:tc>
      </w:tr>
      <w:tr w:rsidR="00FF2FC6" w14:paraId="4D7D2CC0" w14:textId="77777777">
        <w:tblPrEx>
          <w:tblCellMar>
            <w:top w:w="0" w:type="dxa"/>
            <w:bottom w:w="0" w:type="dxa"/>
          </w:tblCellMar>
        </w:tblPrEx>
        <w:tc>
          <w:tcPr>
            <w:tcW w:w="14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ABD432A" w14:textId="77777777" w:rsidR="00FF2FC6" w:rsidRDefault="00000000">
            <w:r>
              <w:rPr>
                <w:rFonts w:eastAsia="Helvetica Neue"/>
                <w:sz w:val="20"/>
                <w:szCs w:val="20"/>
              </w:rPr>
              <w:t>L834-835</w:t>
            </w:r>
          </w:p>
        </w:tc>
        <w:tc>
          <w:tcPr>
            <w:tcW w:w="57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9C69965" w14:textId="77777777" w:rsidR="00FF2FC6" w:rsidRDefault="00000000">
            <w:r>
              <w:rPr>
                <w:rFonts w:eastAsia="Helvetica Neue"/>
                <w:sz w:val="20"/>
                <w:szCs w:val="20"/>
              </w:rPr>
              <w:t>detect_png_dimensions: deprecated wrapper 化 (後方互換)</w:t>
            </w:r>
          </w:p>
        </w:tc>
        <w:tc>
          <w:tcPr>
            <w:tcW w:w="2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2F78A30" w14:textId="77777777" w:rsidR="00FF2FC6" w:rsidRDefault="00000000">
            <w:r>
              <w:rPr>
                <w:rFonts w:eastAsia="Helvetica Neue"/>
                <w:sz w:val="20"/>
                <w:szCs w:val="20"/>
              </w:rPr>
              <w:t>Patch 7</w:t>
            </w:r>
          </w:p>
        </w:tc>
      </w:tr>
      <w:tr w:rsidR="00FF2FC6" w14:paraId="06B7F315" w14:textId="77777777">
        <w:tblPrEx>
          <w:tblCellMar>
            <w:top w:w="0" w:type="dxa"/>
            <w:bottom w:w="0" w:type="dxa"/>
          </w:tblCellMar>
        </w:tblPrEx>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62AAF5E" w14:textId="77777777" w:rsidR="00FF2FC6" w:rsidRDefault="00000000">
            <w:r>
              <w:rPr>
                <w:rFonts w:eastAsia="Helvetica Neue"/>
                <w:sz w:val="20"/>
                <w:szCs w:val="20"/>
              </w:rPr>
              <w:t>L840-870</w:t>
            </w:r>
          </w:p>
        </w:tc>
        <w:tc>
          <w:tcPr>
            <w:tcW w:w="5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E969F63" w14:textId="77777777" w:rsidR="00FF2FC6" w:rsidRDefault="00000000">
            <w:r>
              <w:rPr>
                <w:rFonts w:eastAsia="Helvetica Neue"/>
                <w:sz w:val="20"/>
                <w:szCs w:val="20"/>
              </w:rPr>
              <w:t>warn_if_not_16x9: format パラメータを log 出力に追加</w:t>
            </w:r>
          </w:p>
        </w:tc>
        <w:tc>
          <w:tcPr>
            <w:tcW w:w="2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36D6492" w14:textId="77777777" w:rsidR="00FF2FC6" w:rsidRDefault="00000000">
            <w:r>
              <w:rPr>
                <w:rFonts w:eastAsia="Helvetica Neue"/>
                <w:sz w:val="20"/>
                <w:szCs w:val="20"/>
              </w:rPr>
              <w:t>Patch 7</w:t>
            </w:r>
          </w:p>
        </w:tc>
      </w:tr>
    </w:tbl>
    <w:p w14:paraId="59F52F64" w14:textId="77777777" w:rsidR="00FF2FC6" w:rsidRDefault="00000000">
      <w:pPr>
        <w:pStyle w:val="2"/>
      </w:pPr>
      <w:r>
        <w:t>B.4 コード変更 (layouts/wsj/list.html)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6120"/>
        <w:gridCol w:w="1800"/>
      </w:tblGrid>
      <w:tr w:rsidR="00FF2FC6" w14:paraId="126A0105" w14:textId="77777777">
        <w:tblPrEx>
          <w:tblCellMar>
            <w:top w:w="0" w:type="dxa"/>
            <w:bottom w:w="0" w:type="dxa"/>
          </w:tblCellMar>
        </w:tblPrEx>
        <w:trPr>
          <w:tblHeader/>
        </w:trPr>
        <w:tc>
          <w:tcPr>
            <w:tcW w:w="144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2E27E319" w14:textId="77777777" w:rsidR="00FF2FC6" w:rsidRDefault="00000000">
            <w:r>
              <w:rPr>
                <w:rFonts w:eastAsia="Helvetica Neue"/>
                <w:b/>
                <w:bCs/>
                <w:color w:val="FFFFFF"/>
                <w:sz w:val="20"/>
                <w:szCs w:val="20"/>
              </w:rPr>
              <w:t>行付近</w:t>
            </w:r>
          </w:p>
        </w:tc>
        <w:tc>
          <w:tcPr>
            <w:tcW w:w="612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4B4012C5" w14:textId="77777777" w:rsidR="00FF2FC6" w:rsidRDefault="00000000">
            <w:r>
              <w:rPr>
                <w:rFonts w:eastAsia="Helvetica Neue"/>
                <w:b/>
                <w:bCs/>
                <w:color w:val="FFFFFF"/>
                <w:sz w:val="20"/>
                <w:szCs w:val="20"/>
              </w:rPr>
              <w:t>変更内容</w:t>
            </w:r>
          </w:p>
        </w:tc>
        <w:tc>
          <w:tcPr>
            <w:tcW w:w="18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741CDD7D" w14:textId="77777777" w:rsidR="00FF2FC6" w:rsidRDefault="00000000">
            <w:r>
              <w:rPr>
                <w:rFonts w:eastAsia="Helvetica Neue"/>
                <w:b/>
                <w:bCs/>
                <w:color w:val="FFFFFF"/>
                <w:sz w:val="20"/>
                <w:szCs w:val="20"/>
              </w:rPr>
              <w:t>分類</w:t>
            </w:r>
          </w:p>
        </w:tc>
      </w:tr>
      <w:tr w:rsidR="00FF2FC6" w14:paraId="30012C5E" w14:textId="77777777">
        <w:tblPrEx>
          <w:tblCellMar>
            <w:top w:w="0" w:type="dxa"/>
            <w:bottom w:w="0" w:type="dxa"/>
          </w:tblCellMar>
        </w:tblPrEx>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7B5D2FE" w14:textId="77777777" w:rsidR="00FF2FC6" w:rsidRDefault="00000000">
            <w:r>
              <w:rPr>
                <w:rFonts w:eastAsia="Helvetica Neue"/>
                <w:sz w:val="20"/>
                <w:szCs w:val="20"/>
              </w:rPr>
              <w:t>L36-52</w:t>
            </w:r>
          </w:p>
        </w:tc>
        <w:tc>
          <w:tcPr>
            <w:tcW w:w="61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56C1A43" w14:textId="77777777" w:rsidR="00FF2FC6" w:rsidRDefault="00000000">
            <w:r>
              <w:rPr>
                <w:rFonts w:eastAsia="Helvetica Neue"/>
                <w:sz w:val="20"/>
                <w:szCs w:val="20"/>
              </w:rPr>
              <w:t>.cover-photo の background shorthand → longhand 分解 (background-image/size/position/repeat/blend-mode)</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F385AD2" w14:textId="77777777" w:rsidR="00FF2FC6" w:rsidRDefault="00000000">
            <w:r>
              <w:rPr>
                <w:rFonts w:eastAsia="Helvetica Neue"/>
                <w:sz w:val="20"/>
                <w:szCs w:val="20"/>
              </w:rPr>
              <w:t>Safari fix</w:t>
            </w:r>
          </w:p>
        </w:tc>
      </w:tr>
      <w:tr w:rsidR="00FF2FC6" w14:paraId="4DD5B9CA" w14:textId="77777777">
        <w:tblPrEx>
          <w:tblCellMar>
            <w:top w:w="0" w:type="dxa"/>
            <w:bottom w:w="0" w:type="dxa"/>
          </w:tblCellMar>
        </w:tblPrEx>
        <w:tc>
          <w:tcPr>
            <w:tcW w:w="14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80FD237" w14:textId="77777777" w:rsidR="00FF2FC6" w:rsidRDefault="00000000">
            <w:r>
              <w:rPr>
                <w:rFonts w:eastAsia="Helvetica Neue"/>
                <w:sz w:val="20"/>
                <w:szCs w:val="20"/>
              </w:rPr>
              <w:t>L41</w:t>
            </w:r>
          </w:p>
        </w:tc>
        <w:tc>
          <w:tcPr>
            <w:tcW w:w="612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2004712" w14:textId="77777777" w:rsidR="00FF2FC6" w:rsidRDefault="00000000">
            <w:r>
              <w:rPr>
                <w:rFonts w:eastAsia="Helvetica Neue"/>
                <w:sz w:val="20"/>
                <w:szCs w:val="20"/>
              </w:rPr>
              <w:t>transition: background-image → opacity (Safari で background-image transition 不安定)</w:t>
            </w:r>
          </w:p>
        </w:tc>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FB35521" w14:textId="77777777" w:rsidR="00FF2FC6" w:rsidRDefault="00000000">
            <w:r>
              <w:rPr>
                <w:rFonts w:eastAsia="Helvetica Neue"/>
                <w:sz w:val="20"/>
                <w:szCs w:val="20"/>
              </w:rPr>
              <w:t>Safari fix</w:t>
            </w:r>
          </w:p>
        </w:tc>
      </w:tr>
      <w:tr w:rsidR="00FF2FC6" w14:paraId="03813E9E" w14:textId="77777777">
        <w:tblPrEx>
          <w:tblCellMar>
            <w:top w:w="0" w:type="dxa"/>
            <w:bottom w:w="0" w:type="dxa"/>
          </w:tblCellMar>
        </w:tblPrEx>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B455C51" w14:textId="77777777" w:rsidR="00FF2FC6" w:rsidRDefault="00000000">
            <w:r>
              <w:rPr>
                <w:rFonts w:eastAsia="Helvetica Neue"/>
                <w:sz w:val="20"/>
                <w:szCs w:val="20"/>
              </w:rPr>
              <w:t>L42</w:t>
            </w:r>
          </w:p>
        </w:tc>
        <w:tc>
          <w:tcPr>
            <w:tcW w:w="61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EF35269" w14:textId="77777777" w:rsidR="00FF2FC6" w:rsidRDefault="00000000">
            <w:r>
              <w:rPr>
                <w:rFonts w:eastAsia="Helvetica Neue"/>
                <w:sz w:val="20"/>
                <w:szCs w:val="20"/>
              </w:rPr>
              <w:t>will-change: background-image 追加 (独立レイヤー合成ヒント)</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7AD6ED1" w14:textId="77777777" w:rsidR="00FF2FC6" w:rsidRDefault="00000000">
            <w:r>
              <w:rPr>
                <w:rFonts w:eastAsia="Helvetica Neue"/>
                <w:sz w:val="20"/>
                <w:szCs w:val="20"/>
              </w:rPr>
              <w:t>Safari fix</w:t>
            </w:r>
          </w:p>
        </w:tc>
      </w:tr>
      <w:tr w:rsidR="00FF2FC6" w14:paraId="63BAA0C6" w14:textId="77777777">
        <w:tblPrEx>
          <w:tblCellMar>
            <w:top w:w="0" w:type="dxa"/>
            <w:bottom w:w="0" w:type="dxa"/>
          </w:tblCellMar>
        </w:tblPrEx>
        <w:tc>
          <w:tcPr>
            <w:tcW w:w="14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04BDC16" w14:textId="77777777" w:rsidR="00FF2FC6" w:rsidRDefault="00000000">
            <w:r>
              <w:rPr>
                <w:rFonts w:eastAsia="Helvetica Neue"/>
                <w:sz w:val="20"/>
                <w:szCs w:val="20"/>
              </w:rPr>
              <w:t>L151-152</w:t>
            </w:r>
          </w:p>
        </w:tc>
        <w:tc>
          <w:tcPr>
            <w:tcW w:w="612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94703AB" w14:textId="77777777" w:rsidR="00FF2FC6" w:rsidRDefault="00000000">
            <w:r>
              <w:rPr>
                <w:rFonts w:eastAsia="Helvetica Neue"/>
                <w:sz w:val="20"/>
                <w:szCs w:val="20"/>
              </w:rPr>
              <w:t>--hero-img inline style を親 .cover から子 .cover-photo に移動 (inheritance hop 削除)</w:t>
            </w:r>
          </w:p>
        </w:tc>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464A27E" w14:textId="77777777" w:rsidR="00FF2FC6" w:rsidRDefault="00000000">
            <w:r>
              <w:rPr>
                <w:rFonts w:eastAsia="Helvetica Neue"/>
                <w:sz w:val="20"/>
                <w:szCs w:val="20"/>
              </w:rPr>
              <w:t>Safari fix</w:t>
            </w:r>
          </w:p>
        </w:tc>
      </w:tr>
    </w:tbl>
    <w:p w14:paraId="09B6C671" w14:textId="77777777" w:rsidR="00FF2FC6" w:rsidRDefault="00000000">
      <w:pPr>
        <w:pStyle w:val="2"/>
      </w:pPr>
      <w:r>
        <w:t>B.5 関連ファイル変更</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000"/>
        <w:gridCol w:w="1360"/>
      </w:tblGrid>
      <w:tr w:rsidR="00FF2FC6" w14:paraId="6832B469" w14:textId="77777777">
        <w:tblPrEx>
          <w:tblCellMar>
            <w:top w:w="0" w:type="dxa"/>
            <w:bottom w:w="0" w:type="dxa"/>
          </w:tblCellMar>
        </w:tblPrEx>
        <w:trPr>
          <w:tblHeader/>
        </w:trPr>
        <w:tc>
          <w:tcPr>
            <w:tcW w:w="40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43E78FDA" w14:textId="77777777" w:rsidR="00FF2FC6" w:rsidRDefault="00000000">
            <w:r>
              <w:rPr>
                <w:rFonts w:eastAsia="Helvetica Neue"/>
                <w:b/>
                <w:bCs/>
                <w:color w:val="FFFFFF"/>
                <w:sz w:val="20"/>
                <w:szCs w:val="20"/>
              </w:rPr>
              <w:t>ファイル</w:t>
            </w:r>
          </w:p>
        </w:tc>
        <w:tc>
          <w:tcPr>
            <w:tcW w:w="40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25867DE1" w14:textId="77777777" w:rsidR="00FF2FC6" w:rsidRDefault="00000000">
            <w:r>
              <w:rPr>
                <w:rFonts w:eastAsia="Helvetica Neue"/>
                <w:b/>
                <w:bCs/>
                <w:color w:val="FFFFFF"/>
                <w:sz w:val="20"/>
                <w:szCs w:val="20"/>
              </w:rPr>
              <w:t>変更</w:t>
            </w:r>
          </w:p>
        </w:tc>
        <w:tc>
          <w:tcPr>
            <w:tcW w:w="13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3397F8DB" w14:textId="77777777" w:rsidR="00FF2FC6" w:rsidRDefault="00000000">
            <w:r>
              <w:rPr>
                <w:rFonts w:eastAsia="Helvetica Neue"/>
                <w:b/>
                <w:bCs/>
                <w:color w:val="FFFFFF"/>
                <w:sz w:val="20"/>
                <w:szCs w:val="20"/>
              </w:rPr>
              <w:t>分類</w:t>
            </w:r>
          </w:p>
        </w:tc>
      </w:tr>
      <w:tr w:rsidR="00FF2FC6" w14:paraId="207E7D0C" w14:textId="77777777">
        <w:tblPrEx>
          <w:tblCellMar>
            <w:top w:w="0" w:type="dxa"/>
            <w:bottom w:w="0" w:type="dxa"/>
          </w:tblCellMar>
        </w:tblPrEx>
        <w:tc>
          <w:tcPr>
            <w:tcW w:w="4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C400B97" w14:textId="77777777" w:rsidR="00FF2FC6" w:rsidRDefault="00000000">
            <w:r>
              <w:rPr>
                <w:rFonts w:eastAsia="Helvetica Neue"/>
                <w:sz w:val="20"/>
                <w:szCs w:val="20"/>
              </w:rPr>
              <w:t>scripts/generate_hero_image.py</w:t>
            </w:r>
          </w:p>
        </w:tc>
        <w:tc>
          <w:tcPr>
            <w:tcW w:w="4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0098BD4" w14:textId="77777777" w:rsidR="00FF2FC6" w:rsidRDefault="00000000">
            <w:r>
              <w:rPr>
                <w:rFonts w:eastAsia="Helvetica Neue"/>
                <w:sz w:val="20"/>
                <w:szCs w:val="20"/>
              </w:rPr>
              <w:t>+243 / -79 行 (commit f42b65c)</w:t>
            </w:r>
          </w:p>
        </w:tc>
        <w:tc>
          <w:tcPr>
            <w:tcW w:w="13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946141D" w14:textId="77777777" w:rsidR="00FF2FC6" w:rsidRDefault="00000000">
            <w:r>
              <w:rPr>
                <w:rFonts w:eastAsia="Helvetica Neue"/>
                <w:sz w:val="20"/>
                <w:szCs w:val="20"/>
              </w:rPr>
              <w:t>実装</w:t>
            </w:r>
          </w:p>
        </w:tc>
      </w:tr>
      <w:tr w:rsidR="00FF2FC6" w14:paraId="531E72EA" w14:textId="77777777">
        <w:tblPrEx>
          <w:tblCellMar>
            <w:top w:w="0" w:type="dxa"/>
            <w:bottom w:w="0" w:type="dxa"/>
          </w:tblCellMar>
        </w:tblPrEx>
        <w:tc>
          <w:tcPr>
            <w:tcW w:w="4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F8FE70A" w14:textId="77777777" w:rsidR="00FF2FC6" w:rsidRDefault="00000000">
            <w:r>
              <w:rPr>
                <w:rFonts w:eastAsia="Helvetica Neue"/>
                <w:sz w:val="20"/>
                <w:szCs w:val="20"/>
              </w:rPr>
              <w:t>layouts/wsj/list.html</w:t>
            </w:r>
          </w:p>
        </w:tc>
        <w:tc>
          <w:tcPr>
            <w:tcW w:w="4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E9F2E85" w14:textId="77777777" w:rsidR="00FF2FC6" w:rsidRDefault="00000000">
            <w:r>
              <w:rPr>
                <w:rFonts w:eastAsia="Helvetica Neue"/>
                <w:sz w:val="20"/>
                <w:szCs w:val="20"/>
              </w:rPr>
              <w:t>+23 / -2 行 (commit f42b65c)</w:t>
            </w:r>
          </w:p>
        </w:tc>
        <w:tc>
          <w:tcPr>
            <w:tcW w:w="13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BC86D85" w14:textId="77777777" w:rsidR="00FF2FC6" w:rsidRDefault="00000000">
            <w:r>
              <w:rPr>
                <w:rFonts w:eastAsia="Helvetica Neue"/>
                <w:sz w:val="20"/>
                <w:szCs w:val="20"/>
              </w:rPr>
              <w:t>実装</w:t>
            </w:r>
          </w:p>
        </w:tc>
      </w:tr>
      <w:tr w:rsidR="00FF2FC6" w14:paraId="51201ACE" w14:textId="77777777">
        <w:tblPrEx>
          <w:tblCellMar>
            <w:top w:w="0" w:type="dxa"/>
            <w:bottom w:w="0" w:type="dxa"/>
          </w:tblCellMar>
        </w:tblPrEx>
        <w:tc>
          <w:tcPr>
            <w:tcW w:w="4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22B4E8D" w14:textId="77777777" w:rsidR="00FF2FC6" w:rsidRDefault="00000000">
            <w:r>
              <w:rPr>
                <w:rFonts w:eastAsia="Helvetica Neue"/>
                <w:sz w:val="20"/>
                <w:szCs w:val="20"/>
              </w:rPr>
              <w:t>verify_hero_v13_2026-04-22.html</w:t>
            </w:r>
          </w:p>
        </w:tc>
        <w:tc>
          <w:tcPr>
            <w:tcW w:w="4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271655E" w14:textId="77777777" w:rsidR="00FF2FC6" w:rsidRDefault="00000000">
            <w:r>
              <w:rPr>
                <w:rFonts w:eastAsia="Helvetica Neue"/>
                <w:sz w:val="20"/>
                <w:szCs w:val="20"/>
              </w:rPr>
              <w:t>新規配置 (A/B 比較レポート)</w:t>
            </w:r>
          </w:p>
        </w:tc>
        <w:tc>
          <w:tcPr>
            <w:tcW w:w="13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34AA170" w14:textId="77777777" w:rsidR="00FF2FC6" w:rsidRDefault="00000000">
            <w:r>
              <w:rPr>
                <w:rFonts w:eastAsia="Helvetica Neue"/>
                <w:sz w:val="20"/>
                <w:szCs w:val="20"/>
              </w:rPr>
              <w:t>検証成果物</w:t>
            </w:r>
          </w:p>
        </w:tc>
      </w:tr>
      <w:tr w:rsidR="00FF2FC6" w14:paraId="03085CAC" w14:textId="77777777">
        <w:tblPrEx>
          <w:tblCellMar>
            <w:top w:w="0" w:type="dxa"/>
            <w:bottom w:w="0" w:type="dxa"/>
          </w:tblCellMar>
        </w:tblPrEx>
        <w:tc>
          <w:tcPr>
            <w:tcW w:w="4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7B137DC" w14:textId="77777777" w:rsidR="00FF2FC6" w:rsidRDefault="00000000">
            <w:r>
              <w:rPr>
                <w:rFonts w:eastAsia="Helvetica Neue"/>
                <w:sz w:val="20"/>
                <w:szCs w:val="20"/>
              </w:rPr>
              <w:t>_preview_hero_v1.3_2026-04-22/</w:t>
            </w:r>
          </w:p>
        </w:tc>
        <w:tc>
          <w:tcPr>
            <w:tcW w:w="4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4B8E9C2" w14:textId="77777777" w:rsidR="00FF2FC6" w:rsidRDefault="00000000">
            <w:r>
              <w:rPr>
                <w:rFonts w:eastAsia="Helvetica Neue"/>
                <w:sz w:val="20"/>
                <w:szCs w:val="20"/>
              </w:rPr>
              <w:t>4 媒体 × illustration PNG 生成</w:t>
            </w:r>
          </w:p>
        </w:tc>
        <w:tc>
          <w:tcPr>
            <w:tcW w:w="13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4EC9477" w14:textId="77777777" w:rsidR="00FF2FC6" w:rsidRDefault="00000000">
            <w:r>
              <w:rPr>
                <w:rFonts w:eastAsia="Helvetica Neue"/>
                <w:sz w:val="20"/>
                <w:szCs w:val="20"/>
              </w:rPr>
              <w:t>検証成果物</w:t>
            </w:r>
          </w:p>
        </w:tc>
      </w:tr>
      <w:tr w:rsidR="00FF2FC6" w14:paraId="615A8B7D" w14:textId="77777777">
        <w:tblPrEx>
          <w:tblCellMar>
            <w:top w:w="0" w:type="dxa"/>
            <w:bottom w:w="0" w:type="dxa"/>
          </w:tblCellMar>
        </w:tblPrEx>
        <w:tc>
          <w:tcPr>
            <w:tcW w:w="4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2D7D1E0" w14:textId="77777777" w:rsidR="00FF2FC6" w:rsidRDefault="00000000">
            <w:r>
              <w:rPr>
                <w:rFonts w:eastAsia="Helvetica Neue"/>
                <w:sz w:val="20"/>
                <w:szCs w:val="20"/>
              </w:rPr>
              <w:t>Bolgheri_Daily_Brief_仕様書_v1.3_2026-04-23.docx</w:t>
            </w:r>
          </w:p>
        </w:tc>
        <w:tc>
          <w:tcPr>
            <w:tcW w:w="4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C9B82B3" w14:textId="77777777" w:rsidR="00FF2FC6" w:rsidRDefault="00000000">
            <w:r>
              <w:rPr>
                <w:rFonts w:eastAsia="Helvetica Neue"/>
                <w:sz w:val="20"/>
                <w:szCs w:val="20"/>
              </w:rPr>
              <w:t>v1.3 仕様書 (40 ページ A4)</w:t>
            </w:r>
          </w:p>
        </w:tc>
        <w:tc>
          <w:tcPr>
            <w:tcW w:w="13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4F1F540" w14:textId="77777777" w:rsidR="00FF2FC6" w:rsidRDefault="00000000">
            <w:r>
              <w:rPr>
                <w:rFonts w:eastAsia="Helvetica Neue"/>
                <w:sz w:val="20"/>
                <w:szCs w:val="20"/>
              </w:rPr>
              <w:t>ドキュメント</w:t>
            </w:r>
          </w:p>
        </w:tc>
      </w:tr>
      <w:tr w:rsidR="00FF2FC6" w14:paraId="3C6FE691" w14:textId="77777777">
        <w:tblPrEx>
          <w:tblCellMar>
            <w:top w:w="0" w:type="dxa"/>
            <w:bottom w:w="0" w:type="dxa"/>
          </w:tblCellMar>
        </w:tblPrEx>
        <w:tc>
          <w:tcPr>
            <w:tcW w:w="4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9A6222F" w14:textId="77777777" w:rsidR="00FF2FC6" w:rsidRDefault="00000000">
            <w:r>
              <w:rPr>
                <w:rFonts w:eastAsia="Helvetica Neue"/>
                <w:sz w:val="20"/>
                <w:szCs w:val="20"/>
              </w:rPr>
              <w:t>Bolgheri_Daily_Brief_仕様書_v1.4_2026-04-23.docx</w:t>
            </w:r>
          </w:p>
        </w:tc>
        <w:tc>
          <w:tcPr>
            <w:tcW w:w="4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57A54DF" w14:textId="77777777" w:rsidR="00FF2FC6" w:rsidRDefault="00000000">
            <w:r>
              <w:rPr>
                <w:rFonts w:eastAsia="Helvetica Neue"/>
                <w:sz w:val="20"/>
                <w:szCs w:val="20"/>
              </w:rPr>
              <w:t>本書 (v1.3 差分版)</w:t>
            </w:r>
          </w:p>
        </w:tc>
        <w:tc>
          <w:tcPr>
            <w:tcW w:w="13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116A2C9" w14:textId="77777777" w:rsidR="00FF2FC6" w:rsidRDefault="00000000">
            <w:r>
              <w:rPr>
                <w:rFonts w:eastAsia="Helvetica Neue"/>
                <w:sz w:val="20"/>
                <w:szCs w:val="20"/>
              </w:rPr>
              <w:t>ドキュメント</w:t>
            </w:r>
          </w:p>
        </w:tc>
      </w:tr>
    </w:tbl>
    <w:p w14:paraId="2BED1195" w14:textId="77777777" w:rsidR="00FF2FC6" w:rsidRDefault="00000000">
      <w:pPr>
        <w:pStyle w:val="2"/>
      </w:pPr>
      <w:r>
        <w:t>B.6 運用面の変化</w:t>
      </w:r>
    </w:p>
    <w:p w14:paraId="40C850DA" w14:textId="77777777" w:rsidR="00FF2FC6" w:rsidRDefault="00000000">
      <w:pPr>
        <w:pStyle w:val="a4"/>
        <w:numPr>
          <w:ilvl w:val="0"/>
          <w:numId w:val="2"/>
        </w:numPr>
        <w:spacing w:after="80"/>
      </w:pPr>
      <w:r>
        <w:rPr>
          <w:rFonts w:eastAsia="Helvetica Neue"/>
        </w:rPr>
        <w:lastRenderedPageBreak/>
        <w:t>git 操作は Cowork では permission 制約 (index.lock / HEAD.lock) があり不安定。ローカル Mac 実行を原則とする運用を §10.1.2 で既に規定済。v1.4 で実際に遵守されたことを確認。</w:t>
      </w:r>
    </w:p>
    <w:p w14:paraId="5FD29F39" w14:textId="77777777" w:rsidR="00FF2FC6" w:rsidRDefault="00000000">
      <w:pPr>
        <w:pStyle w:val="a4"/>
        <w:numPr>
          <w:ilvl w:val="0"/>
          <w:numId w:val="2"/>
        </w:numPr>
        <w:spacing w:after="80"/>
      </w:pPr>
      <w:r>
        <w:rPr>
          <w:rFonts w:eastAsia="Helvetica Neue"/>
        </w:rPr>
        <w:t>feature branch + merge --no-ff workflow が実際に使用され、main への直接 push なしで v1.4 を反映できた (§10.1)。</w:t>
      </w:r>
    </w:p>
    <w:p w14:paraId="2E333A5B" w14:textId="77777777" w:rsidR="00FF2FC6" w:rsidRDefault="00000000">
      <w:pPr>
        <w:pStyle w:val="a4"/>
        <w:numPr>
          <w:ilvl w:val="0"/>
          <w:numId w:val="2"/>
        </w:numPr>
        <w:spacing w:after="80"/>
      </w:pPr>
      <w:r>
        <w:rPr>
          <w:rFonts w:eastAsia="Helvetica Neue"/>
        </w:rPr>
        <w:t>API キー露出時の即時無効化プロトコル (§10.3) が実行され、作業完了後に旧キー delete 完了。</w:t>
      </w:r>
    </w:p>
    <w:p w14:paraId="7E527711" w14:textId="77777777" w:rsidR="00FF2FC6" w:rsidRDefault="00000000">
      <w:r>
        <w:br w:type="page"/>
      </w:r>
    </w:p>
    <w:p w14:paraId="3CAEC85A" w14:textId="77777777" w:rsidR="00FF2FC6" w:rsidRDefault="00000000">
      <w:pPr>
        <w:pStyle w:val="1"/>
      </w:pPr>
      <w:r>
        <w:lastRenderedPageBreak/>
        <w:t>付録C. SPEC_hero_v1.1_2026-04-22.md 原本全文 (参照用)</w:t>
      </w:r>
      <w:r>
        <w:rPr>
          <w:color w:val="B5322C"/>
          <w:sz w:val="20"/>
          <w:szCs w:val="20"/>
        </w:rPr>
        <w:t xml:space="preserve">  【v1.3 継承】</w:t>
      </w:r>
    </w:p>
    <w:p w14:paraId="1849043B" w14:textId="77777777" w:rsidR="00FF2FC6" w:rsidRDefault="00000000">
      <w:pPr>
        <w:spacing w:after="120"/>
      </w:pPr>
      <w:r>
        <w:rPr>
          <w:rFonts w:eastAsia="Helvetica Neue"/>
        </w:rPr>
        <w:t>本付録は SPEC_hero_v1.1_2026-04-22.md (2026-04-22 作成、440 行) の原本をそのまま転載する。§4 は本原本の内容を書式整形して統合したものであり、文言に差異がある場合は本原本を原典とする。</w:t>
      </w:r>
    </w:p>
    <w:p w14:paraId="4434159D" w14:textId="77777777" w:rsidR="00FF2FC6" w:rsidRDefault="00000000">
      <w:pPr>
        <w:spacing w:after="120"/>
      </w:pPr>
      <w:r>
        <w:rPr>
          <w:rFonts w:eastAsia="Helvetica Neue"/>
          <w:i/>
          <w:iCs/>
          <w:color w:val="A86A1A"/>
        </w:rPr>
        <w:t>なお v1.4 では本原本の §7.2 retry 判定 (&lt;=2 words) に SPEC 自己矛盾が発見され、実装は §9.6.3 の通り緩和された (SPEC §7.3 の GOOD 例と整合)。</w:t>
      </w:r>
    </w:p>
    <w:p w14:paraId="1D2DFB22" w14:textId="77777777" w:rsidR="00FF2FC6" w:rsidRDefault="00000000">
      <w:pPr>
        <w:spacing w:after="120"/>
      </w:pPr>
      <w:r>
        <w:rPr>
          <w:rFonts w:eastAsia="Helvetica Neue"/>
          <w:color w:val="6A6D74"/>
        </w:rPr>
        <w:t>─────────────────────────────────────</w:t>
      </w:r>
    </w:p>
    <w:p w14:paraId="08080BB1" w14:textId="77777777" w:rsidR="00FF2FC6" w:rsidRDefault="00000000">
      <w:pPr>
        <w:shd w:val="clear" w:color="auto" w:fill="F6F4EE"/>
        <w:ind w:left="360"/>
      </w:pPr>
      <w:r>
        <w:rPr>
          <w:rFonts w:ascii="Courier New" w:eastAsia="Courier New" w:hAnsi="Courier New" w:cs="Courier New"/>
          <w:color w:val="303641"/>
          <w:sz w:val="18"/>
          <w:szCs w:val="18"/>
        </w:rPr>
        <w:t># SPEC v1.1: `scripts/generate_hero_image.py` ヒーロー画像生成ロジック刷新</w:t>
      </w:r>
    </w:p>
    <w:p w14:paraId="37B52B97"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C5612BA" w14:textId="77777777" w:rsidR="00FF2FC6" w:rsidRDefault="00000000">
      <w:pPr>
        <w:shd w:val="clear" w:color="auto" w:fill="F6F4EE"/>
        <w:ind w:left="360"/>
      </w:pPr>
      <w:r>
        <w:rPr>
          <w:rFonts w:ascii="Courier New" w:eastAsia="Courier New" w:hAnsi="Courier New" w:cs="Courier New"/>
          <w:color w:val="303641"/>
          <w:sz w:val="18"/>
          <w:szCs w:val="18"/>
        </w:rPr>
        <w:t>**作成日:** 2026-04-22</w:t>
      </w:r>
    </w:p>
    <w:p w14:paraId="4D193F5D" w14:textId="77777777" w:rsidR="00FF2FC6" w:rsidRDefault="00000000">
      <w:pPr>
        <w:shd w:val="clear" w:color="auto" w:fill="F6F4EE"/>
        <w:ind w:left="360"/>
      </w:pPr>
      <w:r>
        <w:rPr>
          <w:rFonts w:ascii="Courier New" w:eastAsia="Courier New" w:hAnsi="Courier New" w:cs="Courier New"/>
          <w:color w:val="303641"/>
          <w:sz w:val="18"/>
          <w:szCs w:val="18"/>
        </w:rPr>
        <w:t>**対象:** Claude Code 実装用決定版仕様書</w:t>
      </w:r>
    </w:p>
    <w:p w14:paraId="5CA0ABCC" w14:textId="77777777" w:rsidR="00FF2FC6" w:rsidRDefault="00000000">
      <w:pPr>
        <w:shd w:val="clear" w:color="auto" w:fill="F6F4EE"/>
        <w:ind w:left="360"/>
      </w:pPr>
      <w:r>
        <w:rPr>
          <w:rFonts w:ascii="Courier New" w:eastAsia="Courier New" w:hAnsi="Courier New" w:cs="Courier New"/>
          <w:color w:val="303641"/>
          <w:sz w:val="18"/>
          <w:szCs w:val="18"/>
        </w:rPr>
        <w:t>**前提条件:** 完全無料運用 (Gemini 2.5 Flash 無料枠のみ使用)</w:t>
      </w:r>
    </w:p>
    <w:p w14:paraId="1AEBA939" w14:textId="77777777" w:rsidR="00FF2FC6" w:rsidRDefault="00000000">
      <w:pPr>
        <w:shd w:val="clear" w:color="auto" w:fill="F6F4EE"/>
        <w:ind w:left="360"/>
      </w:pPr>
      <w:r>
        <w:rPr>
          <w:rFonts w:ascii="Courier New" w:eastAsia="Courier New" w:hAnsi="Courier New" w:cs="Courier New"/>
          <w:color w:val="303641"/>
          <w:sz w:val="18"/>
          <w:szCs w:val="18"/>
        </w:rPr>
        <w:t>**改版:** v1.0 → v1.1 (12点の review 指摘を反映 + Claude API → Gemini Flash text 差し替え)</w:t>
      </w:r>
    </w:p>
    <w:p w14:paraId="5DC7A9B3"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4FC6287E" w14:textId="77777777" w:rsidR="00FF2FC6" w:rsidRDefault="00000000">
      <w:pPr>
        <w:shd w:val="clear" w:color="auto" w:fill="F6F4EE"/>
        <w:ind w:left="360"/>
      </w:pPr>
      <w:r>
        <w:rPr>
          <w:rFonts w:ascii="Courier New" w:eastAsia="Courier New" w:hAnsi="Courier New" w:cs="Courier New"/>
          <w:color w:val="303641"/>
          <w:sz w:val="18"/>
          <w:szCs w:val="18"/>
        </w:rPr>
        <w:t>---</w:t>
      </w:r>
    </w:p>
    <w:p w14:paraId="000C5C45"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53C6528" w14:textId="77777777" w:rsidR="00FF2FC6" w:rsidRDefault="00000000">
      <w:pPr>
        <w:shd w:val="clear" w:color="auto" w:fill="F6F4EE"/>
        <w:ind w:left="360"/>
      </w:pPr>
      <w:r>
        <w:rPr>
          <w:rFonts w:ascii="Courier New" w:eastAsia="Courier New" w:hAnsi="Courier New" w:cs="Courier New"/>
          <w:color w:val="303641"/>
          <w:sz w:val="18"/>
          <w:szCs w:val="18"/>
        </w:rPr>
        <w:t>## 0. TL;DR</w:t>
      </w:r>
    </w:p>
    <w:p w14:paraId="2901A22D"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EB75604" w14:textId="77777777" w:rsidR="00FF2FC6" w:rsidRDefault="00000000">
      <w:pPr>
        <w:shd w:val="clear" w:color="auto" w:fill="F6F4EE"/>
        <w:ind w:left="360"/>
      </w:pPr>
      <w:r>
        <w:rPr>
          <w:rFonts w:ascii="Courier New" w:eastAsia="Courier New" w:hAnsi="Courier New" w:cs="Courier New"/>
          <w:color w:val="303641"/>
          <w:sz w:val="18"/>
          <w:szCs w:val="18"/>
        </w:rPr>
        <w:t>- 現行 `scripts/generate_hero_image.py` は summary 直接 → Gemini 2.5 Flash Image の 1 段階プロンプト。</w:t>
      </w:r>
    </w:p>
    <w:p w14:paraId="1A6B9DBD" w14:textId="77777777" w:rsidR="00FF2FC6" w:rsidRDefault="00000000">
      <w:pPr>
        <w:shd w:val="clear" w:color="auto" w:fill="F6F4EE"/>
        <w:ind w:left="360"/>
      </w:pPr>
      <w:r>
        <w:rPr>
          <w:rFonts w:ascii="Courier New" w:eastAsia="Courier New" w:hAnsi="Courier New" w:cs="Courier New"/>
          <w:color w:val="303641"/>
          <w:sz w:val="18"/>
          <w:szCs w:val="18"/>
        </w:rPr>
        <w:t>- 本 spec は **2 段階プロンプト (Gemini text → Gemini image)** に刷新する。</w:t>
      </w:r>
    </w:p>
    <w:p w14:paraId="2D8F1DAC" w14:textId="77777777" w:rsidR="00FF2FC6" w:rsidRDefault="00000000">
      <w:pPr>
        <w:shd w:val="clear" w:color="auto" w:fill="F6F4EE"/>
        <w:ind w:left="360"/>
      </w:pPr>
      <w:r>
        <w:rPr>
          <w:rFonts w:ascii="Courier New" w:eastAsia="Courier New" w:hAnsi="Courier New" w:cs="Courier New"/>
          <w:color w:val="303641"/>
          <w:sz w:val="18"/>
          <w:szCs w:val="18"/>
        </w:rPr>
        <w:t>- 中間段階で **視覚概念を JSON 抽出** し、**媒体別スタイル辞書** で最終プロンプトを組み立てる。</w:t>
      </w:r>
    </w:p>
    <w:p w14:paraId="66722A4C" w14:textId="77777777" w:rsidR="00FF2FC6" w:rsidRDefault="00000000">
      <w:pPr>
        <w:shd w:val="clear" w:color="auto" w:fill="F6F4EE"/>
        <w:ind w:left="360"/>
      </w:pPr>
      <w:r>
        <w:rPr>
          <w:rFonts w:ascii="Courier New" w:eastAsia="Courier New" w:hAnsi="Courier New" w:cs="Courier New"/>
          <w:color w:val="303641"/>
          <w:sz w:val="18"/>
          <w:szCs w:val="18"/>
        </w:rPr>
        <w:t>- **コスト: $0/年**（Gemini 2.5 Flash text / image の両方とも無料枠内で完結）。</w:t>
      </w:r>
    </w:p>
    <w:p w14:paraId="44CD8525"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B79A69F" w14:textId="77777777" w:rsidR="00FF2FC6" w:rsidRDefault="00000000">
      <w:pPr>
        <w:shd w:val="clear" w:color="auto" w:fill="F6F4EE"/>
        <w:ind w:left="360"/>
      </w:pPr>
      <w:r>
        <w:rPr>
          <w:rFonts w:ascii="Courier New" w:eastAsia="Courier New" w:hAnsi="Courier New" w:cs="Courier New"/>
          <w:color w:val="303641"/>
          <w:sz w:val="18"/>
          <w:szCs w:val="18"/>
        </w:rPr>
        <w:t>---</w:t>
      </w:r>
    </w:p>
    <w:p w14:paraId="24F9F4DC"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4336042" w14:textId="77777777" w:rsidR="00FF2FC6" w:rsidRDefault="00000000">
      <w:pPr>
        <w:shd w:val="clear" w:color="auto" w:fill="F6F4EE"/>
        <w:ind w:left="360"/>
      </w:pPr>
      <w:r>
        <w:rPr>
          <w:rFonts w:ascii="Courier New" w:eastAsia="Courier New" w:hAnsi="Courier New" w:cs="Courier New"/>
          <w:color w:val="303641"/>
          <w:sz w:val="18"/>
          <w:szCs w:val="18"/>
        </w:rPr>
        <w:t>## 1. 背景</w:t>
      </w:r>
    </w:p>
    <w:p w14:paraId="620090A0"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4AB9435C" w14:textId="77777777" w:rsidR="00FF2FC6" w:rsidRDefault="00000000">
      <w:pPr>
        <w:shd w:val="clear" w:color="auto" w:fill="F6F4EE"/>
        <w:ind w:left="360"/>
      </w:pPr>
      <w:r>
        <w:rPr>
          <w:rFonts w:ascii="Courier New" w:eastAsia="Courier New" w:hAnsi="Courier New" w:cs="Courier New"/>
          <w:color w:val="303641"/>
          <w:sz w:val="18"/>
          <w:szCs w:val="18"/>
        </w:rPr>
        <w:t>現行実装の問題点:</w:t>
      </w:r>
    </w:p>
    <w:p w14:paraId="4059F637"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564774FF" w14:textId="77777777" w:rsidR="00FF2FC6" w:rsidRDefault="00000000">
      <w:pPr>
        <w:shd w:val="clear" w:color="auto" w:fill="F6F4EE"/>
        <w:ind w:left="360"/>
      </w:pPr>
      <w:r>
        <w:rPr>
          <w:rFonts w:ascii="Courier New" w:eastAsia="Courier New" w:hAnsi="Courier New" w:cs="Courier New"/>
          <w:color w:val="303641"/>
          <w:sz w:val="18"/>
          <w:szCs w:val="18"/>
        </w:rPr>
        <w:t>1. **関連性の欠如** — summary の表面的キーワードから画像生成するため、記事の核心と画像がズレる。</w:t>
      </w:r>
    </w:p>
    <w:p w14:paraId="0E602C63" w14:textId="77777777" w:rsidR="00FF2FC6" w:rsidRDefault="00000000">
      <w:pPr>
        <w:shd w:val="clear" w:color="auto" w:fill="F6F4EE"/>
        <w:ind w:left="360"/>
      </w:pPr>
      <w:r>
        <w:rPr>
          <w:rFonts w:ascii="Courier New" w:eastAsia="Courier New" w:hAnsi="Courier New" w:cs="Courier New"/>
          <w:color w:val="303641"/>
          <w:sz w:val="18"/>
          <w:szCs w:val="18"/>
        </w:rPr>
        <w:t>2. **スタイルの不統一** — 媒体ごとのブランド性 (WSJ のエディトリアル風 / Skift のライフスタイル調) が反映されない。</w:t>
      </w:r>
    </w:p>
    <w:p w14:paraId="1A938BF6" w14:textId="77777777" w:rsidR="00FF2FC6" w:rsidRDefault="00000000">
      <w:pPr>
        <w:shd w:val="clear" w:color="auto" w:fill="F6F4EE"/>
        <w:ind w:left="360"/>
      </w:pPr>
      <w:r>
        <w:rPr>
          <w:rFonts w:ascii="Courier New" w:eastAsia="Courier New" w:hAnsi="Courier New" w:cs="Courier New"/>
          <w:color w:val="303641"/>
          <w:sz w:val="18"/>
          <w:szCs w:val="18"/>
        </w:rPr>
        <w:t>3. **主題の抽象化** — "growth", "market" のような抽象語が主語になり、描画不能な画像が生成される。</w:t>
      </w:r>
    </w:p>
    <w:p w14:paraId="296D2679"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5B69BC15" w14:textId="77777777" w:rsidR="00FF2FC6" w:rsidRDefault="00000000">
      <w:pPr>
        <w:shd w:val="clear" w:color="auto" w:fill="F6F4EE"/>
        <w:ind w:left="360"/>
      </w:pPr>
      <w:r>
        <w:rPr>
          <w:rFonts w:ascii="Courier New" w:eastAsia="Courier New" w:hAnsi="Courier New" w:cs="Courier New"/>
          <w:color w:val="303641"/>
          <w:sz w:val="18"/>
          <w:szCs w:val="18"/>
        </w:rPr>
        <w:t>解決策: **思考プロセスの明示化 (2 段階プロンプト)** と **媒体別スタイル辞書**。</w:t>
      </w:r>
    </w:p>
    <w:p w14:paraId="02616074"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6CBDE80D" w14:textId="77777777" w:rsidR="00FF2FC6" w:rsidRDefault="00000000">
      <w:pPr>
        <w:shd w:val="clear" w:color="auto" w:fill="F6F4EE"/>
        <w:ind w:left="360"/>
      </w:pPr>
      <w:r>
        <w:rPr>
          <w:rFonts w:ascii="Courier New" w:eastAsia="Courier New" w:hAnsi="Courier New" w:cs="Courier New"/>
          <w:color w:val="303641"/>
          <w:sz w:val="18"/>
          <w:szCs w:val="18"/>
        </w:rPr>
        <w:t>---</w:t>
      </w:r>
    </w:p>
    <w:p w14:paraId="4C7C377B"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546944B8" w14:textId="77777777" w:rsidR="00FF2FC6" w:rsidRDefault="00000000">
      <w:pPr>
        <w:shd w:val="clear" w:color="auto" w:fill="F6F4EE"/>
        <w:ind w:left="360"/>
      </w:pPr>
      <w:r>
        <w:rPr>
          <w:rFonts w:ascii="Courier New" w:eastAsia="Courier New" w:hAnsi="Courier New" w:cs="Courier New"/>
          <w:color w:val="303641"/>
          <w:sz w:val="18"/>
          <w:szCs w:val="18"/>
        </w:rPr>
        <w:t>## 2. API Key / 環境変数</w:t>
      </w:r>
    </w:p>
    <w:p w14:paraId="657E3B48"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6B51D56" w14:textId="77777777" w:rsidR="00FF2FC6" w:rsidRDefault="00000000">
      <w:pPr>
        <w:shd w:val="clear" w:color="auto" w:fill="F6F4EE"/>
        <w:ind w:left="360"/>
      </w:pPr>
      <w:r>
        <w:rPr>
          <w:rFonts w:ascii="Courier New" w:eastAsia="Courier New" w:hAnsi="Courier New" w:cs="Courier New"/>
          <w:color w:val="303641"/>
          <w:sz w:val="18"/>
          <w:szCs w:val="18"/>
        </w:rPr>
        <w:t>### 2.1 使用する API Key (全て無料枠)</w:t>
      </w:r>
    </w:p>
    <w:p w14:paraId="5D334076"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23CCF01" w14:textId="77777777" w:rsidR="00FF2FC6" w:rsidRDefault="00000000">
      <w:pPr>
        <w:shd w:val="clear" w:color="auto" w:fill="F6F4EE"/>
        <w:ind w:left="360"/>
      </w:pPr>
      <w:r>
        <w:rPr>
          <w:rFonts w:ascii="Courier New" w:eastAsia="Courier New" w:hAnsi="Courier New" w:cs="Courier New"/>
          <w:color w:val="303641"/>
          <w:sz w:val="18"/>
          <w:szCs w:val="18"/>
        </w:rPr>
        <w:t>| 変数名 | 用途 | 取得元 | 無料枠 | 日次使用見込み |</w:t>
      </w:r>
    </w:p>
    <w:p w14:paraId="41DE0E90" w14:textId="77777777" w:rsidR="00FF2FC6" w:rsidRDefault="00000000">
      <w:pPr>
        <w:shd w:val="clear" w:color="auto" w:fill="F6F4EE"/>
        <w:ind w:left="360"/>
      </w:pPr>
      <w:r>
        <w:rPr>
          <w:rFonts w:ascii="Courier New" w:eastAsia="Courier New" w:hAnsi="Courier New" w:cs="Courier New"/>
          <w:color w:val="303641"/>
          <w:sz w:val="18"/>
          <w:szCs w:val="18"/>
        </w:rPr>
        <w:t>|---|---|---|---|---|</w:t>
      </w:r>
    </w:p>
    <w:p w14:paraId="7EE182CD" w14:textId="77777777" w:rsidR="00FF2FC6" w:rsidRDefault="00000000">
      <w:pPr>
        <w:shd w:val="clear" w:color="auto" w:fill="F6F4EE"/>
        <w:ind w:left="360"/>
      </w:pPr>
      <w:r>
        <w:rPr>
          <w:rFonts w:ascii="Courier New" w:eastAsia="Courier New" w:hAnsi="Courier New" w:cs="Courier New"/>
          <w:color w:val="303641"/>
          <w:sz w:val="18"/>
          <w:szCs w:val="18"/>
        </w:rPr>
        <w:t>| `GEMINI_API_KEY` | Text (JSON抽出) + Image (画像生成) 両方 | Google AI Studio | 1,500 RPD / 15 RPM | 最大 16 calls/日 (8 sec × 2) |</w:t>
      </w:r>
    </w:p>
    <w:p w14:paraId="2C63E02B"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E9BA877" w14:textId="77777777" w:rsidR="00FF2FC6" w:rsidRDefault="00000000">
      <w:pPr>
        <w:shd w:val="clear" w:color="auto" w:fill="F6F4EE"/>
        <w:ind w:left="360"/>
      </w:pPr>
      <w:r>
        <w:rPr>
          <w:rFonts w:ascii="Courier New" w:eastAsia="Courier New" w:hAnsi="Courier New" w:cs="Courier New"/>
          <w:color w:val="303641"/>
          <w:sz w:val="18"/>
          <w:szCs w:val="18"/>
        </w:rPr>
        <w:t>### 2.2 新規 Secret 追加</w:t>
      </w:r>
    </w:p>
    <w:p w14:paraId="049AA4B7"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BADBEE5" w14:textId="77777777" w:rsidR="00FF2FC6" w:rsidRDefault="00000000">
      <w:pPr>
        <w:shd w:val="clear" w:color="auto" w:fill="F6F4EE"/>
        <w:ind w:left="360"/>
      </w:pPr>
      <w:r>
        <w:rPr>
          <w:rFonts w:ascii="Courier New" w:eastAsia="Courier New" w:hAnsi="Courier New" w:cs="Courier New"/>
          <w:color w:val="303641"/>
          <w:sz w:val="18"/>
          <w:szCs w:val="18"/>
        </w:rPr>
        <w:t>**不要。** 既存の `GEMINI_API_KEY` (`.env` および GitHub Actions Secrets) をそのまま流用する。</w:t>
      </w:r>
    </w:p>
    <w:p w14:paraId="13813CCC"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60061D46" w14:textId="77777777" w:rsidR="00FF2FC6" w:rsidRDefault="00000000">
      <w:pPr>
        <w:shd w:val="clear" w:color="auto" w:fill="F6F4EE"/>
        <w:ind w:left="360"/>
      </w:pPr>
      <w:r>
        <w:rPr>
          <w:rFonts w:ascii="Courier New" w:eastAsia="Courier New" w:hAnsi="Courier New" w:cs="Courier New"/>
          <w:color w:val="303641"/>
          <w:sz w:val="18"/>
          <w:szCs w:val="18"/>
        </w:rPr>
        <w:t>### 2.3 無料枠の利用状況モニタリング</w:t>
      </w:r>
    </w:p>
    <w:p w14:paraId="659DE4FD" w14:textId="77777777" w:rsidR="00FF2FC6" w:rsidRDefault="00000000">
      <w:pPr>
        <w:shd w:val="clear" w:color="auto" w:fill="F6F4EE"/>
        <w:ind w:left="360"/>
      </w:pPr>
      <w:r>
        <w:rPr>
          <w:rFonts w:ascii="Courier New" w:eastAsia="Courier New" w:hAnsi="Courier New" w:cs="Courier New"/>
          <w:color w:val="303641"/>
          <w:sz w:val="18"/>
          <w:szCs w:val="18"/>
        </w:rPr>
        <w:lastRenderedPageBreak/>
        <w:t xml:space="preserve"> </w:t>
      </w:r>
    </w:p>
    <w:p w14:paraId="7566A096" w14:textId="77777777" w:rsidR="00FF2FC6" w:rsidRDefault="00000000">
      <w:pPr>
        <w:shd w:val="clear" w:color="auto" w:fill="F6F4EE"/>
        <w:ind w:left="360"/>
      </w:pPr>
      <w:r>
        <w:rPr>
          <w:rFonts w:ascii="Courier New" w:eastAsia="Courier New" w:hAnsi="Courier New" w:cs="Courier New"/>
          <w:color w:val="303641"/>
          <w:sz w:val="18"/>
          <w:szCs w:val="18"/>
        </w:rPr>
        <w:t>ログ出力に daily call count を記録し、1,000 RPD 超過で警告を出す (`logs/hero_generation.log`)。</w:t>
      </w:r>
    </w:p>
    <w:p w14:paraId="7D2BA328"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E1F41BA" w14:textId="77777777" w:rsidR="00FF2FC6" w:rsidRDefault="00000000">
      <w:pPr>
        <w:shd w:val="clear" w:color="auto" w:fill="F6F4EE"/>
        <w:ind w:left="360"/>
      </w:pPr>
      <w:r>
        <w:rPr>
          <w:rFonts w:ascii="Courier New" w:eastAsia="Courier New" w:hAnsi="Courier New" w:cs="Courier New"/>
          <w:color w:val="303641"/>
          <w:sz w:val="18"/>
          <w:szCs w:val="18"/>
        </w:rPr>
        <w:t>---</w:t>
      </w:r>
    </w:p>
    <w:p w14:paraId="60292A5A"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64A97DD" w14:textId="77777777" w:rsidR="00FF2FC6" w:rsidRDefault="00000000">
      <w:pPr>
        <w:shd w:val="clear" w:color="auto" w:fill="F6F4EE"/>
        <w:ind w:left="360"/>
      </w:pPr>
      <w:r>
        <w:rPr>
          <w:rFonts w:ascii="Courier New" w:eastAsia="Courier New" w:hAnsi="Courier New" w:cs="Courier New"/>
          <w:color w:val="303641"/>
          <w:sz w:val="18"/>
          <w:szCs w:val="18"/>
        </w:rPr>
        <w:t>## 3. 実装要件</w:t>
      </w:r>
    </w:p>
    <w:p w14:paraId="16B0B29C"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3C0BC6D" w14:textId="77777777" w:rsidR="00FF2FC6" w:rsidRDefault="00000000">
      <w:pPr>
        <w:shd w:val="clear" w:color="auto" w:fill="F6F4EE"/>
        <w:ind w:left="360"/>
      </w:pPr>
      <w:r>
        <w:rPr>
          <w:rFonts w:ascii="Courier New" w:eastAsia="Courier New" w:hAnsi="Courier New" w:cs="Courier New"/>
          <w:color w:val="303641"/>
          <w:sz w:val="18"/>
          <w:szCs w:val="18"/>
        </w:rPr>
        <w:t>### 3.1 プロンプト生成を 2 段階に分離</w:t>
      </w:r>
    </w:p>
    <w:p w14:paraId="64096C73"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58926339" w14:textId="77777777" w:rsidR="00FF2FC6" w:rsidRDefault="00000000">
      <w:pPr>
        <w:shd w:val="clear" w:color="auto" w:fill="F6F4EE"/>
        <w:ind w:left="360"/>
      </w:pPr>
      <w:r>
        <w:rPr>
          <w:rFonts w:ascii="Courier New" w:eastAsia="Courier New" w:hAnsi="Courier New" w:cs="Courier New"/>
          <w:color w:val="303641"/>
          <w:sz w:val="18"/>
          <w:szCs w:val="18"/>
        </w:rPr>
        <w:t>```</w:t>
      </w:r>
    </w:p>
    <w:p w14:paraId="02F56DAF" w14:textId="77777777" w:rsidR="00FF2FC6" w:rsidRDefault="00000000">
      <w:pPr>
        <w:shd w:val="clear" w:color="auto" w:fill="F6F4EE"/>
        <w:ind w:left="360"/>
      </w:pPr>
      <w:r>
        <w:rPr>
          <w:rFonts w:ascii="Courier New" w:eastAsia="Courier New" w:hAnsi="Courier New" w:cs="Courier New"/>
          <w:color w:val="303641"/>
          <w:sz w:val="18"/>
          <w:szCs w:val="18"/>
        </w:rPr>
        <w:t>[現行]</w:t>
      </w:r>
    </w:p>
    <w:p w14:paraId="1C7D7C3D" w14:textId="77777777" w:rsidR="00FF2FC6" w:rsidRDefault="00000000">
      <w:pPr>
        <w:shd w:val="clear" w:color="auto" w:fill="F6F4EE"/>
        <w:ind w:left="360"/>
      </w:pPr>
      <w:r>
        <w:rPr>
          <w:rFonts w:ascii="Courier New" w:eastAsia="Courier New" w:hAnsi="Courier New" w:cs="Courier New"/>
          <w:color w:val="303641"/>
          <w:sz w:val="18"/>
          <w:szCs w:val="18"/>
        </w:rPr>
        <w:t>summary → (Gemini 2.5 Flash Image) → hero.png</w:t>
      </w:r>
    </w:p>
    <w:p w14:paraId="1513E357"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7054D68" w14:textId="77777777" w:rsidR="00FF2FC6" w:rsidRDefault="00000000">
      <w:pPr>
        <w:shd w:val="clear" w:color="auto" w:fill="F6F4EE"/>
        <w:ind w:left="360"/>
      </w:pPr>
      <w:r>
        <w:rPr>
          <w:rFonts w:ascii="Courier New" w:eastAsia="Courier New" w:hAnsi="Courier New" w:cs="Courier New"/>
          <w:color w:val="303641"/>
          <w:sz w:val="18"/>
          <w:szCs w:val="18"/>
        </w:rPr>
        <w:t>[新設]</w:t>
      </w:r>
    </w:p>
    <w:p w14:paraId="61776F96" w14:textId="77777777" w:rsidR="00FF2FC6" w:rsidRDefault="00000000">
      <w:pPr>
        <w:shd w:val="clear" w:color="auto" w:fill="F6F4EE"/>
        <w:ind w:left="360"/>
      </w:pPr>
      <w:r>
        <w:rPr>
          <w:rFonts w:ascii="Courier New" w:eastAsia="Courier New" w:hAnsi="Courier New" w:cs="Courier New"/>
          <w:color w:val="303641"/>
          <w:sz w:val="18"/>
          <w:szCs w:val="18"/>
        </w:rPr>
        <w:t>summary → (Gemini 2.5 Flash text, JSON mode) → visual_concept (JSON)</w:t>
      </w:r>
    </w:p>
    <w:p w14:paraId="3E00C168" w14:textId="77777777" w:rsidR="00FF2FC6" w:rsidRDefault="00000000">
      <w:pPr>
        <w:shd w:val="clear" w:color="auto" w:fill="F6F4EE"/>
        <w:ind w:left="360"/>
      </w:pPr>
      <w:r>
        <w:rPr>
          <w:rFonts w:ascii="Courier New" w:eastAsia="Courier New" w:hAnsi="Courier New" w:cs="Courier New"/>
          <w:color w:val="303641"/>
          <w:sz w:val="18"/>
          <w:szCs w:val="18"/>
        </w:rPr>
        <w:t xml:space="preserve">         → build_hero_prompt() → (Gemini 2.5 Flash Image) → hero.png</w:t>
      </w:r>
    </w:p>
    <w:p w14:paraId="3E088C8C" w14:textId="77777777" w:rsidR="00FF2FC6" w:rsidRDefault="00000000">
      <w:pPr>
        <w:shd w:val="clear" w:color="auto" w:fill="F6F4EE"/>
        <w:ind w:left="360"/>
      </w:pPr>
      <w:r>
        <w:rPr>
          <w:rFonts w:ascii="Courier New" w:eastAsia="Courier New" w:hAnsi="Courier New" w:cs="Courier New"/>
          <w:color w:val="303641"/>
          <w:sz w:val="18"/>
          <w:szCs w:val="18"/>
        </w:rPr>
        <w:t>```</w:t>
      </w:r>
    </w:p>
    <w:p w14:paraId="6904A190"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1B6EED2" w14:textId="77777777" w:rsidR="00FF2FC6" w:rsidRDefault="00000000">
      <w:pPr>
        <w:shd w:val="clear" w:color="auto" w:fill="F6F4EE"/>
        <w:ind w:left="360"/>
      </w:pPr>
      <w:r>
        <w:rPr>
          <w:rFonts w:ascii="Courier New" w:eastAsia="Courier New" w:hAnsi="Courier New" w:cs="Courier New"/>
          <w:color w:val="303641"/>
          <w:sz w:val="18"/>
          <w:szCs w:val="18"/>
        </w:rPr>
        <w:t>### 3.2 中間 JSON スキーマ</w:t>
      </w:r>
    </w:p>
    <w:p w14:paraId="11F4E282"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AA23E36" w14:textId="77777777" w:rsidR="00FF2FC6" w:rsidRDefault="00000000">
      <w:pPr>
        <w:shd w:val="clear" w:color="auto" w:fill="F6F4EE"/>
        <w:ind w:left="360"/>
      </w:pPr>
      <w:r>
        <w:rPr>
          <w:rFonts w:ascii="Courier New" w:eastAsia="Courier New" w:hAnsi="Courier New" w:cs="Courier New"/>
          <w:color w:val="303641"/>
          <w:sz w:val="18"/>
          <w:szCs w:val="18"/>
        </w:rPr>
        <w:t>```json</w:t>
      </w:r>
    </w:p>
    <w:p w14:paraId="3D39852B" w14:textId="77777777" w:rsidR="00FF2FC6" w:rsidRDefault="00000000">
      <w:pPr>
        <w:shd w:val="clear" w:color="auto" w:fill="F6F4EE"/>
        <w:ind w:left="360"/>
      </w:pPr>
      <w:r>
        <w:rPr>
          <w:rFonts w:ascii="Courier New" w:eastAsia="Courier New" w:hAnsi="Courier New" w:cs="Courier New"/>
          <w:color w:val="303641"/>
          <w:sz w:val="18"/>
          <w:szCs w:val="18"/>
        </w:rPr>
        <w:t>{</w:t>
      </w:r>
    </w:p>
    <w:p w14:paraId="62B69D82" w14:textId="77777777" w:rsidR="00FF2FC6" w:rsidRDefault="00000000">
      <w:pPr>
        <w:shd w:val="clear" w:color="auto" w:fill="F6F4EE"/>
        <w:ind w:left="360"/>
      </w:pPr>
      <w:r>
        <w:rPr>
          <w:rFonts w:ascii="Courier New" w:eastAsia="Courier New" w:hAnsi="Courier New" w:cs="Courier New"/>
          <w:color w:val="303641"/>
          <w:sz w:val="18"/>
          <w:szCs w:val="18"/>
        </w:rPr>
        <w:t xml:space="preserve">  "core_theme": "記事の核心トピック (1キーワード、英語)",</w:t>
      </w:r>
    </w:p>
    <w:p w14:paraId="12C56ABB" w14:textId="77777777" w:rsidR="00FF2FC6" w:rsidRDefault="00000000">
      <w:pPr>
        <w:shd w:val="clear" w:color="auto" w:fill="F6F4EE"/>
        <w:ind w:left="360"/>
      </w:pPr>
      <w:r>
        <w:rPr>
          <w:rFonts w:ascii="Courier New" w:eastAsia="Courier New" w:hAnsi="Courier New" w:cs="Courier New"/>
          <w:color w:val="303641"/>
          <w:sz w:val="18"/>
          <w:szCs w:val="18"/>
        </w:rPr>
        <w:t xml:space="preserve">  "visual_metaphor": "そのトピックを象徴する具体的な物体/動作 (英語、1フレーズ)",</w:t>
      </w:r>
    </w:p>
    <w:p w14:paraId="3A9C4DFE" w14:textId="77777777" w:rsidR="00FF2FC6" w:rsidRDefault="00000000">
      <w:pPr>
        <w:shd w:val="clear" w:color="auto" w:fill="F6F4EE"/>
        <w:ind w:left="360"/>
      </w:pPr>
      <w:r>
        <w:rPr>
          <w:rFonts w:ascii="Courier New" w:eastAsia="Courier New" w:hAnsi="Courier New" w:cs="Courier New"/>
          <w:color w:val="303641"/>
          <w:sz w:val="18"/>
          <w:szCs w:val="18"/>
        </w:rPr>
        <w:t xml:space="preserve">  "contextual_detail": "ニュース固有の要素 (場所/産業/人物属性のいずれか1つ、英語)",</w:t>
      </w:r>
    </w:p>
    <w:p w14:paraId="1968DCBF" w14:textId="77777777" w:rsidR="00FF2FC6" w:rsidRDefault="00000000">
      <w:pPr>
        <w:shd w:val="clear" w:color="auto" w:fill="F6F4EE"/>
        <w:ind w:left="360"/>
      </w:pPr>
      <w:r>
        <w:rPr>
          <w:rFonts w:ascii="Courier New" w:eastAsia="Courier New" w:hAnsi="Courier New" w:cs="Courier New"/>
          <w:color w:val="303641"/>
          <w:sz w:val="18"/>
          <w:szCs w:val="18"/>
        </w:rPr>
        <w:t xml:space="preserve">  "primary_subject_noun": "画像の主役となる具体名詞 (英語、最優先で描かせる対象)"</w:t>
      </w:r>
    </w:p>
    <w:p w14:paraId="66E94C33" w14:textId="77777777" w:rsidR="00FF2FC6" w:rsidRDefault="00000000">
      <w:pPr>
        <w:shd w:val="clear" w:color="auto" w:fill="F6F4EE"/>
        <w:ind w:left="360"/>
      </w:pPr>
      <w:r>
        <w:rPr>
          <w:rFonts w:ascii="Courier New" w:eastAsia="Courier New" w:hAnsi="Courier New" w:cs="Courier New"/>
          <w:color w:val="303641"/>
          <w:sz w:val="18"/>
          <w:szCs w:val="18"/>
        </w:rPr>
        <w:t>}</w:t>
      </w:r>
    </w:p>
    <w:p w14:paraId="1F1D1EF0" w14:textId="77777777" w:rsidR="00FF2FC6" w:rsidRDefault="00000000">
      <w:pPr>
        <w:shd w:val="clear" w:color="auto" w:fill="F6F4EE"/>
        <w:ind w:left="360"/>
      </w:pPr>
      <w:r>
        <w:rPr>
          <w:rFonts w:ascii="Courier New" w:eastAsia="Courier New" w:hAnsi="Courier New" w:cs="Courier New"/>
          <w:color w:val="303641"/>
          <w:sz w:val="18"/>
          <w:szCs w:val="18"/>
        </w:rPr>
        <w:t>```</w:t>
      </w:r>
    </w:p>
    <w:p w14:paraId="3B38B1EF"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90EE203" w14:textId="77777777" w:rsidR="00FF2FC6" w:rsidRDefault="00000000">
      <w:pPr>
        <w:shd w:val="clear" w:color="auto" w:fill="F6F4EE"/>
        <w:ind w:left="360"/>
      </w:pPr>
      <w:r>
        <w:rPr>
          <w:rFonts w:ascii="Courier New" w:eastAsia="Courier New" w:hAnsi="Courier New" w:cs="Courier New"/>
          <w:color w:val="303641"/>
          <w:sz w:val="18"/>
          <w:szCs w:val="18"/>
        </w:rPr>
        <w:t>### 3.3 Gemini 2.5 Flash (text) への System Prompt</w:t>
      </w:r>
    </w:p>
    <w:p w14:paraId="1B014BCF"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BC5F8F4" w14:textId="77777777" w:rsidR="00FF2FC6" w:rsidRDefault="00000000">
      <w:pPr>
        <w:shd w:val="clear" w:color="auto" w:fill="F6F4EE"/>
        <w:ind w:left="360"/>
      </w:pPr>
      <w:r>
        <w:rPr>
          <w:rFonts w:ascii="Courier New" w:eastAsia="Courier New" w:hAnsi="Courier New" w:cs="Courier New"/>
          <w:color w:val="303641"/>
          <w:sz w:val="18"/>
          <w:szCs w:val="18"/>
        </w:rPr>
        <w:t>**必ずこの文言を使用。変更禁止。**</w:t>
      </w:r>
    </w:p>
    <w:p w14:paraId="14EC5753"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49DEC4D9" w14:textId="77777777" w:rsidR="00FF2FC6" w:rsidRDefault="00000000">
      <w:pPr>
        <w:shd w:val="clear" w:color="auto" w:fill="F6F4EE"/>
        <w:ind w:left="360"/>
      </w:pPr>
      <w:r>
        <w:rPr>
          <w:rFonts w:ascii="Courier New" w:eastAsia="Courier New" w:hAnsi="Courier New" w:cs="Courier New"/>
          <w:color w:val="303641"/>
          <w:sz w:val="18"/>
          <w:szCs w:val="18"/>
        </w:rPr>
        <w:t>```</w:t>
      </w:r>
    </w:p>
    <w:p w14:paraId="02328D6E" w14:textId="77777777" w:rsidR="00FF2FC6" w:rsidRDefault="00000000">
      <w:pPr>
        <w:shd w:val="clear" w:color="auto" w:fill="F6F4EE"/>
        <w:ind w:left="360"/>
      </w:pPr>
      <w:r>
        <w:rPr>
          <w:rFonts w:ascii="Courier New" w:eastAsia="Courier New" w:hAnsi="Courier New" w:cs="Courier New"/>
          <w:color w:val="303641"/>
          <w:sz w:val="18"/>
          <w:szCs w:val="18"/>
        </w:rPr>
        <w:t>You are a visual concept director for a financial/business newsletter dashboard.</w:t>
      </w:r>
    </w:p>
    <w:p w14:paraId="68686B35" w14:textId="77777777" w:rsidR="00FF2FC6" w:rsidRDefault="00000000">
      <w:pPr>
        <w:shd w:val="clear" w:color="auto" w:fill="F6F4EE"/>
        <w:ind w:left="360"/>
      </w:pPr>
      <w:r>
        <w:rPr>
          <w:rFonts w:ascii="Courier New" w:eastAsia="Courier New" w:hAnsi="Courier New" w:cs="Courier New"/>
          <w:color w:val="303641"/>
          <w:sz w:val="18"/>
          <w:szCs w:val="18"/>
        </w:rPr>
        <w:t>Given an article summary, extract the following in 3 strict steps:</w:t>
      </w:r>
    </w:p>
    <w:p w14:paraId="08E5BD95"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0A6A1C4" w14:textId="77777777" w:rsidR="00FF2FC6" w:rsidRDefault="00000000">
      <w:pPr>
        <w:shd w:val="clear" w:color="auto" w:fill="F6F4EE"/>
        <w:ind w:left="360"/>
      </w:pPr>
      <w:r>
        <w:rPr>
          <w:rFonts w:ascii="Courier New" w:eastAsia="Courier New" w:hAnsi="Courier New" w:cs="Courier New"/>
          <w:color w:val="303641"/>
          <w:sz w:val="18"/>
          <w:szCs w:val="18"/>
        </w:rPr>
        <w:t>STEP 1 - Core Theme: Identify ONE central topic keyword.</w:t>
      </w:r>
    </w:p>
    <w:p w14:paraId="4398D596" w14:textId="77777777" w:rsidR="00FF2FC6" w:rsidRDefault="00000000">
      <w:pPr>
        <w:shd w:val="clear" w:color="auto" w:fill="F6F4EE"/>
        <w:ind w:left="360"/>
      </w:pPr>
      <w:r>
        <w:rPr>
          <w:rFonts w:ascii="Courier New" w:eastAsia="Courier New" w:hAnsi="Courier New" w:cs="Courier New"/>
          <w:color w:val="303641"/>
          <w:sz w:val="18"/>
          <w:szCs w:val="18"/>
        </w:rPr>
        <w:t>STEP 2 - Visual Metaphor: Choose ONE concrete object or action that symbolizes the theme.</w:t>
      </w:r>
    </w:p>
    <w:p w14:paraId="5946BF38" w14:textId="77777777" w:rsidR="00FF2FC6" w:rsidRDefault="00000000">
      <w:pPr>
        <w:shd w:val="clear" w:color="auto" w:fill="F6F4EE"/>
        <w:ind w:left="360"/>
      </w:pPr>
      <w:r>
        <w:rPr>
          <w:rFonts w:ascii="Courier New" w:eastAsia="Courier New" w:hAnsi="Courier New" w:cs="Courier New"/>
          <w:color w:val="303641"/>
          <w:sz w:val="18"/>
          <w:szCs w:val="18"/>
        </w:rPr>
        <w:t xml:space="preserve">  - For abstract concepts (inflation, recession, negotiation), use physical metaphors</w:t>
      </w:r>
    </w:p>
    <w:p w14:paraId="0A22BE7C" w14:textId="77777777" w:rsidR="00FF2FC6" w:rsidRDefault="00000000">
      <w:pPr>
        <w:shd w:val="clear" w:color="auto" w:fill="F6F4EE"/>
        <w:ind w:left="360"/>
      </w:pPr>
      <w:r>
        <w:rPr>
          <w:rFonts w:ascii="Courier New" w:eastAsia="Courier New" w:hAnsi="Courier New" w:cs="Courier New"/>
          <w:color w:val="303641"/>
          <w:sz w:val="18"/>
          <w:szCs w:val="18"/>
        </w:rPr>
        <w:t xml:space="preserve">    (a heavy weight, a stalled engine, a chessboard).</w:t>
      </w:r>
    </w:p>
    <w:p w14:paraId="71F2472D" w14:textId="77777777" w:rsidR="00FF2FC6" w:rsidRDefault="00000000">
      <w:pPr>
        <w:shd w:val="clear" w:color="auto" w:fill="F6F4EE"/>
        <w:ind w:left="360"/>
      </w:pPr>
      <w:r>
        <w:rPr>
          <w:rFonts w:ascii="Courier New" w:eastAsia="Courier New" w:hAnsi="Courier New" w:cs="Courier New"/>
          <w:color w:val="303641"/>
          <w:sz w:val="18"/>
          <w:szCs w:val="18"/>
        </w:rPr>
        <w:t xml:space="preserve">  - For lifestyle/travel/tech, use scene-based imagery (a cyclist on a ridge,</w:t>
      </w:r>
    </w:p>
    <w:p w14:paraId="76A18906" w14:textId="77777777" w:rsidR="00FF2FC6" w:rsidRDefault="00000000">
      <w:pPr>
        <w:shd w:val="clear" w:color="auto" w:fill="F6F4EE"/>
        <w:ind w:left="360"/>
      </w:pPr>
      <w:r>
        <w:rPr>
          <w:rFonts w:ascii="Courier New" w:eastAsia="Courier New" w:hAnsi="Courier New" w:cs="Courier New"/>
          <w:color w:val="303641"/>
          <w:sz w:val="18"/>
          <w:szCs w:val="18"/>
        </w:rPr>
        <w:t xml:space="preserve">    a traveler with luggage, a modern workspace).</w:t>
      </w:r>
    </w:p>
    <w:p w14:paraId="2E1298CD" w14:textId="77777777" w:rsidR="00FF2FC6" w:rsidRDefault="00000000">
      <w:pPr>
        <w:shd w:val="clear" w:color="auto" w:fill="F6F4EE"/>
        <w:ind w:left="360"/>
      </w:pPr>
      <w:r>
        <w:rPr>
          <w:rFonts w:ascii="Courier New" w:eastAsia="Courier New" w:hAnsi="Courier New" w:cs="Courier New"/>
          <w:color w:val="303641"/>
          <w:sz w:val="18"/>
          <w:szCs w:val="18"/>
        </w:rPr>
        <w:t>STEP 3 - Contextual Detail: Add ONE specific element from the article</w:t>
      </w:r>
    </w:p>
    <w:p w14:paraId="1A7CC06C" w14:textId="77777777" w:rsidR="00FF2FC6" w:rsidRDefault="00000000">
      <w:pPr>
        <w:shd w:val="clear" w:color="auto" w:fill="F6F4EE"/>
        <w:ind w:left="360"/>
      </w:pPr>
      <w:r>
        <w:rPr>
          <w:rFonts w:ascii="Courier New" w:eastAsia="Courier New" w:hAnsi="Courier New" w:cs="Courier New"/>
          <w:color w:val="303641"/>
          <w:sz w:val="18"/>
          <w:szCs w:val="18"/>
        </w:rPr>
        <w:t xml:space="preserve">  (location, industry, character attribute).</w:t>
      </w:r>
    </w:p>
    <w:p w14:paraId="3EEEC1CE"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688DDC1E" w14:textId="77777777" w:rsidR="00FF2FC6" w:rsidRDefault="00000000">
      <w:pPr>
        <w:shd w:val="clear" w:color="auto" w:fill="F6F4EE"/>
        <w:ind w:left="360"/>
      </w:pPr>
      <w:r>
        <w:rPr>
          <w:rFonts w:ascii="Courier New" w:eastAsia="Courier New" w:hAnsi="Courier New" w:cs="Courier New"/>
          <w:color w:val="303641"/>
          <w:sz w:val="18"/>
          <w:szCs w:val="18"/>
        </w:rPr>
        <w:t>Also extract the PRIMARY SUBJECT NOUN — the single most important object</w:t>
      </w:r>
    </w:p>
    <w:p w14:paraId="25425466" w14:textId="77777777" w:rsidR="00FF2FC6" w:rsidRDefault="00000000">
      <w:pPr>
        <w:shd w:val="clear" w:color="auto" w:fill="F6F4EE"/>
        <w:ind w:left="360"/>
      </w:pPr>
      <w:r>
        <w:rPr>
          <w:rFonts w:ascii="Courier New" w:eastAsia="Courier New" w:hAnsi="Courier New" w:cs="Courier New"/>
          <w:color w:val="303641"/>
          <w:sz w:val="18"/>
          <w:szCs w:val="18"/>
        </w:rPr>
        <w:t>that MUST appear as the visual anchor.</w:t>
      </w:r>
    </w:p>
    <w:p w14:paraId="7CAC9D4D"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51B816C" w14:textId="77777777" w:rsidR="00FF2FC6" w:rsidRDefault="00000000">
      <w:pPr>
        <w:shd w:val="clear" w:color="auto" w:fill="F6F4EE"/>
        <w:ind w:left="360"/>
      </w:pPr>
      <w:r>
        <w:rPr>
          <w:rFonts w:ascii="Courier New" w:eastAsia="Courier New" w:hAnsi="Courier New" w:cs="Courier New"/>
          <w:color w:val="303641"/>
          <w:sz w:val="18"/>
          <w:szCs w:val="18"/>
        </w:rPr>
        <w:t>Rules:</w:t>
      </w:r>
    </w:p>
    <w:p w14:paraId="0B40B5AC" w14:textId="77777777" w:rsidR="00FF2FC6" w:rsidRDefault="00000000">
      <w:pPr>
        <w:shd w:val="clear" w:color="auto" w:fill="F6F4EE"/>
        <w:ind w:left="360"/>
      </w:pPr>
      <w:r>
        <w:rPr>
          <w:rFonts w:ascii="Courier New" w:eastAsia="Courier New" w:hAnsi="Courier New" w:cs="Courier New"/>
          <w:color w:val="303641"/>
          <w:sz w:val="18"/>
          <w:szCs w:val="18"/>
        </w:rPr>
        <w:t>- Never return abstract concepts as primary_subject_noun. Always a physical,</w:t>
      </w:r>
    </w:p>
    <w:p w14:paraId="4C864C1E" w14:textId="77777777" w:rsidR="00FF2FC6" w:rsidRDefault="00000000">
      <w:pPr>
        <w:shd w:val="clear" w:color="auto" w:fill="F6F4EE"/>
        <w:ind w:left="360"/>
      </w:pPr>
      <w:r>
        <w:rPr>
          <w:rFonts w:ascii="Courier New" w:eastAsia="Courier New" w:hAnsi="Courier New" w:cs="Courier New"/>
          <w:color w:val="303641"/>
          <w:sz w:val="18"/>
          <w:szCs w:val="18"/>
        </w:rPr>
        <w:t xml:space="preserve">  drawable object (e.g., "a cyclist", "a skyscraper", "a golden coin", NOT "growth" or "risk").</w:t>
      </w:r>
    </w:p>
    <w:p w14:paraId="5723036C" w14:textId="77777777" w:rsidR="00FF2FC6" w:rsidRDefault="00000000">
      <w:pPr>
        <w:shd w:val="clear" w:color="auto" w:fill="F6F4EE"/>
        <w:ind w:left="360"/>
      </w:pPr>
      <w:r>
        <w:rPr>
          <w:rFonts w:ascii="Courier New" w:eastAsia="Courier New" w:hAnsi="Courier New" w:cs="Courier New"/>
          <w:color w:val="303641"/>
          <w:sz w:val="18"/>
          <w:szCs w:val="18"/>
        </w:rPr>
        <w:t>- All fields in English.</w:t>
      </w:r>
    </w:p>
    <w:p w14:paraId="75472EFB" w14:textId="77777777" w:rsidR="00FF2FC6" w:rsidRDefault="00000000">
      <w:pPr>
        <w:shd w:val="clear" w:color="auto" w:fill="F6F4EE"/>
        <w:ind w:left="360"/>
      </w:pPr>
      <w:r>
        <w:rPr>
          <w:rFonts w:ascii="Courier New" w:eastAsia="Courier New" w:hAnsi="Courier New" w:cs="Courier New"/>
          <w:color w:val="303641"/>
          <w:sz w:val="18"/>
          <w:szCs w:val="18"/>
        </w:rPr>
        <w:t>- Output ONLY valid JSON, no preamble, no markdown fences.</w:t>
      </w:r>
    </w:p>
    <w:p w14:paraId="46E250D7" w14:textId="77777777" w:rsidR="00FF2FC6" w:rsidRDefault="00000000">
      <w:pPr>
        <w:shd w:val="clear" w:color="auto" w:fill="F6F4EE"/>
        <w:ind w:left="360"/>
      </w:pPr>
      <w:r>
        <w:rPr>
          <w:rFonts w:ascii="Courier New" w:eastAsia="Courier New" w:hAnsi="Courier New" w:cs="Courier New"/>
          <w:color w:val="303641"/>
          <w:sz w:val="18"/>
          <w:szCs w:val="18"/>
        </w:rPr>
        <w:t>```</w:t>
      </w:r>
    </w:p>
    <w:p w14:paraId="7344131B"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59DEC32" w14:textId="77777777" w:rsidR="00FF2FC6" w:rsidRDefault="00000000">
      <w:pPr>
        <w:shd w:val="clear" w:color="auto" w:fill="F6F4EE"/>
        <w:ind w:left="360"/>
      </w:pPr>
      <w:r>
        <w:rPr>
          <w:rFonts w:ascii="Courier New" w:eastAsia="Courier New" w:hAnsi="Courier New" w:cs="Courier New"/>
          <w:color w:val="303641"/>
          <w:sz w:val="18"/>
          <w:szCs w:val="18"/>
        </w:rPr>
        <w:t>### 3.4 Gemini API 呼び出しパラメータ (text)</w:t>
      </w:r>
    </w:p>
    <w:p w14:paraId="667AF787"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676ED2F" w14:textId="77777777" w:rsidR="00FF2FC6" w:rsidRDefault="00000000">
      <w:pPr>
        <w:shd w:val="clear" w:color="auto" w:fill="F6F4EE"/>
        <w:ind w:left="360"/>
      </w:pPr>
      <w:r>
        <w:rPr>
          <w:rFonts w:ascii="Courier New" w:eastAsia="Courier New" w:hAnsi="Courier New" w:cs="Courier New"/>
          <w:color w:val="303641"/>
          <w:sz w:val="18"/>
          <w:szCs w:val="18"/>
        </w:rPr>
        <w:t>```python</w:t>
      </w:r>
    </w:p>
    <w:p w14:paraId="6B75D034" w14:textId="77777777" w:rsidR="00FF2FC6" w:rsidRDefault="00000000">
      <w:pPr>
        <w:shd w:val="clear" w:color="auto" w:fill="F6F4EE"/>
        <w:ind w:left="360"/>
      </w:pPr>
      <w:r>
        <w:rPr>
          <w:rFonts w:ascii="Courier New" w:eastAsia="Courier New" w:hAnsi="Courier New" w:cs="Courier New"/>
          <w:color w:val="303641"/>
          <w:sz w:val="18"/>
          <w:szCs w:val="18"/>
        </w:rPr>
        <w:t>GEMINI_TEXT_MODEL = "gemini-2.5-flash"</w:t>
      </w:r>
    </w:p>
    <w:p w14:paraId="21C15A92"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1BC5A4D" w14:textId="77777777" w:rsidR="00FF2FC6" w:rsidRDefault="00000000">
      <w:pPr>
        <w:shd w:val="clear" w:color="auto" w:fill="F6F4EE"/>
        <w:ind w:left="360"/>
      </w:pPr>
      <w:r>
        <w:rPr>
          <w:rFonts w:ascii="Courier New" w:eastAsia="Courier New" w:hAnsi="Courier New" w:cs="Courier New"/>
          <w:color w:val="303641"/>
          <w:sz w:val="18"/>
          <w:szCs w:val="18"/>
        </w:rPr>
        <w:lastRenderedPageBreak/>
        <w:t>generation_config = {</w:t>
      </w:r>
    </w:p>
    <w:p w14:paraId="01E0E57D" w14:textId="77777777" w:rsidR="00FF2FC6" w:rsidRDefault="00000000">
      <w:pPr>
        <w:shd w:val="clear" w:color="auto" w:fill="F6F4EE"/>
        <w:ind w:left="360"/>
      </w:pPr>
      <w:r>
        <w:rPr>
          <w:rFonts w:ascii="Courier New" w:eastAsia="Courier New" w:hAnsi="Courier New" w:cs="Courier New"/>
          <w:color w:val="303641"/>
          <w:sz w:val="18"/>
          <w:szCs w:val="18"/>
        </w:rPr>
        <w:t xml:space="preserve">    "temperature": 0,              # 決定論的抽出</w:t>
      </w:r>
    </w:p>
    <w:p w14:paraId="2BD091A7" w14:textId="77777777" w:rsidR="00FF2FC6" w:rsidRDefault="00000000">
      <w:pPr>
        <w:shd w:val="clear" w:color="auto" w:fill="F6F4EE"/>
        <w:ind w:left="360"/>
      </w:pPr>
      <w:r>
        <w:rPr>
          <w:rFonts w:ascii="Courier New" w:eastAsia="Courier New" w:hAnsi="Courier New" w:cs="Courier New"/>
          <w:color w:val="303641"/>
          <w:sz w:val="18"/>
          <w:szCs w:val="18"/>
        </w:rPr>
        <w:t xml:space="preserve">    "max_output_tokens": 300,      # JSON は 200 tok 程度で収まる</w:t>
      </w:r>
    </w:p>
    <w:p w14:paraId="7B7071B5" w14:textId="77777777" w:rsidR="00FF2FC6" w:rsidRDefault="00000000">
      <w:pPr>
        <w:shd w:val="clear" w:color="auto" w:fill="F6F4EE"/>
        <w:ind w:left="360"/>
      </w:pPr>
      <w:r>
        <w:rPr>
          <w:rFonts w:ascii="Courier New" w:eastAsia="Courier New" w:hAnsi="Courier New" w:cs="Courier New"/>
          <w:color w:val="303641"/>
          <w:sz w:val="18"/>
          <w:szCs w:val="18"/>
        </w:rPr>
        <w:t xml:space="preserve">    "response_mime_type": "application/json",  # JSON モード強制</w:t>
      </w:r>
    </w:p>
    <w:p w14:paraId="23C72CE2" w14:textId="77777777" w:rsidR="00FF2FC6" w:rsidRDefault="00000000">
      <w:pPr>
        <w:shd w:val="clear" w:color="auto" w:fill="F6F4EE"/>
        <w:ind w:left="360"/>
      </w:pPr>
      <w:r>
        <w:rPr>
          <w:rFonts w:ascii="Courier New" w:eastAsia="Courier New" w:hAnsi="Courier New" w:cs="Courier New"/>
          <w:color w:val="303641"/>
          <w:sz w:val="18"/>
          <w:szCs w:val="18"/>
        </w:rPr>
        <w:t>}</w:t>
      </w:r>
    </w:p>
    <w:p w14:paraId="2B11A4CF" w14:textId="77777777" w:rsidR="00FF2FC6" w:rsidRDefault="00000000">
      <w:pPr>
        <w:shd w:val="clear" w:color="auto" w:fill="F6F4EE"/>
        <w:ind w:left="360"/>
      </w:pPr>
      <w:r>
        <w:rPr>
          <w:rFonts w:ascii="Courier New" w:eastAsia="Courier New" w:hAnsi="Courier New" w:cs="Courier New"/>
          <w:color w:val="303641"/>
          <w:sz w:val="18"/>
          <w:szCs w:val="18"/>
        </w:rPr>
        <w:t>```</w:t>
      </w:r>
    </w:p>
    <w:p w14:paraId="5EEC5058"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AD3342F" w14:textId="77777777" w:rsidR="00FF2FC6" w:rsidRDefault="00000000">
      <w:pPr>
        <w:shd w:val="clear" w:color="auto" w:fill="F6F4EE"/>
        <w:ind w:left="360"/>
      </w:pPr>
      <w:r>
        <w:rPr>
          <w:rFonts w:ascii="Courier New" w:eastAsia="Courier New" w:hAnsi="Courier New" w:cs="Courier New"/>
          <w:color w:val="303641"/>
          <w:sz w:val="18"/>
          <w:szCs w:val="18"/>
        </w:rPr>
        <w:t>### 3.5 Summary の境界明示 (prompt injection 防御)</w:t>
      </w:r>
    </w:p>
    <w:p w14:paraId="0385BE5A"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CE43CEA" w14:textId="77777777" w:rsidR="00FF2FC6" w:rsidRDefault="00000000">
      <w:pPr>
        <w:shd w:val="clear" w:color="auto" w:fill="F6F4EE"/>
        <w:ind w:left="360"/>
      </w:pPr>
      <w:r>
        <w:rPr>
          <w:rFonts w:ascii="Courier New" w:eastAsia="Courier New" w:hAnsi="Courier New" w:cs="Courier New"/>
          <w:color w:val="303641"/>
          <w:sz w:val="18"/>
          <w:szCs w:val="18"/>
        </w:rPr>
        <w:t>User message 側で summary を `"""` で囲む:</w:t>
      </w:r>
    </w:p>
    <w:p w14:paraId="1B01BC05"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C96CB95" w14:textId="77777777" w:rsidR="00FF2FC6" w:rsidRDefault="00000000">
      <w:pPr>
        <w:shd w:val="clear" w:color="auto" w:fill="F6F4EE"/>
        <w:ind w:left="360"/>
      </w:pPr>
      <w:r>
        <w:rPr>
          <w:rFonts w:ascii="Courier New" w:eastAsia="Courier New" w:hAnsi="Courier New" w:cs="Courier New"/>
          <w:color w:val="303641"/>
          <w:sz w:val="18"/>
          <w:szCs w:val="18"/>
        </w:rPr>
        <w:t>```python</w:t>
      </w:r>
    </w:p>
    <w:p w14:paraId="300CDCB6" w14:textId="77777777" w:rsidR="00FF2FC6" w:rsidRDefault="00000000">
      <w:pPr>
        <w:shd w:val="clear" w:color="auto" w:fill="F6F4EE"/>
        <w:ind w:left="360"/>
      </w:pPr>
      <w:r>
        <w:rPr>
          <w:rFonts w:ascii="Courier New" w:eastAsia="Courier New" w:hAnsi="Courier New" w:cs="Courier New"/>
          <w:color w:val="303641"/>
          <w:sz w:val="18"/>
          <w:szCs w:val="18"/>
        </w:rPr>
        <w:t>user_message = f'''Extract the visual concept from the following article summary:</w:t>
      </w:r>
    </w:p>
    <w:p w14:paraId="787BF3D4"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4645F152" w14:textId="77777777" w:rsidR="00FF2FC6" w:rsidRDefault="00000000">
      <w:pPr>
        <w:shd w:val="clear" w:color="auto" w:fill="F6F4EE"/>
        <w:ind w:left="360"/>
      </w:pPr>
      <w:r>
        <w:rPr>
          <w:rFonts w:ascii="Courier New" w:eastAsia="Courier New" w:hAnsi="Courier New" w:cs="Courier New"/>
          <w:color w:val="303641"/>
          <w:sz w:val="18"/>
          <w:szCs w:val="18"/>
        </w:rPr>
        <w:t>"""</w:t>
      </w:r>
    </w:p>
    <w:p w14:paraId="0447A073" w14:textId="77777777" w:rsidR="00FF2FC6" w:rsidRDefault="00000000">
      <w:pPr>
        <w:shd w:val="clear" w:color="auto" w:fill="F6F4EE"/>
        <w:ind w:left="360"/>
      </w:pPr>
      <w:r>
        <w:rPr>
          <w:rFonts w:ascii="Courier New" w:eastAsia="Courier New" w:hAnsi="Courier New" w:cs="Courier New"/>
          <w:color w:val="303641"/>
          <w:sz w:val="18"/>
          <w:szCs w:val="18"/>
        </w:rPr>
        <w:t>{summary}</w:t>
      </w:r>
    </w:p>
    <w:p w14:paraId="4AE2FE18" w14:textId="77777777" w:rsidR="00FF2FC6" w:rsidRDefault="00000000">
      <w:pPr>
        <w:shd w:val="clear" w:color="auto" w:fill="F6F4EE"/>
        <w:ind w:left="360"/>
      </w:pPr>
      <w:r>
        <w:rPr>
          <w:rFonts w:ascii="Courier New" w:eastAsia="Courier New" w:hAnsi="Courier New" w:cs="Courier New"/>
          <w:color w:val="303641"/>
          <w:sz w:val="18"/>
          <w:szCs w:val="18"/>
        </w:rPr>
        <w:t>"""</w:t>
      </w:r>
    </w:p>
    <w:p w14:paraId="013ABFE8"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45E0CAF2" w14:textId="77777777" w:rsidR="00FF2FC6" w:rsidRDefault="00000000">
      <w:pPr>
        <w:shd w:val="clear" w:color="auto" w:fill="F6F4EE"/>
        <w:ind w:left="360"/>
      </w:pPr>
      <w:r>
        <w:rPr>
          <w:rFonts w:ascii="Courier New" w:eastAsia="Courier New" w:hAnsi="Courier New" w:cs="Courier New"/>
          <w:color w:val="303641"/>
          <w:sz w:val="18"/>
          <w:szCs w:val="18"/>
        </w:rPr>
        <w:t>Output JSON only.'''</w:t>
      </w:r>
    </w:p>
    <w:p w14:paraId="5BD69170" w14:textId="77777777" w:rsidR="00FF2FC6" w:rsidRDefault="00000000">
      <w:pPr>
        <w:shd w:val="clear" w:color="auto" w:fill="F6F4EE"/>
        <w:ind w:left="360"/>
      </w:pPr>
      <w:r>
        <w:rPr>
          <w:rFonts w:ascii="Courier New" w:eastAsia="Courier New" w:hAnsi="Courier New" w:cs="Courier New"/>
          <w:color w:val="303641"/>
          <w:sz w:val="18"/>
          <w:szCs w:val="18"/>
        </w:rPr>
        <w:t>```</w:t>
      </w:r>
    </w:p>
    <w:p w14:paraId="51964DBA"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E30C2D2" w14:textId="77777777" w:rsidR="00FF2FC6" w:rsidRDefault="00000000">
      <w:pPr>
        <w:shd w:val="clear" w:color="auto" w:fill="F6F4EE"/>
        <w:ind w:left="360"/>
      </w:pPr>
      <w:r>
        <w:rPr>
          <w:rFonts w:ascii="Courier New" w:eastAsia="Courier New" w:hAnsi="Courier New" w:cs="Courier New"/>
          <w:color w:val="303641"/>
          <w:sz w:val="18"/>
          <w:szCs w:val="18"/>
        </w:rPr>
        <w:t>---</w:t>
      </w:r>
    </w:p>
    <w:p w14:paraId="7FAEBB7E"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6D5BBC5E" w14:textId="77777777" w:rsidR="00FF2FC6" w:rsidRDefault="00000000">
      <w:pPr>
        <w:shd w:val="clear" w:color="auto" w:fill="F6F4EE"/>
        <w:ind w:left="360"/>
      </w:pPr>
      <w:r>
        <w:rPr>
          <w:rFonts w:ascii="Courier New" w:eastAsia="Courier New" w:hAnsi="Courier New" w:cs="Courier New"/>
          <w:color w:val="303641"/>
          <w:sz w:val="18"/>
          <w:szCs w:val="18"/>
        </w:rPr>
        <w:t>## 4. 媒体別スタイル辞書</w:t>
      </w:r>
    </w:p>
    <w:p w14:paraId="73565C0E"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5316734E" w14:textId="77777777" w:rsidR="00FF2FC6" w:rsidRDefault="00000000">
      <w:pPr>
        <w:shd w:val="clear" w:color="auto" w:fill="F6F4EE"/>
        <w:ind w:left="360"/>
      </w:pPr>
      <w:r>
        <w:rPr>
          <w:rFonts w:ascii="Courier New" w:eastAsia="Courier New" w:hAnsi="Courier New" w:cs="Courier New"/>
          <w:color w:val="303641"/>
          <w:sz w:val="18"/>
          <w:szCs w:val="18"/>
        </w:rPr>
        <w:t>`scripts/generate_hero_image.py` の先頭に以下を追加:</w:t>
      </w:r>
    </w:p>
    <w:p w14:paraId="1F5258AC"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5207017" w14:textId="77777777" w:rsidR="00FF2FC6" w:rsidRDefault="00000000">
      <w:pPr>
        <w:shd w:val="clear" w:color="auto" w:fill="F6F4EE"/>
        <w:ind w:left="360"/>
      </w:pPr>
      <w:r>
        <w:rPr>
          <w:rFonts w:ascii="Courier New" w:eastAsia="Courier New" w:hAnsi="Courier New" w:cs="Courier New"/>
          <w:color w:val="303641"/>
          <w:sz w:val="18"/>
          <w:szCs w:val="18"/>
        </w:rPr>
        <w:t>```python</w:t>
      </w:r>
    </w:p>
    <w:p w14:paraId="3878DF46" w14:textId="77777777" w:rsidR="00FF2FC6" w:rsidRDefault="00000000">
      <w:pPr>
        <w:shd w:val="clear" w:color="auto" w:fill="F6F4EE"/>
        <w:ind w:left="360"/>
      </w:pPr>
      <w:r>
        <w:rPr>
          <w:rFonts w:ascii="Courier New" w:eastAsia="Courier New" w:hAnsi="Courier New" w:cs="Courier New"/>
          <w:color w:val="303641"/>
          <w:sz w:val="18"/>
          <w:szCs w:val="18"/>
        </w:rPr>
        <w:t>STYLE_DICTIONARY = {</w:t>
      </w:r>
    </w:p>
    <w:p w14:paraId="101A4DC2" w14:textId="77777777" w:rsidR="00FF2FC6" w:rsidRDefault="00000000">
      <w:pPr>
        <w:shd w:val="clear" w:color="auto" w:fill="F6F4EE"/>
        <w:ind w:left="360"/>
      </w:pPr>
      <w:r>
        <w:rPr>
          <w:rFonts w:ascii="Courier New" w:eastAsia="Courier New" w:hAnsi="Courier New" w:cs="Courier New"/>
          <w:color w:val="303641"/>
          <w:sz w:val="18"/>
          <w:szCs w:val="18"/>
        </w:rPr>
        <w:t xml:space="preserve">    # --- Editorial (エディトリアル風刺画) ---</w:t>
      </w:r>
    </w:p>
    <w:p w14:paraId="5C25D056" w14:textId="77777777" w:rsidR="00FF2FC6" w:rsidRDefault="00000000">
      <w:pPr>
        <w:shd w:val="clear" w:color="auto" w:fill="F6F4EE"/>
        <w:ind w:left="360"/>
      </w:pPr>
      <w:r>
        <w:rPr>
          <w:rFonts w:ascii="Courier New" w:eastAsia="Courier New" w:hAnsi="Courier New" w:cs="Courier New"/>
          <w:color w:val="303641"/>
          <w:sz w:val="18"/>
          <w:szCs w:val="18"/>
        </w:rPr>
        <w:t xml:space="preserve">    "wsj": {</w:t>
      </w:r>
    </w:p>
    <w:p w14:paraId="31B64A4F" w14:textId="77777777" w:rsidR="00FF2FC6" w:rsidRDefault="00000000">
      <w:pPr>
        <w:shd w:val="clear" w:color="auto" w:fill="F6F4EE"/>
        <w:ind w:left="360"/>
      </w:pPr>
      <w:r>
        <w:rPr>
          <w:rFonts w:ascii="Courier New" w:eastAsia="Courier New" w:hAnsi="Courier New" w:cs="Courier New"/>
          <w:color w:val="303641"/>
          <w:sz w:val="18"/>
          <w:szCs w:val="18"/>
        </w:rPr>
        <w:t xml:space="preserve">        "category": "editorial",</w:t>
      </w:r>
    </w:p>
    <w:p w14:paraId="394D9516" w14:textId="77777777" w:rsidR="00FF2FC6" w:rsidRDefault="00000000">
      <w:pPr>
        <w:shd w:val="clear" w:color="auto" w:fill="F6F4EE"/>
        <w:ind w:left="360"/>
      </w:pPr>
      <w:r>
        <w:rPr>
          <w:rFonts w:ascii="Courier New" w:eastAsia="Courier New" w:hAnsi="Courier New" w:cs="Courier New"/>
          <w:color w:val="303641"/>
          <w:sz w:val="18"/>
          <w:szCs w:val="18"/>
        </w:rPr>
        <w:t xml:space="preserve">        "style_keywords": "traditional editorial illustration, sophisticated conceptual metaphor, "</w:t>
      </w:r>
    </w:p>
    <w:p w14:paraId="705D4568" w14:textId="77777777" w:rsidR="00FF2FC6" w:rsidRDefault="00000000">
      <w:pPr>
        <w:shd w:val="clear" w:color="auto" w:fill="F6F4EE"/>
        <w:ind w:left="360"/>
      </w:pPr>
      <w:r>
        <w:rPr>
          <w:rFonts w:ascii="Courier New" w:eastAsia="Courier New" w:hAnsi="Courier New" w:cs="Courier New"/>
          <w:color w:val="303641"/>
          <w:sz w:val="18"/>
          <w:szCs w:val="18"/>
        </w:rPr>
        <w:t xml:space="preserve">                          "muted earth tones, subtle crosshatching texture, "</w:t>
      </w:r>
    </w:p>
    <w:p w14:paraId="453C8D82" w14:textId="77777777" w:rsidR="00FF2FC6" w:rsidRDefault="00000000">
      <w:pPr>
        <w:shd w:val="clear" w:color="auto" w:fill="F6F4EE"/>
        <w:ind w:left="360"/>
      </w:pPr>
      <w:r>
        <w:rPr>
          <w:rFonts w:ascii="Courier New" w:eastAsia="Courier New" w:hAnsi="Courier New" w:cs="Courier New"/>
          <w:color w:val="303641"/>
          <w:sz w:val="18"/>
          <w:szCs w:val="18"/>
        </w:rPr>
        <w:t xml:space="preserve">                          "reminiscent of The Wall Street Journal opinion pages",</w:t>
      </w:r>
    </w:p>
    <w:p w14:paraId="3F0D8F44" w14:textId="77777777" w:rsidR="00FF2FC6" w:rsidRDefault="00000000">
      <w:pPr>
        <w:shd w:val="clear" w:color="auto" w:fill="F6F4EE"/>
        <w:ind w:left="360"/>
      </w:pPr>
      <w:r>
        <w:rPr>
          <w:rFonts w:ascii="Courier New" w:eastAsia="Courier New" w:hAnsi="Courier New" w:cs="Courier New"/>
          <w:color w:val="303641"/>
          <w:sz w:val="18"/>
          <w:szCs w:val="18"/>
        </w:rPr>
        <w:t xml:space="preserve">        "tone": "serious, weighty, intellectually refined",</w:t>
      </w:r>
    </w:p>
    <w:p w14:paraId="063DF1C8"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171437A" w14:textId="77777777" w:rsidR="00FF2FC6" w:rsidRDefault="00000000">
      <w:pPr>
        <w:shd w:val="clear" w:color="auto" w:fill="F6F4EE"/>
        <w:ind w:left="360"/>
      </w:pPr>
      <w:r>
        <w:rPr>
          <w:rFonts w:ascii="Courier New" w:eastAsia="Courier New" w:hAnsi="Courier New" w:cs="Courier New"/>
          <w:color w:val="303641"/>
          <w:sz w:val="18"/>
          <w:szCs w:val="18"/>
        </w:rPr>
        <w:t xml:space="preserve">    "nyt-bn": {</w:t>
      </w:r>
    </w:p>
    <w:p w14:paraId="41364D2D" w14:textId="77777777" w:rsidR="00FF2FC6" w:rsidRDefault="00000000">
      <w:pPr>
        <w:shd w:val="clear" w:color="auto" w:fill="F6F4EE"/>
        <w:ind w:left="360"/>
      </w:pPr>
      <w:r>
        <w:rPr>
          <w:rFonts w:ascii="Courier New" w:eastAsia="Courier New" w:hAnsi="Courier New" w:cs="Courier New"/>
          <w:color w:val="303641"/>
          <w:sz w:val="18"/>
          <w:szCs w:val="18"/>
        </w:rPr>
        <w:t xml:space="preserve">        "category": "editorial",</w:t>
      </w:r>
    </w:p>
    <w:p w14:paraId="5B3B977B" w14:textId="77777777" w:rsidR="00FF2FC6" w:rsidRDefault="00000000">
      <w:pPr>
        <w:shd w:val="clear" w:color="auto" w:fill="F6F4EE"/>
        <w:ind w:left="360"/>
      </w:pPr>
      <w:r>
        <w:rPr>
          <w:rFonts w:ascii="Courier New" w:eastAsia="Courier New" w:hAnsi="Courier New" w:cs="Courier New"/>
          <w:color w:val="303641"/>
          <w:sz w:val="18"/>
          <w:szCs w:val="18"/>
        </w:rPr>
        <w:t xml:space="preserve">        "style_keywords": "modern editorial illustration, bold conceptual metaphor, "</w:t>
      </w:r>
    </w:p>
    <w:p w14:paraId="182F2540" w14:textId="77777777" w:rsidR="00FF2FC6" w:rsidRDefault="00000000">
      <w:pPr>
        <w:shd w:val="clear" w:color="auto" w:fill="F6F4EE"/>
        <w:ind w:left="360"/>
      </w:pPr>
      <w:r>
        <w:rPr>
          <w:rFonts w:ascii="Courier New" w:eastAsia="Courier New" w:hAnsi="Courier New" w:cs="Courier New"/>
          <w:color w:val="303641"/>
          <w:sz w:val="18"/>
          <w:szCs w:val="18"/>
        </w:rPr>
        <w:t xml:space="preserve">                          "limited color palette with one accent color, clean composition, "</w:t>
      </w:r>
    </w:p>
    <w:p w14:paraId="63B4BA60" w14:textId="77777777" w:rsidR="00FF2FC6" w:rsidRDefault="00000000">
      <w:pPr>
        <w:shd w:val="clear" w:color="auto" w:fill="F6F4EE"/>
        <w:ind w:left="360"/>
      </w:pPr>
      <w:r>
        <w:rPr>
          <w:rFonts w:ascii="Courier New" w:eastAsia="Courier New" w:hAnsi="Courier New" w:cs="Courier New"/>
          <w:color w:val="303641"/>
          <w:sz w:val="18"/>
          <w:szCs w:val="18"/>
        </w:rPr>
        <w:t xml:space="preserve">                          "reminiscent of New York Times front-page art",</w:t>
      </w:r>
    </w:p>
    <w:p w14:paraId="275EE292" w14:textId="77777777" w:rsidR="00FF2FC6" w:rsidRDefault="00000000">
      <w:pPr>
        <w:shd w:val="clear" w:color="auto" w:fill="F6F4EE"/>
        <w:ind w:left="360"/>
      </w:pPr>
      <w:r>
        <w:rPr>
          <w:rFonts w:ascii="Courier New" w:eastAsia="Courier New" w:hAnsi="Courier New" w:cs="Courier New"/>
          <w:color w:val="303641"/>
          <w:sz w:val="18"/>
          <w:szCs w:val="18"/>
        </w:rPr>
        <w:t xml:space="preserve">        "tone": "urgent, contemporary, journalistic",</w:t>
      </w:r>
    </w:p>
    <w:p w14:paraId="7E26D1E1"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24E9296" w14:textId="77777777" w:rsidR="00FF2FC6" w:rsidRDefault="00000000">
      <w:pPr>
        <w:shd w:val="clear" w:color="auto" w:fill="F6F4EE"/>
        <w:ind w:left="360"/>
      </w:pPr>
      <w:r>
        <w:rPr>
          <w:rFonts w:ascii="Courier New" w:eastAsia="Courier New" w:hAnsi="Courier New" w:cs="Courier New"/>
          <w:color w:val="303641"/>
          <w:sz w:val="18"/>
          <w:szCs w:val="18"/>
        </w:rPr>
        <w:t xml:space="preserve">    "nyt-op": {</w:t>
      </w:r>
    </w:p>
    <w:p w14:paraId="0B5A42E9" w14:textId="77777777" w:rsidR="00FF2FC6" w:rsidRDefault="00000000">
      <w:pPr>
        <w:shd w:val="clear" w:color="auto" w:fill="F6F4EE"/>
        <w:ind w:left="360"/>
      </w:pPr>
      <w:r>
        <w:rPr>
          <w:rFonts w:ascii="Courier New" w:eastAsia="Courier New" w:hAnsi="Courier New" w:cs="Courier New"/>
          <w:color w:val="303641"/>
          <w:sz w:val="18"/>
          <w:szCs w:val="18"/>
        </w:rPr>
        <w:t xml:space="preserve">        "category": "editorial",</w:t>
      </w:r>
    </w:p>
    <w:p w14:paraId="20C5A3E3" w14:textId="77777777" w:rsidR="00FF2FC6" w:rsidRDefault="00000000">
      <w:pPr>
        <w:shd w:val="clear" w:color="auto" w:fill="F6F4EE"/>
        <w:ind w:left="360"/>
      </w:pPr>
      <w:r>
        <w:rPr>
          <w:rFonts w:ascii="Courier New" w:eastAsia="Courier New" w:hAnsi="Courier New" w:cs="Courier New"/>
          <w:color w:val="303641"/>
          <w:sz w:val="18"/>
          <w:szCs w:val="18"/>
        </w:rPr>
        <w:t xml:space="preserve">        "style_keywords": "bold contemporary satirical illustration, daring conceptual metaphor, "</w:t>
      </w:r>
    </w:p>
    <w:p w14:paraId="592CFAA1" w14:textId="77777777" w:rsidR="00FF2FC6" w:rsidRDefault="00000000">
      <w:pPr>
        <w:shd w:val="clear" w:color="auto" w:fill="F6F4EE"/>
        <w:ind w:left="360"/>
      </w:pPr>
      <w:r>
        <w:rPr>
          <w:rFonts w:ascii="Courier New" w:eastAsia="Courier New" w:hAnsi="Courier New" w:cs="Courier New"/>
          <w:color w:val="303641"/>
          <w:sz w:val="18"/>
          <w:szCs w:val="18"/>
        </w:rPr>
        <w:t xml:space="preserve">                          "high-contrast color blocks, reminiscent of New York Times Op-Ed section",</w:t>
      </w:r>
    </w:p>
    <w:p w14:paraId="2D97D10D" w14:textId="77777777" w:rsidR="00FF2FC6" w:rsidRDefault="00000000">
      <w:pPr>
        <w:shd w:val="clear" w:color="auto" w:fill="F6F4EE"/>
        <w:ind w:left="360"/>
      </w:pPr>
      <w:r>
        <w:rPr>
          <w:rFonts w:ascii="Courier New" w:eastAsia="Courier New" w:hAnsi="Courier New" w:cs="Courier New"/>
          <w:color w:val="303641"/>
          <w:sz w:val="18"/>
          <w:szCs w:val="18"/>
        </w:rPr>
        <w:t xml:space="preserve">        "tone": "provocative, opinionated, modern",</w:t>
      </w:r>
    </w:p>
    <w:p w14:paraId="343B9C0A"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6DDE0DF0" w14:textId="77777777" w:rsidR="00FF2FC6" w:rsidRDefault="00000000">
      <w:pPr>
        <w:shd w:val="clear" w:color="auto" w:fill="F6F4EE"/>
        <w:ind w:left="360"/>
      </w:pPr>
      <w:r>
        <w:rPr>
          <w:rFonts w:ascii="Courier New" w:eastAsia="Courier New" w:hAnsi="Courier New" w:cs="Courier New"/>
          <w:color w:val="303641"/>
          <w:sz w:val="18"/>
          <w:szCs w:val="18"/>
        </w:rPr>
        <w:t xml:space="preserve">    "buysiders": {</w:t>
      </w:r>
    </w:p>
    <w:p w14:paraId="7AC99603" w14:textId="77777777" w:rsidR="00FF2FC6" w:rsidRDefault="00000000">
      <w:pPr>
        <w:shd w:val="clear" w:color="auto" w:fill="F6F4EE"/>
        <w:ind w:left="360"/>
      </w:pPr>
      <w:r>
        <w:rPr>
          <w:rFonts w:ascii="Courier New" w:eastAsia="Courier New" w:hAnsi="Courier New" w:cs="Courier New"/>
          <w:color w:val="303641"/>
          <w:sz w:val="18"/>
          <w:szCs w:val="18"/>
        </w:rPr>
        <w:t xml:space="preserve">        "category": "editorial",</w:t>
      </w:r>
    </w:p>
    <w:p w14:paraId="228CEB9A" w14:textId="77777777" w:rsidR="00FF2FC6" w:rsidRDefault="00000000">
      <w:pPr>
        <w:shd w:val="clear" w:color="auto" w:fill="F6F4EE"/>
        <w:ind w:left="360"/>
      </w:pPr>
      <w:r>
        <w:rPr>
          <w:rFonts w:ascii="Courier New" w:eastAsia="Courier New" w:hAnsi="Courier New" w:cs="Courier New"/>
          <w:color w:val="303641"/>
          <w:sz w:val="18"/>
          <w:szCs w:val="18"/>
        </w:rPr>
        <w:t xml:space="preserve">        "style_keywords": "financial editorial illustration, M&amp;A metaphor imagery "</w:t>
      </w:r>
    </w:p>
    <w:p w14:paraId="133725D3" w14:textId="77777777" w:rsidR="00FF2FC6" w:rsidRDefault="00000000">
      <w:pPr>
        <w:shd w:val="clear" w:color="auto" w:fill="F6F4EE"/>
        <w:ind w:left="360"/>
      </w:pPr>
      <w:r>
        <w:rPr>
          <w:rFonts w:ascii="Courier New" w:eastAsia="Courier New" w:hAnsi="Courier New" w:cs="Courier New"/>
          <w:color w:val="303641"/>
          <w:sz w:val="18"/>
          <w:szCs w:val="18"/>
        </w:rPr>
        <w:t xml:space="preserve">                          "(handshakes, merging shapes, chessboards), "</w:t>
      </w:r>
    </w:p>
    <w:p w14:paraId="45B2CFF1" w14:textId="77777777" w:rsidR="00FF2FC6" w:rsidRDefault="00000000">
      <w:pPr>
        <w:shd w:val="clear" w:color="auto" w:fill="F6F4EE"/>
        <w:ind w:left="360"/>
      </w:pPr>
      <w:r>
        <w:rPr>
          <w:rFonts w:ascii="Courier New" w:eastAsia="Courier New" w:hAnsi="Courier New" w:cs="Courier New"/>
          <w:color w:val="303641"/>
          <w:sz w:val="18"/>
          <w:szCs w:val="18"/>
        </w:rPr>
        <w:t xml:space="preserve">                          "navy and gold palette, sophisticated minimalism",</w:t>
      </w:r>
    </w:p>
    <w:p w14:paraId="77E0248B" w14:textId="77777777" w:rsidR="00FF2FC6" w:rsidRDefault="00000000">
      <w:pPr>
        <w:shd w:val="clear" w:color="auto" w:fill="F6F4EE"/>
        <w:ind w:left="360"/>
      </w:pPr>
      <w:r>
        <w:rPr>
          <w:rFonts w:ascii="Courier New" w:eastAsia="Courier New" w:hAnsi="Courier New" w:cs="Courier New"/>
          <w:color w:val="303641"/>
          <w:sz w:val="18"/>
          <w:szCs w:val="18"/>
        </w:rPr>
        <w:t xml:space="preserve">        "tone": "corporate, strategic, high-stakes",</w:t>
      </w:r>
    </w:p>
    <w:p w14:paraId="6CE6DA16"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6F4965EA" w14:textId="77777777" w:rsidR="00FF2FC6" w:rsidRDefault="00000000">
      <w:pPr>
        <w:shd w:val="clear" w:color="auto" w:fill="F6F4EE"/>
        <w:ind w:left="360"/>
      </w:pPr>
      <w:r>
        <w:rPr>
          <w:rFonts w:ascii="Courier New" w:eastAsia="Courier New" w:hAnsi="Courier New" w:cs="Courier New"/>
          <w:color w:val="303641"/>
          <w:sz w:val="18"/>
          <w:szCs w:val="18"/>
        </w:rPr>
        <w:t xml:space="preserve">    # Economist は配信実績確認後に有効化 (2026-04-22 時点で日次配信未実装)</w:t>
      </w:r>
    </w:p>
    <w:p w14:paraId="6DD7BFCF" w14:textId="77777777" w:rsidR="00FF2FC6" w:rsidRDefault="00000000">
      <w:pPr>
        <w:shd w:val="clear" w:color="auto" w:fill="F6F4EE"/>
        <w:ind w:left="360"/>
      </w:pPr>
      <w:r>
        <w:rPr>
          <w:rFonts w:ascii="Courier New" w:eastAsia="Courier New" w:hAnsi="Courier New" w:cs="Courier New"/>
          <w:color w:val="303641"/>
          <w:sz w:val="18"/>
          <w:szCs w:val="18"/>
        </w:rPr>
        <w:t xml:space="preserve">    # "economist": { ... },</w:t>
      </w:r>
    </w:p>
    <w:p w14:paraId="08E66782"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A1D8AB8" w14:textId="77777777" w:rsidR="00FF2FC6" w:rsidRDefault="00000000">
      <w:pPr>
        <w:shd w:val="clear" w:color="auto" w:fill="F6F4EE"/>
        <w:ind w:left="360"/>
      </w:pPr>
      <w:r>
        <w:rPr>
          <w:rFonts w:ascii="Courier New" w:eastAsia="Courier New" w:hAnsi="Courier New" w:cs="Courier New"/>
          <w:color w:val="303641"/>
          <w:sz w:val="18"/>
          <w:szCs w:val="18"/>
        </w:rPr>
        <w:t xml:space="preserve">    # --- Lifestyle (モダンフラットアート) ---</w:t>
      </w:r>
    </w:p>
    <w:p w14:paraId="2A5F79EE" w14:textId="77777777" w:rsidR="00FF2FC6" w:rsidRDefault="00000000">
      <w:pPr>
        <w:shd w:val="clear" w:color="auto" w:fill="F6F4EE"/>
        <w:ind w:left="360"/>
      </w:pPr>
      <w:r>
        <w:rPr>
          <w:rFonts w:ascii="Courier New" w:eastAsia="Courier New" w:hAnsi="Courier New" w:cs="Courier New"/>
          <w:color w:val="303641"/>
          <w:sz w:val="18"/>
          <w:szCs w:val="18"/>
        </w:rPr>
        <w:t xml:space="preserve">    "skift": {</w:t>
      </w:r>
    </w:p>
    <w:p w14:paraId="2BD56512" w14:textId="77777777" w:rsidR="00FF2FC6" w:rsidRDefault="00000000">
      <w:pPr>
        <w:shd w:val="clear" w:color="auto" w:fill="F6F4EE"/>
        <w:ind w:left="360"/>
      </w:pPr>
      <w:r>
        <w:rPr>
          <w:rFonts w:ascii="Courier New" w:eastAsia="Courier New" w:hAnsi="Courier New" w:cs="Courier New"/>
          <w:color w:val="303641"/>
          <w:sz w:val="18"/>
          <w:szCs w:val="18"/>
        </w:rPr>
        <w:t xml:space="preserve">        "category": "lifestyle",</w:t>
      </w:r>
    </w:p>
    <w:p w14:paraId="34933390" w14:textId="77777777" w:rsidR="00FF2FC6" w:rsidRDefault="00000000">
      <w:pPr>
        <w:shd w:val="clear" w:color="auto" w:fill="F6F4EE"/>
        <w:ind w:left="360"/>
      </w:pPr>
      <w:r>
        <w:rPr>
          <w:rFonts w:ascii="Courier New" w:eastAsia="Courier New" w:hAnsi="Courier New" w:cs="Courier New"/>
          <w:color w:val="303641"/>
          <w:sz w:val="18"/>
          <w:szCs w:val="18"/>
        </w:rPr>
        <w:lastRenderedPageBreak/>
        <w:t xml:space="preserve">        "style_keywords": "modern flat digital illustration, textured brush strokes, "</w:t>
      </w:r>
    </w:p>
    <w:p w14:paraId="0E2DF4DB" w14:textId="77777777" w:rsidR="00FF2FC6" w:rsidRDefault="00000000">
      <w:pPr>
        <w:shd w:val="clear" w:color="auto" w:fill="F6F4EE"/>
        <w:ind w:left="360"/>
      </w:pPr>
      <w:r>
        <w:rPr>
          <w:rFonts w:ascii="Courier New" w:eastAsia="Courier New" w:hAnsi="Courier New" w:cs="Courier New"/>
          <w:color w:val="303641"/>
          <w:sz w:val="18"/>
          <w:szCs w:val="18"/>
        </w:rPr>
        <w:t xml:space="preserve">                          "soft gradients, travel and hospitality scenes, "</w:t>
      </w:r>
    </w:p>
    <w:p w14:paraId="14172B5C" w14:textId="77777777" w:rsidR="00FF2FC6" w:rsidRDefault="00000000">
      <w:pPr>
        <w:shd w:val="clear" w:color="auto" w:fill="F6F4EE"/>
        <w:ind w:left="360"/>
      </w:pPr>
      <w:r>
        <w:rPr>
          <w:rFonts w:ascii="Courier New" w:eastAsia="Courier New" w:hAnsi="Courier New" w:cs="Courier New"/>
          <w:color w:val="303641"/>
          <w:sz w:val="18"/>
          <w:szCs w:val="18"/>
        </w:rPr>
        <w:t xml:space="preserve">                          "serene atmosphere, clean and aspirational",</w:t>
      </w:r>
    </w:p>
    <w:p w14:paraId="57E72BEE" w14:textId="77777777" w:rsidR="00FF2FC6" w:rsidRDefault="00000000">
      <w:pPr>
        <w:shd w:val="clear" w:color="auto" w:fill="F6F4EE"/>
        <w:ind w:left="360"/>
      </w:pPr>
      <w:r>
        <w:rPr>
          <w:rFonts w:ascii="Courier New" w:eastAsia="Courier New" w:hAnsi="Courier New" w:cs="Courier New"/>
          <w:color w:val="303641"/>
          <w:sz w:val="18"/>
          <w:szCs w:val="18"/>
        </w:rPr>
        <w:t xml:space="preserve">        "tone": "optimistic, aspirational, polished",</w:t>
      </w:r>
    </w:p>
    <w:p w14:paraId="5A8D3C8D"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758C70F" w14:textId="77777777" w:rsidR="00FF2FC6" w:rsidRDefault="00000000">
      <w:pPr>
        <w:shd w:val="clear" w:color="auto" w:fill="F6F4EE"/>
        <w:ind w:left="360"/>
      </w:pPr>
      <w:r>
        <w:rPr>
          <w:rFonts w:ascii="Courier New" w:eastAsia="Courier New" w:hAnsi="Courier New" w:cs="Courier New"/>
          <w:color w:val="303641"/>
          <w:sz w:val="18"/>
          <w:szCs w:val="18"/>
        </w:rPr>
        <w:t xml:space="preserve">    "business-insider": {</w:t>
      </w:r>
    </w:p>
    <w:p w14:paraId="23D9827D" w14:textId="77777777" w:rsidR="00FF2FC6" w:rsidRDefault="00000000">
      <w:pPr>
        <w:shd w:val="clear" w:color="auto" w:fill="F6F4EE"/>
        <w:ind w:left="360"/>
      </w:pPr>
      <w:r>
        <w:rPr>
          <w:rFonts w:ascii="Courier New" w:eastAsia="Courier New" w:hAnsi="Courier New" w:cs="Courier New"/>
          <w:color w:val="303641"/>
          <w:sz w:val="18"/>
          <w:szCs w:val="18"/>
        </w:rPr>
        <w:t xml:space="preserve">        "category": "lifestyle",</w:t>
      </w:r>
    </w:p>
    <w:p w14:paraId="6A6FA86F" w14:textId="77777777" w:rsidR="00FF2FC6" w:rsidRDefault="00000000">
      <w:pPr>
        <w:shd w:val="clear" w:color="auto" w:fill="F6F4EE"/>
        <w:ind w:left="360"/>
      </w:pPr>
      <w:r>
        <w:rPr>
          <w:rFonts w:ascii="Courier New" w:eastAsia="Courier New" w:hAnsi="Courier New" w:cs="Courier New"/>
          <w:color w:val="303641"/>
          <w:sz w:val="18"/>
          <w:szCs w:val="18"/>
        </w:rPr>
        <w:t xml:space="preserve">        "style_keywords": "modern flat digital illustration, textured brush strokes, "</w:t>
      </w:r>
    </w:p>
    <w:p w14:paraId="589D9EE9" w14:textId="77777777" w:rsidR="00FF2FC6" w:rsidRDefault="00000000">
      <w:pPr>
        <w:shd w:val="clear" w:color="auto" w:fill="F6F4EE"/>
        <w:ind w:left="360"/>
      </w:pPr>
      <w:r>
        <w:rPr>
          <w:rFonts w:ascii="Courier New" w:eastAsia="Courier New" w:hAnsi="Courier New" w:cs="Courier New"/>
          <w:color w:val="303641"/>
          <w:sz w:val="18"/>
          <w:szCs w:val="18"/>
        </w:rPr>
        <w:t xml:space="preserve">                          "subtle gradients, contemporary urban or business scenes, "</w:t>
      </w:r>
    </w:p>
    <w:p w14:paraId="31E642C3" w14:textId="77777777" w:rsidR="00FF2FC6" w:rsidRDefault="00000000">
      <w:pPr>
        <w:shd w:val="clear" w:color="auto" w:fill="F6F4EE"/>
        <w:ind w:left="360"/>
      </w:pPr>
      <w:r>
        <w:rPr>
          <w:rFonts w:ascii="Courier New" w:eastAsia="Courier New" w:hAnsi="Courier New" w:cs="Courier New"/>
          <w:color w:val="303641"/>
          <w:sz w:val="18"/>
          <w:szCs w:val="18"/>
        </w:rPr>
        <w:t xml:space="preserve">                          "clean composition with tactile detail",</w:t>
      </w:r>
    </w:p>
    <w:p w14:paraId="699BFED1" w14:textId="77777777" w:rsidR="00FF2FC6" w:rsidRDefault="00000000">
      <w:pPr>
        <w:shd w:val="clear" w:color="auto" w:fill="F6F4EE"/>
        <w:ind w:left="360"/>
      </w:pPr>
      <w:r>
        <w:rPr>
          <w:rFonts w:ascii="Courier New" w:eastAsia="Courier New" w:hAnsi="Courier New" w:cs="Courier New"/>
          <w:color w:val="303641"/>
          <w:sz w:val="18"/>
          <w:szCs w:val="18"/>
        </w:rPr>
        <w:t xml:space="preserve">        "tone": "accessible, contemporary, visually rich",</w:t>
      </w:r>
    </w:p>
    <w:p w14:paraId="208B78CF"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1A671B8"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965757E" w14:textId="77777777" w:rsidR="00FF2FC6" w:rsidRDefault="00000000">
      <w:pPr>
        <w:shd w:val="clear" w:color="auto" w:fill="F6F4EE"/>
        <w:ind w:left="360"/>
      </w:pPr>
      <w:r>
        <w:rPr>
          <w:rFonts w:ascii="Courier New" w:eastAsia="Courier New" w:hAnsi="Courier New" w:cs="Courier New"/>
          <w:color w:val="303641"/>
          <w:sz w:val="18"/>
          <w:szCs w:val="18"/>
        </w:rPr>
        <w:t xml:space="preserve">    # --- Editorial-playful (第3カテゴリ) ---</w:t>
      </w:r>
    </w:p>
    <w:p w14:paraId="1459077E" w14:textId="77777777" w:rsidR="00FF2FC6" w:rsidRDefault="00000000">
      <w:pPr>
        <w:shd w:val="clear" w:color="auto" w:fill="F6F4EE"/>
        <w:ind w:left="360"/>
      </w:pPr>
      <w:r>
        <w:rPr>
          <w:rFonts w:ascii="Courier New" w:eastAsia="Courier New" w:hAnsi="Courier New" w:cs="Courier New"/>
          <w:color w:val="303641"/>
          <w:sz w:val="18"/>
          <w:szCs w:val="18"/>
        </w:rPr>
        <w:t xml:space="preserve">    "short-squeez": {</w:t>
      </w:r>
    </w:p>
    <w:p w14:paraId="36812066" w14:textId="77777777" w:rsidR="00FF2FC6" w:rsidRDefault="00000000">
      <w:pPr>
        <w:shd w:val="clear" w:color="auto" w:fill="F6F4EE"/>
        <w:ind w:left="360"/>
      </w:pPr>
      <w:r>
        <w:rPr>
          <w:rFonts w:ascii="Courier New" w:eastAsia="Courier New" w:hAnsi="Courier New" w:cs="Courier New"/>
          <w:color w:val="303641"/>
          <w:sz w:val="18"/>
          <w:szCs w:val="18"/>
        </w:rPr>
        <w:t xml:space="preserve">        "category": "editorial-playful",</w:t>
      </w:r>
    </w:p>
    <w:p w14:paraId="12C4C8AB" w14:textId="77777777" w:rsidR="00FF2FC6" w:rsidRDefault="00000000">
      <w:pPr>
        <w:shd w:val="clear" w:color="auto" w:fill="F6F4EE"/>
        <w:ind w:left="360"/>
      </w:pPr>
      <w:r>
        <w:rPr>
          <w:rFonts w:ascii="Courier New" w:eastAsia="Courier New" w:hAnsi="Courier New" w:cs="Courier New"/>
          <w:color w:val="303641"/>
          <w:sz w:val="18"/>
          <w:szCs w:val="18"/>
        </w:rPr>
        <w:t xml:space="preserve">        "style_keywords": "playful financial editorial illustration, Wall Street metaphor imagery, "</w:t>
      </w:r>
    </w:p>
    <w:p w14:paraId="2252F2E8" w14:textId="77777777" w:rsidR="00FF2FC6" w:rsidRDefault="00000000">
      <w:pPr>
        <w:shd w:val="clear" w:color="auto" w:fill="F6F4EE"/>
        <w:ind w:left="360"/>
      </w:pPr>
      <w:r>
        <w:rPr>
          <w:rFonts w:ascii="Courier New" w:eastAsia="Courier New" w:hAnsi="Courier New" w:cs="Courier New"/>
          <w:color w:val="303641"/>
          <w:sz w:val="18"/>
          <w:szCs w:val="18"/>
        </w:rPr>
        <w:t xml:space="preserve">                          "slightly irreverent tone, clean vector-style with texture accents, "</w:t>
      </w:r>
    </w:p>
    <w:p w14:paraId="633D7D41" w14:textId="77777777" w:rsidR="00FF2FC6" w:rsidRDefault="00000000">
      <w:pPr>
        <w:shd w:val="clear" w:color="auto" w:fill="F6F4EE"/>
        <w:ind w:left="360"/>
      </w:pPr>
      <w:r>
        <w:rPr>
          <w:rFonts w:ascii="Courier New" w:eastAsia="Courier New" w:hAnsi="Courier New" w:cs="Courier New"/>
          <w:color w:val="303641"/>
          <w:sz w:val="18"/>
          <w:szCs w:val="18"/>
        </w:rPr>
        <w:t xml:space="preserve">                          "tinted or textured backgrounds (cream, pale navy, warm gray)",</w:t>
      </w:r>
    </w:p>
    <w:p w14:paraId="48FB11B0" w14:textId="77777777" w:rsidR="00FF2FC6" w:rsidRDefault="00000000">
      <w:pPr>
        <w:shd w:val="clear" w:color="auto" w:fill="F6F4EE"/>
        <w:ind w:left="360"/>
      </w:pPr>
      <w:r>
        <w:rPr>
          <w:rFonts w:ascii="Courier New" w:eastAsia="Courier New" w:hAnsi="Courier New" w:cs="Courier New"/>
          <w:color w:val="303641"/>
          <w:sz w:val="18"/>
          <w:szCs w:val="18"/>
        </w:rPr>
        <w:t xml:space="preserve">        "tone": "witty, finance-savvy, slightly irreverent",</w:t>
      </w:r>
    </w:p>
    <w:p w14:paraId="62E25611"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00CAECF" w14:textId="77777777" w:rsidR="00FF2FC6" w:rsidRDefault="00000000">
      <w:pPr>
        <w:shd w:val="clear" w:color="auto" w:fill="F6F4EE"/>
        <w:ind w:left="360"/>
      </w:pPr>
      <w:r>
        <w:rPr>
          <w:rFonts w:ascii="Courier New" w:eastAsia="Courier New" w:hAnsi="Courier New" w:cs="Courier New"/>
          <w:color w:val="303641"/>
          <w:sz w:val="18"/>
          <w:szCs w:val="18"/>
        </w:rPr>
        <w:t>}</w:t>
      </w:r>
    </w:p>
    <w:p w14:paraId="219AEC81" w14:textId="77777777" w:rsidR="00FF2FC6" w:rsidRDefault="00000000">
      <w:pPr>
        <w:shd w:val="clear" w:color="auto" w:fill="F6F4EE"/>
        <w:ind w:left="360"/>
      </w:pPr>
      <w:r>
        <w:rPr>
          <w:rFonts w:ascii="Courier New" w:eastAsia="Courier New" w:hAnsi="Courier New" w:cs="Courier New"/>
          <w:color w:val="303641"/>
          <w:sz w:val="18"/>
          <w:szCs w:val="18"/>
        </w:rPr>
        <w:t>```</w:t>
      </w:r>
    </w:p>
    <w:p w14:paraId="4F6FD845"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0C8ACE1" w14:textId="77777777" w:rsidR="00FF2FC6" w:rsidRDefault="00000000">
      <w:pPr>
        <w:shd w:val="clear" w:color="auto" w:fill="F6F4EE"/>
        <w:ind w:left="360"/>
      </w:pPr>
      <w:r>
        <w:rPr>
          <w:rFonts w:ascii="Courier New" w:eastAsia="Courier New" w:hAnsi="Courier New" w:cs="Courier New"/>
          <w:color w:val="303641"/>
          <w:sz w:val="18"/>
          <w:szCs w:val="18"/>
        </w:rPr>
        <w:t>**運用上の注意:**</w:t>
      </w:r>
    </w:p>
    <w:p w14:paraId="7D9CF718" w14:textId="77777777" w:rsidR="00FF2FC6" w:rsidRDefault="00000000">
      <w:pPr>
        <w:shd w:val="clear" w:color="auto" w:fill="F6F4EE"/>
        <w:ind w:left="360"/>
      </w:pPr>
      <w:r>
        <w:rPr>
          <w:rFonts w:ascii="Courier New" w:eastAsia="Courier New" w:hAnsi="Courier New" w:cs="Courier New"/>
          <w:color w:val="303641"/>
          <w:sz w:val="18"/>
          <w:szCs w:val="18"/>
        </w:rPr>
        <w:t>- `economist` は 2026-04-22 時点で日次配信実績ゼロ。実装後、配信が始まった段階で追加する。</w:t>
      </w:r>
    </w:p>
    <w:p w14:paraId="09C05F3D" w14:textId="77777777" w:rsidR="00FF2FC6" w:rsidRDefault="00000000">
      <w:pPr>
        <w:shd w:val="clear" w:color="auto" w:fill="F6F4EE"/>
        <w:ind w:left="360"/>
      </w:pPr>
      <w:r>
        <w:rPr>
          <w:rFonts w:ascii="Courier New" w:eastAsia="Courier New" w:hAnsi="Courier New" w:cs="Courier New"/>
          <w:color w:val="303641"/>
          <w:sz w:val="18"/>
          <w:szCs w:val="18"/>
        </w:rPr>
        <w:t>- 新セクション追加時は、このファイル 1 箇所を編集するだけで対応可能な設計にすること。</w:t>
      </w:r>
    </w:p>
    <w:p w14:paraId="341262E1"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406822A9" w14:textId="77777777" w:rsidR="00FF2FC6" w:rsidRDefault="00000000">
      <w:pPr>
        <w:shd w:val="clear" w:color="auto" w:fill="F6F4EE"/>
        <w:ind w:left="360"/>
      </w:pPr>
      <w:r>
        <w:rPr>
          <w:rFonts w:ascii="Courier New" w:eastAsia="Courier New" w:hAnsi="Courier New" w:cs="Courier New"/>
          <w:color w:val="303641"/>
          <w:sz w:val="18"/>
          <w:szCs w:val="18"/>
        </w:rPr>
        <w:t>---</w:t>
      </w:r>
    </w:p>
    <w:p w14:paraId="76068DD3"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47BCF16" w14:textId="77777777" w:rsidR="00FF2FC6" w:rsidRDefault="00000000">
      <w:pPr>
        <w:shd w:val="clear" w:color="auto" w:fill="F6F4EE"/>
        <w:ind w:left="360"/>
      </w:pPr>
      <w:r>
        <w:rPr>
          <w:rFonts w:ascii="Courier New" w:eastAsia="Courier New" w:hAnsi="Courier New" w:cs="Courier New"/>
          <w:color w:val="303641"/>
          <w:sz w:val="18"/>
          <w:szCs w:val="18"/>
        </w:rPr>
        <w:t>## 5. 最終プロンプト組み立てロジック</w:t>
      </w:r>
    </w:p>
    <w:p w14:paraId="4CC46D5C"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6A451B1" w14:textId="77777777" w:rsidR="00FF2FC6" w:rsidRDefault="00000000">
      <w:pPr>
        <w:shd w:val="clear" w:color="auto" w:fill="F6F4EE"/>
        <w:ind w:left="360"/>
      </w:pPr>
      <w:r>
        <w:rPr>
          <w:rFonts w:ascii="Courier New" w:eastAsia="Courier New" w:hAnsi="Courier New" w:cs="Courier New"/>
          <w:color w:val="303641"/>
          <w:sz w:val="18"/>
          <w:szCs w:val="18"/>
        </w:rPr>
        <w:t>```python</w:t>
      </w:r>
    </w:p>
    <w:p w14:paraId="08DEC307" w14:textId="77777777" w:rsidR="00FF2FC6" w:rsidRDefault="00000000">
      <w:pPr>
        <w:shd w:val="clear" w:color="auto" w:fill="F6F4EE"/>
        <w:ind w:left="360"/>
      </w:pPr>
      <w:r>
        <w:rPr>
          <w:rFonts w:ascii="Courier New" w:eastAsia="Courier New" w:hAnsi="Courier New" w:cs="Courier New"/>
          <w:color w:val="303641"/>
          <w:sz w:val="18"/>
          <w:szCs w:val="18"/>
        </w:rPr>
        <w:t>def build_hero_prompt(subject_noun: str, metaphor: str, context: str,</w:t>
      </w:r>
    </w:p>
    <w:p w14:paraId="64ECA135" w14:textId="77777777" w:rsidR="00FF2FC6" w:rsidRDefault="00000000">
      <w:pPr>
        <w:shd w:val="clear" w:color="auto" w:fill="F6F4EE"/>
        <w:ind w:left="360"/>
      </w:pPr>
      <w:r>
        <w:rPr>
          <w:rFonts w:ascii="Courier New" w:eastAsia="Courier New" w:hAnsi="Courier New" w:cs="Courier New"/>
          <w:color w:val="303641"/>
          <w:sz w:val="18"/>
          <w:szCs w:val="18"/>
        </w:rPr>
        <w:t xml:space="preserve">                      style_keywords: str, category: str) -&gt; str:</w:t>
      </w:r>
    </w:p>
    <w:p w14:paraId="64F15AE6"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A3911EF" w14:textId="77777777" w:rsidR="00FF2FC6" w:rsidRDefault="00000000">
      <w:pPr>
        <w:shd w:val="clear" w:color="auto" w:fill="F6F4EE"/>
        <w:ind w:left="360"/>
      </w:pPr>
      <w:r>
        <w:rPr>
          <w:rFonts w:ascii="Courier New" w:eastAsia="Courier New" w:hAnsi="Courier New" w:cs="Courier New"/>
          <w:color w:val="303641"/>
          <w:sz w:val="18"/>
          <w:szCs w:val="18"/>
        </w:rPr>
        <w:t xml:space="preserve">    Gemini 2.5 Flash Image 向けの最終プロンプトを組み立てる。</w:t>
      </w:r>
    </w:p>
    <w:p w14:paraId="1A71B247"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6D106F7" w14:textId="77777777" w:rsidR="00FF2FC6" w:rsidRDefault="00000000">
      <w:pPr>
        <w:shd w:val="clear" w:color="auto" w:fill="F6F4EE"/>
        <w:ind w:left="360"/>
      </w:pPr>
      <w:r>
        <w:rPr>
          <w:rFonts w:ascii="Courier New" w:eastAsia="Courier New" w:hAnsi="Courier New" w:cs="Courier New"/>
          <w:color w:val="303641"/>
          <w:sz w:val="18"/>
          <w:szCs w:val="18"/>
        </w:rPr>
        <w:t xml:space="preserve">    CRITICAL: 名詞の順序厳守 (先頭が最も強く描画に反映される)</w:t>
      </w:r>
    </w:p>
    <w:p w14:paraId="6C04FBE8" w14:textId="77777777" w:rsidR="00FF2FC6" w:rsidRDefault="00000000">
      <w:pPr>
        <w:shd w:val="clear" w:color="auto" w:fill="F6F4EE"/>
        <w:ind w:left="360"/>
      </w:pPr>
      <w:r>
        <w:rPr>
          <w:rFonts w:ascii="Courier New" w:eastAsia="Courier New" w:hAnsi="Courier New" w:cs="Courier New"/>
          <w:color w:val="303641"/>
          <w:sz w:val="18"/>
          <w:szCs w:val="18"/>
        </w:rPr>
        <w:t xml:space="preserve">    1. PRIMARY SUBJECT (主役の物体) - 最優先</w:t>
      </w:r>
    </w:p>
    <w:p w14:paraId="1640ECBE" w14:textId="77777777" w:rsidR="00FF2FC6" w:rsidRDefault="00000000">
      <w:pPr>
        <w:shd w:val="clear" w:color="auto" w:fill="F6F4EE"/>
        <w:ind w:left="360"/>
      </w:pPr>
      <w:r>
        <w:rPr>
          <w:rFonts w:ascii="Courier New" w:eastAsia="Courier New" w:hAnsi="Courier New" w:cs="Courier New"/>
          <w:color w:val="303641"/>
          <w:sz w:val="18"/>
          <w:szCs w:val="18"/>
        </w:rPr>
        <w:t xml:space="preserve">    2. METAPHORICAL CONTEXT (比喩の文脈)</w:t>
      </w:r>
    </w:p>
    <w:p w14:paraId="53C6F96F" w14:textId="77777777" w:rsidR="00FF2FC6" w:rsidRDefault="00000000">
      <w:pPr>
        <w:shd w:val="clear" w:color="auto" w:fill="F6F4EE"/>
        <w:ind w:left="360"/>
      </w:pPr>
      <w:r>
        <w:rPr>
          <w:rFonts w:ascii="Courier New" w:eastAsia="Courier New" w:hAnsi="Courier New" w:cs="Courier New"/>
          <w:color w:val="303641"/>
          <w:sz w:val="18"/>
          <w:szCs w:val="18"/>
        </w:rPr>
        <w:t xml:space="preserve">    3. CONTEXTUAL DETAIL (固有の詳細)</w:t>
      </w:r>
    </w:p>
    <w:p w14:paraId="135BEAF2" w14:textId="77777777" w:rsidR="00FF2FC6" w:rsidRDefault="00000000">
      <w:pPr>
        <w:shd w:val="clear" w:color="auto" w:fill="F6F4EE"/>
        <w:ind w:left="360"/>
      </w:pPr>
      <w:r>
        <w:rPr>
          <w:rFonts w:ascii="Courier New" w:eastAsia="Courier New" w:hAnsi="Courier New" w:cs="Courier New"/>
          <w:color w:val="303641"/>
          <w:sz w:val="18"/>
          <w:szCs w:val="18"/>
        </w:rPr>
        <w:t xml:space="preserve">    4. STYLE (媒体固有のスタイル)</w:t>
      </w:r>
    </w:p>
    <w:p w14:paraId="485114AA" w14:textId="77777777" w:rsidR="00FF2FC6" w:rsidRDefault="00000000">
      <w:pPr>
        <w:shd w:val="clear" w:color="auto" w:fill="F6F4EE"/>
        <w:ind w:left="360"/>
      </w:pPr>
      <w:r>
        <w:rPr>
          <w:rFonts w:ascii="Courier New" w:eastAsia="Courier New" w:hAnsi="Courier New" w:cs="Courier New"/>
          <w:color w:val="303641"/>
          <w:sz w:val="18"/>
          <w:szCs w:val="18"/>
        </w:rPr>
        <w:t xml:space="preserve">    5. CONSTRAINTS (共通制約)</w:t>
      </w:r>
    </w:p>
    <w:p w14:paraId="699293EC"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741C097" w14:textId="77777777" w:rsidR="00FF2FC6" w:rsidRDefault="00000000">
      <w:pPr>
        <w:shd w:val="clear" w:color="auto" w:fill="F6F4EE"/>
        <w:ind w:left="360"/>
      </w:pPr>
      <w:r>
        <w:rPr>
          <w:rFonts w:ascii="Courier New" w:eastAsia="Courier New" w:hAnsi="Courier New" w:cs="Courier New"/>
          <w:color w:val="303641"/>
          <w:sz w:val="18"/>
          <w:szCs w:val="18"/>
        </w:rPr>
        <w:t xml:space="preserve">    if category == "editorial":</w:t>
      </w:r>
    </w:p>
    <w:p w14:paraId="7086445C" w14:textId="77777777" w:rsidR="00FF2FC6" w:rsidRDefault="00000000">
      <w:pPr>
        <w:shd w:val="clear" w:color="auto" w:fill="F6F4EE"/>
        <w:ind w:left="360"/>
      </w:pPr>
      <w:r>
        <w:rPr>
          <w:rFonts w:ascii="Courier New" w:eastAsia="Courier New" w:hAnsi="Courier New" w:cs="Courier New"/>
          <w:color w:val="303641"/>
          <w:sz w:val="18"/>
          <w:szCs w:val="18"/>
        </w:rPr>
        <w:t xml:space="preserve">        composition = "a conceptual metaphor illustration featuring"</w:t>
      </w:r>
    </w:p>
    <w:p w14:paraId="69F95FA7" w14:textId="77777777" w:rsidR="00FF2FC6" w:rsidRDefault="00000000">
      <w:pPr>
        <w:shd w:val="clear" w:color="auto" w:fill="F6F4EE"/>
        <w:ind w:left="360"/>
      </w:pPr>
      <w:r>
        <w:rPr>
          <w:rFonts w:ascii="Courier New" w:eastAsia="Courier New" w:hAnsi="Courier New" w:cs="Courier New"/>
          <w:color w:val="303641"/>
          <w:sz w:val="18"/>
          <w:szCs w:val="18"/>
        </w:rPr>
        <w:t xml:space="preserve">        background_directive = ""  # editorial は白背景OK (意図的スタイル)</w:t>
      </w:r>
    </w:p>
    <w:p w14:paraId="1ED7689B" w14:textId="77777777" w:rsidR="00FF2FC6" w:rsidRDefault="00000000">
      <w:pPr>
        <w:shd w:val="clear" w:color="auto" w:fill="F6F4EE"/>
        <w:ind w:left="360"/>
      </w:pPr>
      <w:r>
        <w:rPr>
          <w:rFonts w:ascii="Courier New" w:eastAsia="Courier New" w:hAnsi="Courier New" w:cs="Courier New"/>
          <w:color w:val="303641"/>
          <w:sz w:val="18"/>
          <w:szCs w:val="18"/>
        </w:rPr>
        <w:t xml:space="preserve">    elif category == "editorial-playful":</w:t>
      </w:r>
    </w:p>
    <w:p w14:paraId="48D4BB1B" w14:textId="77777777" w:rsidR="00FF2FC6" w:rsidRDefault="00000000">
      <w:pPr>
        <w:shd w:val="clear" w:color="auto" w:fill="F6F4EE"/>
        <w:ind w:left="360"/>
      </w:pPr>
      <w:r>
        <w:rPr>
          <w:rFonts w:ascii="Courier New" w:eastAsia="Courier New" w:hAnsi="Courier New" w:cs="Courier New"/>
          <w:color w:val="303641"/>
          <w:sz w:val="18"/>
          <w:szCs w:val="18"/>
        </w:rPr>
        <w:t xml:space="preserve">        composition = "a playful conceptual illustration featuring"</w:t>
      </w:r>
    </w:p>
    <w:p w14:paraId="241AC883" w14:textId="77777777" w:rsidR="00FF2FC6" w:rsidRDefault="00000000">
      <w:pPr>
        <w:shd w:val="clear" w:color="auto" w:fill="F6F4EE"/>
        <w:ind w:left="360"/>
      </w:pPr>
      <w:r>
        <w:rPr>
          <w:rFonts w:ascii="Courier New" w:eastAsia="Courier New" w:hAnsi="Courier New" w:cs="Courier New"/>
          <w:color w:val="303641"/>
          <w:sz w:val="18"/>
          <w:szCs w:val="18"/>
        </w:rPr>
        <w:t xml:space="preserve">        background_directive = (</w:t>
      </w:r>
    </w:p>
    <w:p w14:paraId="328B0AEE" w14:textId="77777777" w:rsidR="00FF2FC6" w:rsidRDefault="00000000">
      <w:pPr>
        <w:shd w:val="clear" w:color="auto" w:fill="F6F4EE"/>
        <w:ind w:left="360"/>
      </w:pPr>
      <w:r>
        <w:rPr>
          <w:rFonts w:ascii="Courier New" w:eastAsia="Courier New" w:hAnsi="Courier New" w:cs="Courier New"/>
          <w:color w:val="303641"/>
          <w:sz w:val="18"/>
          <w:szCs w:val="18"/>
        </w:rPr>
        <w:t xml:space="preserve">            "avoid pure white backgrounds; "</w:t>
      </w:r>
    </w:p>
    <w:p w14:paraId="1B2F0EED" w14:textId="77777777" w:rsidR="00FF2FC6" w:rsidRDefault="00000000">
      <w:pPr>
        <w:shd w:val="clear" w:color="auto" w:fill="F6F4EE"/>
        <w:ind w:left="360"/>
      </w:pPr>
      <w:r>
        <w:rPr>
          <w:rFonts w:ascii="Courier New" w:eastAsia="Courier New" w:hAnsi="Courier New" w:cs="Courier New"/>
          <w:color w:val="303641"/>
          <w:sz w:val="18"/>
          <w:szCs w:val="18"/>
        </w:rPr>
        <w:t xml:space="preserve">            "use tinted or textured backgrounds (cream, pale navy, warm gray). "</w:t>
      </w:r>
    </w:p>
    <w:p w14:paraId="775C51FE"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BC26A72" w14:textId="77777777" w:rsidR="00FF2FC6" w:rsidRDefault="00000000">
      <w:pPr>
        <w:shd w:val="clear" w:color="auto" w:fill="F6F4EE"/>
        <w:ind w:left="360"/>
      </w:pPr>
      <w:r>
        <w:rPr>
          <w:rFonts w:ascii="Courier New" w:eastAsia="Courier New" w:hAnsi="Courier New" w:cs="Courier New"/>
          <w:color w:val="303641"/>
          <w:sz w:val="18"/>
          <w:szCs w:val="18"/>
        </w:rPr>
        <w:t xml:space="preserve">    else:  # lifestyle</w:t>
      </w:r>
    </w:p>
    <w:p w14:paraId="5C7A63EA" w14:textId="77777777" w:rsidR="00FF2FC6" w:rsidRDefault="00000000">
      <w:pPr>
        <w:shd w:val="clear" w:color="auto" w:fill="F6F4EE"/>
        <w:ind w:left="360"/>
      </w:pPr>
      <w:r>
        <w:rPr>
          <w:rFonts w:ascii="Courier New" w:eastAsia="Courier New" w:hAnsi="Courier New" w:cs="Courier New"/>
          <w:color w:val="303641"/>
          <w:sz w:val="18"/>
          <w:szCs w:val="18"/>
        </w:rPr>
        <w:t xml:space="preserve">        composition = "a refined lifestyle scene featuring"</w:t>
      </w:r>
    </w:p>
    <w:p w14:paraId="5E57F34E" w14:textId="77777777" w:rsidR="00FF2FC6" w:rsidRDefault="00000000">
      <w:pPr>
        <w:shd w:val="clear" w:color="auto" w:fill="F6F4EE"/>
        <w:ind w:left="360"/>
      </w:pPr>
      <w:r>
        <w:rPr>
          <w:rFonts w:ascii="Courier New" w:eastAsia="Courier New" w:hAnsi="Courier New" w:cs="Courier New"/>
          <w:color w:val="303641"/>
          <w:sz w:val="18"/>
          <w:szCs w:val="18"/>
        </w:rPr>
        <w:t xml:space="preserve">        background_directive = (</w:t>
      </w:r>
    </w:p>
    <w:p w14:paraId="6F1DD55E" w14:textId="77777777" w:rsidR="00FF2FC6" w:rsidRDefault="00000000">
      <w:pPr>
        <w:shd w:val="clear" w:color="auto" w:fill="F6F4EE"/>
        <w:ind w:left="360"/>
      </w:pPr>
      <w:r>
        <w:rPr>
          <w:rFonts w:ascii="Courier New" w:eastAsia="Courier New" w:hAnsi="Courier New" w:cs="Courier New"/>
          <w:color w:val="303641"/>
          <w:sz w:val="18"/>
          <w:szCs w:val="18"/>
        </w:rPr>
        <w:t xml:space="preserve">            "avoid pure white backgrounds; "</w:t>
      </w:r>
    </w:p>
    <w:p w14:paraId="668F75C6" w14:textId="77777777" w:rsidR="00FF2FC6" w:rsidRDefault="00000000">
      <w:pPr>
        <w:shd w:val="clear" w:color="auto" w:fill="F6F4EE"/>
        <w:ind w:left="360"/>
      </w:pPr>
      <w:r>
        <w:rPr>
          <w:rFonts w:ascii="Courier New" w:eastAsia="Courier New" w:hAnsi="Courier New" w:cs="Courier New"/>
          <w:color w:val="303641"/>
          <w:sz w:val="18"/>
          <w:szCs w:val="18"/>
        </w:rPr>
        <w:t xml:space="preserve">            "use tinted or textured backgrounds (cream, pale navy, warm gray). "</w:t>
      </w:r>
    </w:p>
    <w:p w14:paraId="28A62C16"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9F604D6"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E244C1A" w14:textId="77777777" w:rsidR="00FF2FC6" w:rsidRDefault="00000000">
      <w:pPr>
        <w:shd w:val="clear" w:color="auto" w:fill="F6F4EE"/>
        <w:ind w:left="360"/>
      </w:pPr>
      <w:r>
        <w:rPr>
          <w:rFonts w:ascii="Courier New" w:eastAsia="Courier New" w:hAnsi="Courier New" w:cs="Courier New"/>
          <w:color w:val="303641"/>
          <w:sz w:val="18"/>
          <w:szCs w:val="18"/>
        </w:rPr>
        <w:t xml:space="preserve">    prompt = (</w:t>
      </w:r>
    </w:p>
    <w:p w14:paraId="11884A6E" w14:textId="77777777" w:rsidR="00FF2FC6" w:rsidRDefault="00000000">
      <w:pPr>
        <w:shd w:val="clear" w:color="auto" w:fill="F6F4EE"/>
        <w:ind w:left="360"/>
      </w:pPr>
      <w:r>
        <w:rPr>
          <w:rFonts w:ascii="Courier New" w:eastAsia="Courier New" w:hAnsi="Courier New" w:cs="Courier New"/>
          <w:color w:val="303641"/>
          <w:sz w:val="18"/>
          <w:szCs w:val="18"/>
        </w:rPr>
        <w:lastRenderedPageBreak/>
        <w:t xml:space="preserve">        f"{composition} {subject_noun}, "</w:t>
      </w:r>
    </w:p>
    <w:p w14:paraId="349C0E4A" w14:textId="77777777" w:rsidR="00FF2FC6" w:rsidRDefault="00000000">
      <w:pPr>
        <w:shd w:val="clear" w:color="auto" w:fill="F6F4EE"/>
        <w:ind w:left="360"/>
      </w:pPr>
      <w:r>
        <w:rPr>
          <w:rFonts w:ascii="Courier New" w:eastAsia="Courier New" w:hAnsi="Courier New" w:cs="Courier New"/>
          <w:color w:val="303641"/>
          <w:sz w:val="18"/>
          <w:szCs w:val="18"/>
        </w:rPr>
        <w:t xml:space="preserve">        f"symbolizing {metaphor}, "</w:t>
      </w:r>
    </w:p>
    <w:p w14:paraId="61DD0CCA" w14:textId="77777777" w:rsidR="00FF2FC6" w:rsidRDefault="00000000">
      <w:pPr>
        <w:shd w:val="clear" w:color="auto" w:fill="F6F4EE"/>
        <w:ind w:left="360"/>
      </w:pPr>
      <w:r>
        <w:rPr>
          <w:rFonts w:ascii="Courier New" w:eastAsia="Courier New" w:hAnsi="Courier New" w:cs="Courier New"/>
          <w:color w:val="303641"/>
          <w:sz w:val="18"/>
          <w:szCs w:val="18"/>
        </w:rPr>
        <w:t xml:space="preserve">        f"with contextual elements of {context}. "</w:t>
      </w:r>
    </w:p>
    <w:p w14:paraId="78408E66" w14:textId="77777777" w:rsidR="00FF2FC6" w:rsidRDefault="00000000">
      <w:pPr>
        <w:shd w:val="clear" w:color="auto" w:fill="F6F4EE"/>
        <w:ind w:left="360"/>
      </w:pPr>
      <w:r>
        <w:rPr>
          <w:rFonts w:ascii="Courier New" w:eastAsia="Courier New" w:hAnsi="Courier New" w:cs="Courier New"/>
          <w:color w:val="303641"/>
          <w:sz w:val="18"/>
          <w:szCs w:val="18"/>
        </w:rPr>
        <w:t xml:space="preserve">        f"Style: {style_keywords}. "</w:t>
      </w:r>
    </w:p>
    <w:p w14:paraId="5FA3EA45" w14:textId="77777777" w:rsidR="00FF2FC6" w:rsidRDefault="00000000">
      <w:pPr>
        <w:shd w:val="clear" w:color="auto" w:fill="F6F4EE"/>
        <w:ind w:left="360"/>
      </w:pPr>
      <w:r>
        <w:rPr>
          <w:rFonts w:ascii="Courier New" w:eastAsia="Courier New" w:hAnsi="Courier New" w:cs="Courier New"/>
          <w:color w:val="303641"/>
          <w:sz w:val="18"/>
          <w:szCs w:val="18"/>
        </w:rPr>
        <w:t xml:space="preserve">        f"Composition: 16:9 aspect ratio, centered focal point, "</w:t>
      </w:r>
    </w:p>
    <w:p w14:paraId="2E5F45A4" w14:textId="77777777" w:rsidR="00FF2FC6" w:rsidRDefault="00000000">
      <w:pPr>
        <w:shd w:val="clear" w:color="auto" w:fill="F6F4EE"/>
        <w:ind w:left="360"/>
      </w:pPr>
      <w:r>
        <w:rPr>
          <w:rFonts w:ascii="Courier New" w:eastAsia="Courier New" w:hAnsi="Courier New" w:cs="Courier New"/>
          <w:color w:val="303641"/>
          <w:sz w:val="18"/>
          <w:szCs w:val="18"/>
        </w:rPr>
        <w:t xml:space="preserve">        f"room for overlay text on the lower third (but do NOT include any text). "</w:t>
      </w:r>
    </w:p>
    <w:p w14:paraId="17FF5FA0" w14:textId="77777777" w:rsidR="00FF2FC6" w:rsidRDefault="00000000">
      <w:pPr>
        <w:shd w:val="clear" w:color="auto" w:fill="F6F4EE"/>
        <w:ind w:left="360"/>
      </w:pPr>
      <w:r>
        <w:rPr>
          <w:rFonts w:ascii="Courier New" w:eastAsia="Courier New" w:hAnsi="Courier New" w:cs="Courier New"/>
          <w:color w:val="303641"/>
          <w:sz w:val="18"/>
          <w:szCs w:val="18"/>
        </w:rPr>
        <w:t xml:space="preserve">        f"{background_directive}"</w:t>
      </w:r>
    </w:p>
    <w:p w14:paraId="3B0435B2" w14:textId="77777777" w:rsidR="00FF2FC6" w:rsidRDefault="00000000">
      <w:pPr>
        <w:shd w:val="clear" w:color="auto" w:fill="F6F4EE"/>
        <w:ind w:left="360"/>
      </w:pPr>
      <w:r>
        <w:rPr>
          <w:rFonts w:ascii="Courier New" w:eastAsia="Courier New" w:hAnsi="Courier New" w:cs="Courier New"/>
          <w:color w:val="303641"/>
          <w:sz w:val="18"/>
          <w:szCs w:val="18"/>
        </w:rPr>
        <w:t xml:space="preserve">        f"STRICT CONSTRAINTS: illustration only (NOT photorealistic), "</w:t>
      </w:r>
    </w:p>
    <w:p w14:paraId="2B8CCCD3" w14:textId="77777777" w:rsidR="00FF2FC6" w:rsidRDefault="00000000">
      <w:pPr>
        <w:shd w:val="clear" w:color="auto" w:fill="F6F4EE"/>
        <w:ind w:left="360"/>
      </w:pPr>
      <w:r>
        <w:rPr>
          <w:rFonts w:ascii="Courier New" w:eastAsia="Courier New" w:hAnsi="Courier New" w:cs="Courier New"/>
          <w:color w:val="303641"/>
          <w:sz w:val="18"/>
          <w:szCs w:val="18"/>
        </w:rPr>
        <w:t xml:space="preserve">        f"absolutely no text, no letters, no words, no logos, no watermarks, "</w:t>
      </w:r>
    </w:p>
    <w:p w14:paraId="539A885A" w14:textId="77777777" w:rsidR="00FF2FC6" w:rsidRDefault="00000000">
      <w:pPr>
        <w:shd w:val="clear" w:color="auto" w:fill="F6F4EE"/>
        <w:ind w:left="360"/>
      </w:pPr>
      <w:r>
        <w:rPr>
          <w:rFonts w:ascii="Courier New" w:eastAsia="Courier New" w:hAnsi="Courier New" w:cs="Courier New"/>
          <w:color w:val="303641"/>
          <w:sz w:val="18"/>
          <w:szCs w:val="18"/>
        </w:rPr>
        <w:t xml:space="preserve">        f"no UI elements, no charts with labels."</w:t>
      </w:r>
    </w:p>
    <w:p w14:paraId="6A6DCC65"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1472785" w14:textId="77777777" w:rsidR="00FF2FC6" w:rsidRDefault="00000000">
      <w:pPr>
        <w:shd w:val="clear" w:color="auto" w:fill="F6F4EE"/>
        <w:ind w:left="360"/>
      </w:pPr>
      <w:r>
        <w:rPr>
          <w:rFonts w:ascii="Courier New" w:eastAsia="Courier New" w:hAnsi="Courier New" w:cs="Courier New"/>
          <w:color w:val="303641"/>
          <w:sz w:val="18"/>
          <w:szCs w:val="18"/>
        </w:rPr>
        <w:t xml:space="preserve">    return prompt</w:t>
      </w:r>
    </w:p>
    <w:p w14:paraId="71C3D136" w14:textId="77777777" w:rsidR="00FF2FC6" w:rsidRDefault="00000000">
      <w:pPr>
        <w:shd w:val="clear" w:color="auto" w:fill="F6F4EE"/>
        <w:ind w:left="360"/>
      </w:pPr>
      <w:r>
        <w:rPr>
          <w:rFonts w:ascii="Courier New" w:eastAsia="Courier New" w:hAnsi="Courier New" w:cs="Courier New"/>
          <w:color w:val="303641"/>
          <w:sz w:val="18"/>
          <w:szCs w:val="18"/>
        </w:rPr>
        <w:t>```</w:t>
      </w:r>
    </w:p>
    <w:p w14:paraId="003DF1CB"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63719EE2" w14:textId="77777777" w:rsidR="00FF2FC6" w:rsidRDefault="00000000">
      <w:pPr>
        <w:shd w:val="clear" w:color="auto" w:fill="F6F4EE"/>
        <w:ind w:left="360"/>
      </w:pPr>
      <w:r>
        <w:rPr>
          <w:rFonts w:ascii="Courier New" w:eastAsia="Courier New" w:hAnsi="Courier New" w:cs="Courier New"/>
          <w:color w:val="303641"/>
          <w:sz w:val="18"/>
          <w:szCs w:val="18"/>
        </w:rPr>
        <w:t>---</w:t>
      </w:r>
    </w:p>
    <w:p w14:paraId="18E92F67"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44CC487A" w14:textId="77777777" w:rsidR="00FF2FC6" w:rsidRDefault="00000000">
      <w:pPr>
        <w:shd w:val="clear" w:color="auto" w:fill="F6F4EE"/>
        <w:ind w:left="360"/>
      </w:pPr>
      <w:r>
        <w:rPr>
          <w:rFonts w:ascii="Courier New" w:eastAsia="Courier New" w:hAnsi="Courier New" w:cs="Courier New"/>
          <w:color w:val="303641"/>
          <w:sz w:val="18"/>
          <w:szCs w:val="18"/>
        </w:rPr>
        <w:t>## 6. Aspect Ratio (16:9) の強制</w:t>
      </w:r>
    </w:p>
    <w:p w14:paraId="6C0543CA"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1068390" w14:textId="77777777" w:rsidR="00FF2FC6" w:rsidRDefault="00000000">
      <w:pPr>
        <w:shd w:val="clear" w:color="auto" w:fill="F6F4EE"/>
        <w:ind w:left="360"/>
      </w:pPr>
      <w:r>
        <w:rPr>
          <w:rFonts w:ascii="Courier New" w:eastAsia="Courier New" w:hAnsi="Courier New" w:cs="Courier New"/>
          <w:color w:val="303641"/>
          <w:sz w:val="18"/>
          <w:szCs w:val="18"/>
        </w:rPr>
        <w:t>### 6.1 プロンプト内テキストだけでは不十分</w:t>
      </w:r>
    </w:p>
    <w:p w14:paraId="11F1E370"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7AEF50A" w14:textId="77777777" w:rsidR="00FF2FC6" w:rsidRDefault="00000000">
      <w:pPr>
        <w:shd w:val="clear" w:color="auto" w:fill="F6F4EE"/>
        <w:ind w:left="360"/>
      </w:pPr>
      <w:r>
        <w:rPr>
          <w:rFonts w:ascii="Courier New" w:eastAsia="Courier New" w:hAnsi="Courier New" w:cs="Courier New"/>
          <w:color w:val="303641"/>
          <w:sz w:val="18"/>
          <w:szCs w:val="18"/>
        </w:rPr>
        <w:t>Gemini 2.5 Flash Image は自然言語の `16:9 aspect ratio` 指示を弱く扱い、デフォルトで 1024×1024 (正方形) を返す傾向がある (現状の実配信が 1024×1024 である実証済み)。</w:t>
      </w:r>
    </w:p>
    <w:p w14:paraId="5DFB40B2"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AEDD21F" w14:textId="77777777" w:rsidR="00FF2FC6" w:rsidRDefault="00000000">
      <w:pPr>
        <w:shd w:val="clear" w:color="auto" w:fill="F6F4EE"/>
        <w:ind w:left="360"/>
      </w:pPr>
      <w:r>
        <w:rPr>
          <w:rFonts w:ascii="Courier New" w:eastAsia="Courier New" w:hAnsi="Courier New" w:cs="Courier New"/>
          <w:color w:val="303641"/>
          <w:sz w:val="18"/>
          <w:szCs w:val="18"/>
        </w:rPr>
        <w:t>### 6.2 API パラメータでの明示指定</w:t>
      </w:r>
    </w:p>
    <w:p w14:paraId="60A2A07D"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59F3C236" w14:textId="77777777" w:rsidR="00FF2FC6" w:rsidRDefault="00000000">
      <w:pPr>
        <w:shd w:val="clear" w:color="auto" w:fill="F6F4EE"/>
        <w:ind w:left="360"/>
      </w:pPr>
      <w:r>
        <w:rPr>
          <w:rFonts w:ascii="Courier New" w:eastAsia="Courier New" w:hAnsi="Courier New" w:cs="Courier New"/>
          <w:color w:val="303641"/>
          <w:sz w:val="18"/>
          <w:szCs w:val="18"/>
        </w:rPr>
        <w:t>```python</w:t>
      </w:r>
    </w:p>
    <w:p w14:paraId="776E738C" w14:textId="77777777" w:rsidR="00FF2FC6" w:rsidRDefault="00000000">
      <w:pPr>
        <w:shd w:val="clear" w:color="auto" w:fill="F6F4EE"/>
        <w:ind w:left="360"/>
      </w:pPr>
      <w:r>
        <w:rPr>
          <w:rFonts w:ascii="Courier New" w:eastAsia="Courier New" w:hAnsi="Courier New" w:cs="Courier New"/>
          <w:color w:val="303641"/>
          <w:sz w:val="18"/>
          <w:szCs w:val="18"/>
        </w:rPr>
        <w:t>from google.generativeai.types import GenerationConfig</w:t>
      </w:r>
    </w:p>
    <w:p w14:paraId="6353AB35"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BDBF8EE" w14:textId="77777777" w:rsidR="00FF2FC6" w:rsidRDefault="00000000">
      <w:pPr>
        <w:shd w:val="clear" w:color="auto" w:fill="F6F4EE"/>
        <w:ind w:left="360"/>
      </w:pPr>
      <w:r>
        <w:rPr>
          <w:rFonts w:ascii="Courier New" w:eastAsia="Courier New" w:hAnsi="Courier New" w:cs="Courier New"/>
          <w:color w:val="303641"/>
          <w:sz w:val="18"/>
          <w:szCs w:val="18"/>
        </w:rPr>
        <w:t>image_config = GenerationConfig(</w:t>
      </w:r>
    </w:p>
    <w:p w14:paraId="60E992C8" w14:textId="77777777" w:rsidR="00FF2FC6" w:rsidRDefault="00000000">
      <w:pPr>
        <w:shd w:val="clear" w:color="auto" w:fill="F6F4EE"/>
        <w:ind w:left="360"/>
      </w:pPr>
      <w:r>
        <w:rPr>
          <w:rFonts w:ascii="Courier New" w:eastAsia="Courier New" w:hAnsi="Courier New" w:cs="Courier New"/>
          <w:color w:val="303641"/>
          <w:sz w:val="18"/>
          <w:szCs w:val="18"/>
        </w:rPr>
        <w:t xml:space="preserve">    response_modalities=["IMAGE"],</w:t>
      </w:r>
    </w:p>
    <w:p w14:paraId="7BB0F811" w14:textId="77777777" w:rsidR="00FF2FC6" w:rsidRDefault="00000000">
      <w:pPr>
        <w:shd w:val="clear" w:color="auto" w:fill="F6F4EE"/>
        <w:ind w:left="360"/>
      </w:pPr>
      <w:r>
        <w:rPr>
          <w:rFonts w:ascii="Courier New" w:eastAsia="Courier New" w:hAnsi="Courier New" w:cs="Courier New"/>
          <w:color w:val="303641"/>
          <w:sz w:val="18"/>
          <w:szCs w:val="18"/>
        </w:rPr>
        <w:t xml:space="preserve">    # Gemini 2.5 Flash Image の aspect ratio 指定方式</w:t>
      </w:r>
    </w:p>
    <w:p w14:paraId="4F299637" w14:textId="77777777" w:rsidR="00FF2FC6" w:rsidRDefault="00000000">
      <w:pPr>
        <w:shd w:val="clear" w:color="auto" w:fill="F6F4EE"/>
        <w:ind w:left="360"/>
      </w:pPr>
      <w:r>
        <w:rPr>
          <w:rFonts w:ascii="Courier New" w:eastAsia="Courier New" w:hAnsi="Courier New" w:cs="Courier New"/>
          <w:color w:val="303641"/>
          <w:sz w:val="18"/>
          <w:szCs w:val="18"/>
        </w:rPr>
        <w:t xml:space="preserve">    # (SDK バージョンにより API 名が異なる場合あり、実装時に google-generativeai の</w:t>
      </w:r>
    </w:p>
    <w:p w14:paraId="0974A75B" w14:textId="77777777" w:rsidR="00FF2FC6" w:rsidRDefault="00000000">
      <w:pPr>
        <w:shd w:val="clear" w:color="auto" w:fill="F6F4EE"/>
        <w:ind w:left="360"/>
      </w:pPr>
      <w:r>
        <w:rPr>
          <w:rFonts w:ascii="Courier New" w:eastAsia="Courier New" w:hAnsi="Courier New" w:cs="Courier New"/>
          <w:color w:val="303641"/>
          <w:sz w:val="18"/>
          <w:szCs w:val="18"/>
        </w:rPr>
        <w:t xml:space="preserve">    #  最新ドキュメントで確認)</w:t>
      </w:r>
    </w:p>
    <w:p w14:paraId="5B450CB3" w14:textId="77777777" w:rsidR="00FF2FC6" w:rsidRDefault="00000000">
      <w:pPr>
        <w:shd w:val="clear" w:color="auto" w:fill="F6F4EE"/>
        <w:ind w:left="360"/>
      </w:pPr>
      <w:r>
        <w:rPr>
          <w:rFonts w:ascii="Courier New" w:eastAsia="Courier New" w:hAnsi="Courier New" w:cs="Courier New"/>
          <w:color w:val="303641"/>
          <w:sz w:val="18"/>
          <w:szCs w:val="18"/>
        </w:rPr>
        <w:t xml:space="preserve">    image_config={</w:t>
      </w:r>
    </w:p>
    <w:p w14:paraId="0305032D" w14:textId="77777777" w:rsidR="00FF2FC6" w:rsidRDefault="00000000">
      <w:pPr>
        <w:shd w:val="clear" w:color="auto" w:fill="F6F4EE"/>
        <w:ind w:left="360"/>
      </w:pPr>
      <w:r>
        <w:rPr>
          <w:rFonts w:ascii="Courier New" w:eastAsia="Courier New" w:hAnsi="Courier New" w:cs="Courier New"/>
          <w:color w:val="303641"/>
          <w:sz w:val="18"/>
          <w:szCs w:val="18"/>
        </w:rPr>
        <w:t xml:space="preserve">        "aspect_ratio": "16:9",</w:t>
      </w:r>
    </w:p>
    <w:p w14:paraId="72578825"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30EF97E" w14:textId="77777777" w:rsidR="00FF2FC6" w:rsidRDefault="00000000">
      <w:pPr>
        <w:shd w:val="clear" w:color="auto" w:fill="F6F4EE"/>
        <w:ind w:left="360"/>
      </w:pPr>
      <w:r>
        <w:rPr>
          <w:rFonts w:ascii="Courier New" w:eastAsia="Courier New" w:hAnsi="Courier New" w:cs="Courier New"/>
          <w:color w:val="303641"/>
          <w:sz w:val="18"/>
          <w:szCs w:val="18"/>
        </w:rPr>
        <w:t>)</w:t>
      </w:r>
    </w:p>
    <w:p w14:paraId="10861F88" w14:textId="77777777" w:rsidR="00FF2FC6" w:rsidRDefault="00000000">
      <w:pPr>
        <w:shd w:val="clear" w:color="auto" w:fill="F6F4EE"/>
        <w:ind w:left="360"/>
      </w:pPr>
      <w:r>
        <w:rPr>
          <w:rFonts w:ascii="Courier New" w:eastAsia="Courier New" w:hAnsi="Courier New" w:cs="Courier New"/>
          <w:color w:val="303641"/>
          <w:sz w:val="18"/>
          <w:szCs w:val="18"/>
        </w:rPr>
        <w:t>```</w:t>
      </w:r>
    </w:p>
    <w:p w14:paraId="04746632"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0815214" w14:textId="77777777" w:rsidR="00FF2FC6" w:rsidRDefault="00000000">
      <w:pPr>
        <w:shd w:val="clear" w:color="auto" w:fill="F6F4EE"/>
        <w:ind w:left="360"/>
      </w:pPr>
      <w:r>
        <w:rPr>
          <w:rFonts w:ascii="Courier New" w:eastAsia="Courier New" w:hAnsi="Courier New" w:cs="Courier New"/>
          <w:color w:val="303641"/>
          <w:sz w:val="18"/>
          <w:szCs w:val="18"/>
        </w:rPr>
        <w:t>**実装時の確認事項:**</w:t>
      </w:r>
    </w:p>
    <w:p w14:paraId="7C36686F" w14:textId="77777777" w:rsidR="00FF2FC6" w:rsidRDefault="00000000">
      <w:pPr>
        <w:shd w:val="clear" w:color="auto" w:fill="F6F4EE"/>
        <w:ind w:left="360"/>
      </w:pPr>
      <w:r>
        <w:rPr>
          <w:rFonts w:ascii="Courier New" w:eastAsia="Courier New" w:hAnsi="Courier New" w:cs="Courier New"/>
          <w:color w:val="303641"/>
          <w:sz w:val="18"/>
          <w:szCs w:val="18"/>
        </w:rPr>
        <w:t>- `google-generativeai` SDK のバージョンを確認 (`pip show google-generativeai`)</w:t>
      </w:r>
    </w:p>
    <w:p w14:paraId="4E5159BE" w14:textId="77777777" w:rsidR="00FF2FC6" w:rsidRDefault="00000000">
      <w:pPr>
        <w:shd w:val="clear" w:color="auto" w:fill="F6F4EE"/>
        <w:ind w:left="360"/>
      </w:pPr>
      <w:r>
        <w:rPr>
          <w:rFonts w:ascii="Courier New" w:eastAsia="Courier New" w:hAnsi="Courier New" w:cs="Courier New"/>
          <w:color w:val="303641"/>
          <w:sz w:val="18"/>
          <w:szCs w:val="18"/>
        </w:rPr>
        <w:t>- バージョンによって `aspectRatio` / `aspect_ratio` / `IMAGE_CONFIG` の命名が異なるため、実装時に公式ドキュメントで最新仕様を確認すること。</w:t>
      </w:r>
    </w:p>
    <w:p w14:paraId="21ECB726" w14:textId="77777777" w:rsidR="00FF2FC6" w:rsidRDefault="00000000">
      <w:pPr>
        <w:shd w:val="clear" w:color="auto" w:fill="F6F4EE"/>
        <w:ind w:left="360"/>
      </w:pPr>
      <w:r>
        <w:rPr>
          <w:rFonts w:ascii="Courier New" w:eastAsia="Courier New" w:hAnsi="Courier New" w:cs="Courier New"/>
          <w:color w:val="303641"/>
          <w:sz w:val="18"/>
          <w:szCs w:val="18"/>
        </w:rPr>
        <w:t>- API 側で指定不可なバージョンの場合は、生成後に Pillow で 1920×1080 にクロップする fallback を実装。</w:t>
      </w:r>
    </w:p>
    <w:p w14:paraId="113B0094"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F91E417" w14:textId="77777777" w:rsidR="00FF2FC6" w:rsidRDefault="00000000">
      <w:pPr>
        <w:shd w:val="clear" w:color="auto" w:fill="F6F4EE"/>
        <w:ind w:left="360"/>
      </w:pPr>
      <w:r>
        <w:rPr>
          <w:rFonts w:ascii="Courier New" w:eastAsia="Courier New" w:hAnsi="Courier New" w:cs="Courier New"/>
          <w:color w:val="303641"/>
          <w:sz w:val="18"/>
          <w:szCs w:val="18"/>
        </w:rPr>
        <w:t>---</w:t>
      </w:r>
    </w:p>
    <w:p w14:paraId="3AE81448"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45EE465" w14:textId="77777777" w:rsidR="00FF2FC6" w:rsidRDefault="00000000">
      <w:pPr>
        <w:shd w:val="clear" w:color="auto" w:fill="F6F4EE"/>
        <w:ind w:left="360"/>
      </w:pPr>
      <w:r>
        <w:rPr>
          <w:rFonts w:ascii="Courier New" w:eastAsia="Courier New" w:hAnsi="Courier New" w:cs="Courier New"/>
          <w:color w:val="303641"/>
          <w:sz w:val="18"/>
          <w:szCs w:val="18"/>
        </w:rPr>
        <w:t>## 7. 失敗検知とフォールバック</w:t>
      </w:r>
    </w:p>
    <w:p w14:paraId="776CF983"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AAD1C57" w14:textId="77777777" w:rsidR="00FF2FC6" w:rsidRDefault="00000000">
      <w:pPr>
        <w:shd w:val="clear" w:color="auto" w:fill="F6F4EE"/>
        <w:ind w:left="360"/>
      </w:pPr>
      <w:r>
        <w:rPr>
          <w:rFonts w:ascii="Courier New" w:eastAsia="Courier New" w:hAnsi="Courier New" w:cs="Courier New"/>
          <w:color w:val="303641"/>
          <w:sz w:val="18"/>
          <w:szCs w:val="18"/>
        </w:rPr>
        <w:t>### 7.1 抽象名詞ブラックリスト (強化版)</w:t>
      </w:r>
    </w:p>
    <w:p w14:paraId="4E24F1EC"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A61CD09" w14:textId="77777777" w:rsidR="00FF2FC6" w:rsidRDefault="00000000">
      <w:pPr>
        <w:shd w:val="clear" w:color="auto" w:fill="F6F4EE"/>
        <w:ind w:left="360"/>
      </w:pPr>
      <w:r>
        <w:rPr>
          <w:rFonts w:ascii="Courier New" w:eastAsia="Courier New" w:hAnsi="Courier New" w:cs="Courier New"/>
          <w:color w:val="303641"/>
          <w:sz w:val="18"/>
          <w:szCs w:val="18"/>
        </w:rPr>
        <w:t>```python</w:t>
      </w:r>
    </w:p>
    <w:p w14:paraId="1503DE77" w14:textId="77777777" w:rsidR="00FF2FC6" w:rsidRDefault="00000000">
      <w:pPr>
        <w:shd w:val="clear" w:color="auto" w:fill="F6F4EE"/>
        <w:ind w:left="360"/>
      </w:pPr>
      <w:r>
        <w:rPr>
          <w:rFonts w:ascii="Courier New" w:eastAsia="Courier New" w:hAnsi="Courier New" w:cs="Courier New"/>
          <w:color w:val="303641"/>
          <w:sz w:val="18"/>
          <w:szCs w:val="18"/>
        </w:rPr>
        <w:t>ABSTRACT_NOUN_BLACKLIST = {</w:t>
      </w:r>
    </w:p>
    <w:p w14:paraId="507A2903" w14:textId="77777777" w:rsidR="00FF2FC6" w:rsidRDefault="00000000">
      <w:pPr>
        <w:shd w:val="clear" w:color="auto" w:fill="F6F4EE"/>
        <w:ind w:left="360"/>
      </w:pPr>
      <w:r>
        <w:rPr>
          <w:rFonts w:ascii="Courier New" w:eastAsia="Courier New" w:hAnsi="Courier New" w:cs="Courier New"/>
          <w:color w:val="303641"/>
          <w:sz w:val="18"/>
          <w:szCs w:val="18"/>
        </w:rPr>
        <w:t xml:space="preserve">    # v1.0 からの引き継ぎ</w:t>
      </w:r>
    </w:p>
    <w:p w14:paraId="79843140" w14:textId="77777777" w:rsidR="00FF2FC6" w:rsidRDefault="00000000">
      <w:pPr>
        <w:shd w:val="clear" w:color="auto" w:fill="F6F4EE"/>
        <w:ind w:left="360"/>
      </w:pPr>
      <w:r>
        <w:rPr>
          <w:rFonts w:ascii="Courier New" w:eastAsia="Courier New" w:hAnsi="Courier New" w:cs="Courier New"/>
          <w:color w:val="303641"/>
          <w:sz w:val="18"/>
          <w:szCs w:val="18"/>
        </w:rPr>
        <w:t xml:space="preserve">    "growth", "risk", "trend", "market", "economy", "strategy",</w:t>
      </w:r>
    </w:p>
    <w:p w14:paraId="5F626A4C" w14:textId="77777777" w:rsidR="00FF2FC6" w:rsidRDefault="00000000">
      <w:pPr>
        <w:shd w:val="clear" w:color="auto" w:fill="F6F4EE"/>
        <w:ind w:left="360"/>
      </w:pPr>
      <w:r>
        <w:rPr>
          <w:rFonts w:ascii="Courier New" w:eastAsia="Courier New" w:hAnsi="Courier New" w:cs="Courier New"/>
          <w:color w:val="303641"/>
          <w:sz w:val="18"/>
          <w:szCs w:val="18"/>
        </w:rPr>
        <w:t xml:space="preserve">    "future", "change", "impact",</w:t>
      </w:r>
    </w:p>
    <w:p w14:paraId="5D94BDCC" w14:textId="77777777" w:rsidR="00FF2FC6" w:rsidRDefault="00000000">
      <w:pPr>
        <w:shd w:val="clear" w:color="auto" w:fill="F6F4EE"/>
        <w:ind w:left="360"/>
      </w:pPr>
      <w:r>
        <w:rPr>
          <w:rFonts w:ascii="Courier New" w:eastAsia="Courier New" w:hAnsi="Courier New" w:cs="Courier New"/>
          <w:color w:val="303641"/>
          <w:sz w:val="18"/>
          <w:szCs w:val="18"/>
        </w:rPr>
        <w:t xml:space="preserve">    # v1.1 追加 (金融・ビジネスニュースで頻出)</w:t>
      </w:r>
    </w:p>
    <w:p w14:paraId="2E42334C" w14:textId="77777777" w:rsidR="00FF2FC6" w:rsidRDefault="00000000">
      <w:pPr>
        <w:shd w:val="clear" w:color="auto" w:fill="F6F4EE"/>
        <w:ind w:left="360"/>
      </w:pPr>
      <w:r>
        <w:rPr>
          <w:rFonts w:ascii="Courier New" w:eastAsia="Courier New" w:hAnsi="Courier New" w:cs="Courier New"/>
          <w:color w:val="303641"/>
          <w:sz w:val="18"/>
          <w:szCs w:val="18"/>
        </w:rPr>
        <w:t xml:space="preserve">    "innovation", "disruption", "transformation", "opportunity", "challenge",</w:t>
      </w:r>
    </w:p>
    <w:p w14:paraId="3CB6AB93" w14:textId="77777777" w:rsidR="00FF2FC6" w:rsidRDefault="00000000">
      <w:pPr>
        <w:shd w:val="clear" w:color="auto" w:fill="F6F4EE"/>
        <w:ind w:left="360"/>
      </w:pPr>
      <w:r>
        <w:rPr>
          <w:rFonts w:ascii="Courier New" w:eastAsia="Courier New" w:hAnsi="Courier New" w:cs="Courier New"/>
          <w:color w:val="303641"/>
          <w:sz w:val="18"/>
          <w:szCs w:val="18"/>
        </w:rPr>
        <w:t xml:space="preserve">    "landscape", "dynamics", "ecosystem", "momentum", "outlook",</w:t>
      </w:r>
    </w:p>
    <w:p w14:paraId="46E0EC63" w14:textId="77777777" w:rsidR="00FF2FC6" w:rsidRDefault="00000000">
      <w:pPr>
        <w:shd w:val="clear" w:color="auto" w:fill="F6F4EE"/>
        <w:ind w:left="360"/>
      </w:pPr>
      <w:r>
        <w:rPr>
          <w:rFonts w:ascii="Courier New" w:eastAsia="Courier New" w:hAnsi="Courier New" w:cs="Courier New"/>
          <w:color w:val="303641"/>
          <w:sz w:val="18"/>
          <w:szCs w:val="18"/>
        </w:rPr>
        <w:t xml:space="preserve">    # 追加の抽象語</w:t>
      </w:r>
    </w:p>
    <w:p w14:paraId="3DD95E78" w14:textId="77777777" w:rsidR="00FF2FC6" w:rsidRDefault="00000000">
      <w:pPr>
        <w:shd w:val="clear" w:color="auto" w:fill="F6F4EE"/>
        <w:ind w:left="360"/>
      </w:pPr>
      <w:r>
        <w:rPr>
          <w:rFonts w:ascii="Courier New" w:eastAsia="Courier New" w:hAnsi="Courier New" w:cs="Courier New"/>
          <w:color w:val="303641"/>
          <w:sz w:val="18"/>
          <w:szCs w:val="18"/>
        </w:rPr>
        <w:t xml:space="preserve">    "potential", "value", "performance", "competition", "advantage",</w:t>
      </w:r>
    </w:p>
    <w:p w14:paraId="5709E687" w14:textId="77777777" w:rsidR="00FF2FC6" w:rsidRDefault="00000000">
      <w:pPr>
        <w:shd w:val="clear" w:color="auto" w:fill="F6F4EE"/>
        <w:ind w:left="360"/>
      </w:pPr>
      <w:r>
        <w:rPr>
          <w:rFonts w:ascii="Courier New" w:eastAsia="Courier New" w:hAnsi="Courier New" w:cs="Courier New"/>
          <w:color w:val="303641"/>
          <w:sz w:val="18"/>
          <w:szCs w:val="18"/>
        </w:rPr>
        <w:t>}</w:t>
      </w:r>
    </w:p>
    <w:p w14:paraId="31DDA714" w14:textId="77777777" w:rsidR="00FF2FC6" w:rsidRDefault="00000000">
      <w:pPr>
        <w:shd w:val="clear" w:color="auto" w:fill="F6F4EE"/>
        <w:ind w:left="360"/>
      </w:pPr>
      <w:r>
        <w:rPr>
          <w:rFonts w:ascii="Courier New" w:eastAsia="Courier New" w:hAnsi="Courier New" w:cs="Courier New"/>
          <w:color w:val="303641"/>
          <w:sz w:val="18"/>
          <w:szCs w:val="18"/>
        </w:rPr>
        <w:t>```</w:t>
      </w:r>
    </w:p>
    <w:p w14:paraId="1F5F8289" w14:textId="77777777" w:rsidR="00FF2FC6" w:rsidRDefault="00000000">
      <w:pPr>
        <w:shd w:val="clear" w:color="auto" w:fill="F6F4EE"/>
        <w:ind w:left="360"/>
      </w:pPr>
      <w:r>
        <w:rPr>
          <w:rFonts w:ascii="Courier New" w:eastAsia="Courier New" w:hAnsi="Courier New" w:cs="Courier New"/>
          <w:color w:val="303641"/>
          <w:sz w:val="18"/>
          <w:szCs w:val="18"/>
        </w:rPr>
        <w:lastRenderedPageBreak/>
        <w:t xml:space="preserve"> </w:t>
      </w:r>
    </w:p>
    <w:p w14:paraId="2E1F7433" w14:textId="77777777" w:rsidR="00FF2FC6" w:rsidRDefault="00000000">
      <w:pPr>
        <w:shd w:val="clear" w:color="auto" w:fill="F6F4EE"/>
        <w:ind w:left="360"/>
      </w:pPr>
      <w:r>
        <w:rPr>
          <w:rFonts w:ascii="Courier New" w:eastAsia="Courier New" w:hAnsi="Courier New" w:cs="Courier New"/>
          <w:color w:val="303641"/>
          <w:sz w:val="18"/>
          <w:szCs w:val="18"/>
        </w:rPr>
        <w:t>### 7.2 リトライ判定</w:t>
      </w:r>
    </w:p>
    <w:p w14:paraId="07B9855F"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33E53DE" w14:textId="77777777" w:rsidR="00FF2FC6" w:rsidRDefault="00000000">
      <w:pPr>
        <w:shd w:val="clear" w:color="auto" w:fill="F6F4EE"/>
        <w:ind w:left="360"/>
      </w:pPr>
      <w:r>
        <w:rPr>
          <w:rFonts w:ascii="Courier New" w:eastAsia="Courier New" w:hAnsi="Courier New" w:cs="Courier New"/>
          <w:color w:val="303641"/>
          <w:sz w:val="18"/>
          <w:szCs w:val="18"/>
        </w:rPr>
        <w:t>以下のいずれかに該当したら **1 回だけ** 再試行:</w:t>
      </w:r>
    </w:p>
    <w:p w14:paraId="39245AFE"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42C398F7" w14:textId="77777777" w:rsidR="00FF2FC6" w:rsidRDefault="00000000">
      <w:pPr>
        <w:shd w:val="clear" w:color="auto" w:fill="F6F4EE"/>
        <w:ind w:left="360"/>
      </w:pPr>
      <w:r>
        <w:rPr>
          <w:rFonts w:ascii="Courier New" w:eastAsia="Courier New" w:hAnsi="Courier New" w:cs="Courier New"/>
          <w:color w:val="303641"/>
          <w:sz w:val="18"/>
          <w:szCs w:val="18"/>
        </w:rPr>
        <w:t>1. `primary_subject_noun` に `ABSTRACT_NOUN_BLACKLIST` の語が含まれる (小文字比較)</w:t>
      </w:r>
    </w:p>
    <w:p w14:paraId="64D01BA3" w14:textId="77777777" w:rsidR="00FF2FC6" w:rsidRDefault="00000000">
      <w:pPr>
        <w:shd w:val="clear" w:color="auto" w:fill="F6F4EE"/>
        <w:ind w:left="360"/>
      </w:pPr>
      <w:r>
        <w:rPr>
          <w:rFonts w:ascii="Courier New" w:eastAsia="Courier New" w:hAnsi="Courier New" w:cs="Courier New"/>
          <w:color w:val="303641"/>
          <w:sz w:val="18"/>
          <w:szCs w:val="18"/>
        </w:rPr>
        <w:t>2. `primary_subject_noun` が 2 語以下 (冠詞を除く)</w:t>
      </w:r>
    </w:p>
    <w:p w14:paraId="1EC1293D" w14:textId="77777777" w:rsidR="00FF2FC6" w:rsidRDefault="00000000">
      <w:pPr>
        <w:shd w:val="clear" w:color="auto" w:fill="F6F4EE"/>
        <w:ind w:left="360"/>
      </w:pPr>
      <w:r>
        <w:rPr>
          <w:rFonts w:ascii="Courier New" w:eastAsia="Courier New" w:hAnsi="Courier New" w:cs="Courier New"/>
          <w:color w:val="303641"/>
          <w:sz w:val="18"/>
          <w:szCs w:val="18"/>
        </w:rPr>
        <w:t>3. JSON パース失敗</w:t>
      </w:r>
    </w:p>
    <w:p w14:paraId="7357C7A6"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99317E1" w14:textId="77777777" w:rsidR="00FF2FC6" w:rsidRDefault="00000000">
      <w:pPr>
        <w:shd w:val="clear" w:color="auto" w:fill="F6F4EE"/>
        <w:ind w:left="360"/>
      </w:pPr>
      <w:r>
        <w:rPr>
          <w:rFonts w:ascii="Courier New" w:eastAsia="Courier New" w:hAnsi="Courier New" w:cs="Courier New"/>
          <w:color w:val="303641"/>
          <w:sz w:val="18"/>
          <w:szCs w:val="18"/>
        </w:rPr>
        <w:t>### 7.3 リトライ時の追加指示</w:t>
      </w:r>
    </w:p>
    <w:p w14:paraId="6B07CDDB"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5713077" w14:textId="77777777" w:rsidR="00FF2FC6" w:rsidRDefault="00000000">
      <w:pPr>
        <w:shd w:val="clear" w:color="auto" w:fill="F6F4EE"/>
        <w:ind w:left="360"/>
      </w:pPr>
      <w:r>
        <w:rPr>
          <w:rFonts w:ascii="Courier New" w:eastAsia="Courier New" w:hAnsi="Courier New" w:cs="Courier New"/>
          <w:color w:val="303641"/>
          <w:sz w:val="18"/>
          <w:szCs w:val="18"/>
        </w:rPr>
        <w:t>```</w:t>
      </w:r>
    </w:p>
    <w:p w14:paraId="025CF9E9" w14:textId="77777777" w:rsidR="00FF2FC6" w:rsidRDefault="00000000">
      <w:pPr>
        <w:shd w:val="clear" w:color="auto" w:fill="F6F4EE"/>
        <w:ind w:left="360"/>
      </w:pPr>
      <w:r>
        <w:rPr>
          <w:rFonts w:ascii="Courier New" w:eastAsia="Courier New" w:hAnsi="Courier New" w:cs="Courier New"/>
          <w:color w:val="303641"/>
          <w:sz w:val="18"/>
          <w:szCs w:val="18"/>
        </w:rPr>
        <w:t>Your previous output was too abstract. The primary_subject_noun must be</w:t>
      </w:r>
    </w:p>
    <w:p w14:paraId="43EC075B" w14:textId="77777777" w:rsidR="00FF2FC6" w:rsidRDefault="00000000">
      <w:pPr>
        <w:shd w:val="clear" w:color="auto" w:fill="F6F4EE"/>
        <w:ind w:left="360"/>
      </w:pPr>
      <w:r>
        <w:rPr>
          <w:rFonts w:ascii="Courier New" w:eastAsia="Courier New" w:hAnsi="Courier New" w:cs="Courier New"/>
          <w:color w:val="303641"/>
          <w:sz w:val="18"/>
          <w:szCs w:val="18"/>
        </w:rPr>
        <w:t>a physically drawable object that a child could recognize.</w:t>
      </w:r>
    </w:p>
    <w:p w14:paraId="50E3123D" w14:textId="77777777" w:rsidR="00FF2FC6" w:rsidRDefault="00000000">
      <w:pPr>
        <w:shd w:val="clear" w:color="auto" w:fill="F6F4EE"/>
        <w:ind w:left="360"/>
      </w:pPr>
      <w:r>
        <w:rPr>
          <w:rFonts w:ascii="Courier New" w:eastAsia="Courier New" w:hAnsi="Courier New" w:cs="Courier New"/>
          <w:color w:val="303641"/>
          <w:sz w:val="18"/>
          <w:szCs w:val="18"/>
        </w:rPr>
        <w:t>Examples of GOOD nouns: "a cyclist", "a skyscraper", "a golden coin",</w:t>
      </w:r>
    </w:p>
    <w:p w14:paraId="323F9962" w14:textId="77777777" w:rsidR="00FF2FC6" w:rsidRDefault="00000000">
      <w:pPr>
        <w:shd w:val="clear" w:color="auto" w:fill="F6F4EE"/>
        <w:ind w:left="360"/>
      </w:pPr>
      <w:r>
        <w:rPr>
          <w:rFonts w:ascii="Courier New" w:eastAsia="Courier New" w:hAnsi="Courier New" w:cs="Courier New"/>
          <w:color w:val="303641"/>
          <w:sz w:val="18"/>
          <w:szCs w:val="18"/>
        </w:rPr>
        <w:t>"a chess piece", "a suitcase". Retry with a more concrete noun.</w:t>
      </w:r>
    </w:p>
    <w:p w14:paraId="4CEC1BAB" w14:textId="77777777" w:rsidR="00FF2FC6" w:rsidRDefault="00000000">
      <w:pPr>
        <w:shd w:val="clear" w:color="auto" w:fill="F6F4EE"/>
        <w:ind w:left="360"/>
      </w:pPr>
      <w:r>
        <w:rPr>
          <w:rFonts w:ascii="Courier New" w:eastAsia="Courier New" w:hAnsi="Courier New" w:cs="Courier New"/>
          <w:color w:val="303641"/>
          <w:sz w:val="18"/>
          <w:szCs w:val="18"/>
        </w:rPr>
        <w:t>```</w:t>
      </w:r>
    </w:p>
    <w:p w14:paraId="18EE4B83"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8D392A5" w14:textId="77777777" w:rsidR="00FF2FC6" w:rsidRDefault="00000000">
      <w:pPr>
        <w:shd w:val="clear" w:color="auto" w:fill="F6F4EE"/>
        <w:ind w:left="360"/>
      </w:pPr>
      <w:r>
        <w:rPr>
          <w:rFonts w:ascii="Courier New" w:eastAsia="Courier New" w:hAnsi="Courier New" w:cs="Courier New"/>
          <w:color w:val="303641"/>
          <w:sz w:val="18"/>
          <w:szCs w:val="18"/>
        </w:rPr>
        <w:t>### 7.4 最終フォールバック (Anthropic 不使用なので関係なし → Gemini text 失敗時の挙動)</w:t>
      </w:r>
    </w:p>
    <w:p w14:paraId="37AD844E"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6B97F4D" w14:textId="77777777" w:rsidR="00FF2FC6" w:rsidRDefault="00000000">
      <w:pPr>
        <w:shd w:val="clear" w:color="auto" w:fill="F6F4EE"/>
        <w:ind w:left="360"/>
      </w:pPr>
      <w:r>
        <w:rPr>
          <w:rFonts w:ascii="Courier New" w:eastAsia="Courier New" w:hAnsi="Courier New" w:cs="Courier New"/>
          <w:color w:val="303641"/>
          <w:sz w:val="18"/>
          <w:szCs w:val="18"/>
        </w:rPr>
        <w:t>Gemini text (JSON抽出) が 2 回失敗した場合:</w:t>
      </w:r>
    </w:p>
    <w:p w14:paraId="65557414"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A530B92" w14:textId="77777777" w:rsidR="00FF2FC6" w:rsidRDefault="00000000">
      <w:pPr>
        <w:shd w:val="clear" w:color="auto" w:fill="F6F4EE"/>
        <w:ind w:left="360"/>
      </w:pPr>
      <w:r>
        <w:rPr>
          <w:rFonts w:ascii="Courier New" w:eastAsia="Courier New" w:hAnsi="Courier New" w:cs="Courier New"/>
          <w:color w:val="303641"/>
          <w:sz w:val="18"/>
          <w:szCs w:val="18"/>
        </w:rPr>
        <w:t>1. エラーログを記録</w:t>
      </w:r>
    </w:p>
    <w:p w14:paraId="7EEF8D84" w14:textId="77777777" w:rsidR="00FF2FC6" w:rsidRDefault="00000000">
      <w:pPr>
        <w:shd w:val="clear" w:color="auto" w:fill="F6F4EE"/>
        <w:ind w:left="360"/>
      </w:pPr>
      <w:r>
        <w:rPr>
          <w:rFonts w:ascii="Courier New" w:eastAsia="Courier New" w:hAnsi="Courier New" w:cs="Courier New"/>
          <w:color w:val="303641"/>
          <w:sz w:val="18"/>
          <w:szCs w:val="18"/>
        </w:rPr>
        <w:t>2. **現行ロジック (summary 直接 → Gemini image) にデグレード**</w:t>
      </w:r>
    </w:p>
    <w:p w14:paraId="47150AF9" w14:textId="77777777" w:rsidR="00FF2FC6" w:rsidRDefault="00000000">
      <w:pPr>
        <w:shd w:val="clear" w:color="auto" w:fill="F6F4EE"/>
        <w:ind w:left="360"/>
      </w:pPr>
      <w:r>
        <w:rPr>
          <w:rFonts w:ascii="Courier New" w:eastAsia="Courier New" w:hAnsi="Courier New" w:cs="Courier New"/>
          <w:color w:val="303641"/>
          <w:sz w:val="18"/>
          <w:szCs w:val="18"/>
        </w:rPr>
        <w:t>3. daily publish job は **失敗させない** (Hero image なしでも記事本文は配信する)</w:t>
      </w:r>
    </w:p>
    <w:p w14:paraId="0D52BC44"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A0D2CF5" w14:textId="77777777" w:rsidR="00FF2FC6" w:rsidRDefault="00000000">
      <w:pPr>
        <w:shd w:val="clear" w:color="auto" w:fill="F6F4EE"/>
        <w:ind w:left="360"/>
      </w:pPr>
      <w:r>
        <w:rPr>
          <w:rFonts w:ascii="Courier New" w:eastAsia="Courier New" w:hAnsi="Courier New" w:cs="Courier New"/>
          <w:color w:val="303641"/>
          <w:sz w:val="18"/>
          <w:szCs w:val="18"/>
        </w:rPr>
        <w:t>```python</w:t>
      </w:r>
    </w:p>
    <w:p w14:paraId="26828BF2" w14:textId="77777777" w:rsidR="00FF2FC6" w:rsidRDefault="00000000">
      <w:pPr>
        <w:shd w:val="clear" w:color="auto" w:fill="F6F4EE"/>
        <w:ind w:left="360"/>
      </w:pPr>
      <w:r>
        <w:rPr>
          <w:rFonts w:ascii="Courier New" w:eastAsia="Courier New" w:hAnsi="Courier New" w:cs="Courier New"/>
          <w:color w:val="303641"/>
          <w:sz w:val="18"/>
          <w:szCs w:val="18"/>
        </w:rPr>
        <w:t>def generate_hero_with_fallback(summary: str, media: str) -&gt; Optional[bytes]:</w:t>
      </w:r>
    </w:p>
    <w:p w14:paraId="793F8DB0" w14:textId="77777777" w:rsidR="00FF2FC6" w:rsidRDefault="00000000">
      <w:pPr>
        <w:shd w:val="clear" w:color="auto" w:fill="F6F4EE"/>
        <w:ind w:left="360"/>
      </w:pPr>
      <w:r>
        <w:rPr>
          <w:rFonts w:ascii="Courier New" w:eastAsia="Courier New" w:hAnsi="Courier New" w:cs="Courier New"/>
          <w:color w:val="303641"/>
          <w:sz w:val="18"/>
          <w:szCs w:val="18"/>
        </w:rPr>
        <w:t xml:space="preserve">    try:</w:t>
      </w:r>
    </w:p>
    <w:p w14:paraId="162BA3C8" w14:textId="77777777" w:rsidR="00FF2FC6" w:rsidRDefault="00000000">
      <w:pPr>
        <w:shd w:val="clear" w:color="auto" w:fill="F6F4EE"/>
        <w:ind w:left="360"/>
      </w:pPr>
      <w:r>
        <w:rPr>
          <w:rFonts w:ascii="Courier New" w:eastAsia="Courier New" w:hAnsi="Courier New" w:cs="Courier New"/>
          <w:color w:val="303641"/>
          <w:sz w:val="18"/>
          <w:szCs w:val="18"/>
        </w:rPr>
        <w:t xml:space="preserve">        concept = extract_visual_concept(summary)  # Gemini text</w:t>
      </w:r>
    </w:p>
    <w:p w14:paraId="2336F976" w14:textId="77777777" w:rsidR="00FF2FC6" w:rsidRDefault="00000000">
      <w:pPr>
        <w:shd w:val="clear" w:color="auto" w:fill="F6F4EE"/>
        <w:ind w:left="360"/>
      </w:pPr>
      <w:r>
        <w:rPr>
          <w:rFonts w:ascii="Courier New" w:eastAsia="Courier New" w:hAnsi="Courier New" w:cs="Courier New"/>
          <w:color w:val="303641"/>
          <w:sz w:val="18"/>
          <w:szCs w:val="18"/>
        </w:rPr>
        <w:t xml:space="preserve">        prompt = build_hero_prompt(**concept, **STYLE_DICTIONARY[media])</w:t>
      </w:r>
    </w:p>
    <w:p w14:paraId="0F0CFA7D" w14:textId="77777777" w:rsidR="00FF2FC6" w:rsidRDefault="00000000">
      <w:pPr>
        <w:shd w:val="clear" w:color="auto" w:fill="F6F4EE"/>
        <w:ind w:left="360"/>
      </w:pPr>
      <w:r>
        <w:rPr>
          <w:rFonts w:ascii="Courier New" w:eastAsia="Courier New" w:hAnsi="Courier New" w:cs="Courier New"/>
          <w:color w:val="303641"/>
          <w:sz w:val="18"/>
          <w:szCs w:val="18"/>
        </w:rPr>
        <w:t xml:space="preserve">        return generate_image(prompt)  # Gemini image</w:t>
      </w:r>
    </w:p>
    <w:p w14:paraId="7FF23FFC" w14:textId="77777777" w:rsidR="00FF2FC6" w:rsidRDefault="00000000">
      <w:pPr>
        <w:shd w:val="clear" w:color="auto" w:fill="F6F4EE"/>
        <w:ind w:left="360"/>
      </w:pPr>
      <w:r>
        <w:rPr>
          <w:rFonts w:ascii="Courier New" w:eastAsia="Courier New" w:hAnsi="Courier New" w:cs="Courier New"/>
          <w:color w:val="303641"/>
          <w:sz w:val="18"/>
          <w:szCs w:val="18"/>
        </w:rPr>
        <w:t xml:space="preserve">    except GeminiTextExtractionError:</w:t>
      </w:r>
    </w:p>
    <w:p w14:paraId="0B8D97B1" w14:textId="77777777" w:rsidR="00FF2FC6" w:rsidRDefault="00000000">
      <w:pPr>
        <w:shd w:val="clear" w:color="auto" w:fill="F6F4EE"/>
        <w:ind w:left="360"/>
      </w:pPr>
      <w:r>
        <w:rPr>
          <w:rFonts w:ascii="Courier New" w:eastAsia="Courier New" w:hAnsi="Courier New" w:cs="Courier New"/>
          <w:color w:val="303641"/>
          <w:sz w:val="18"/>
          <w:szCs w:val="18"/>
        </w:rPr>
        <w:t xml:space="preserve">        log.warning("Gemini text failed, falling back to direct summary prompt")</w:t>
      </w:r>
    </w:p>
    <w:p w14:paraId="52011F6A" w14:textId="77777777" w:rsidR="00FF2FC6" w:rsidRDefault="00000000">
      <w:pPr>
        <w:shd w:val="clear" w:color="auto" w:fill="F6F4EE"/>
        <w:ind w:left="360"/>
      </w:pPr>
      <w:r>
        <w:rPr>
          <w:rFonts w:ascii="Courier New" w:eastAsia="Courier New" w:hAnsi="Courier New" w:cs="Courier New"/>
          <w:color w:val="303641"/>
          <w:sz w:val="18"/>
          <w:szCs w:val="18"/>
        </w:rPr>
        <w:t xml:space="preserve">        return generate_image_direct(summary, media)  # 現行ロジック</w:t>
      </w:r>
    </w:p>
    <w:p w14:paraId="101F159B" w14:textId="77777777" w:rsidR="00FF2FC6" w:rsidRDefault="00000000">
      <w:pPr>
        <w:shd w:val="clear" w:color="auto" w:fill="F6F4EE"/>
        <w:ind w:left="360"/>
      </w:pPr>
      <w:r>
        <w:rPr>
          <w:rFonts w:ascii="Courier New" w:eastAsia="Courier New" w:hAnsi="Courier New" w:cs="Courier New"/>
          <w:color w:val="303641"/>
          <w:sz w:val="18"/>
          <w:szCs w:val="18"/>
        </w:rPr>
        <w:t xml:space="preserve">    except GeminiImageGenerationError:</w:t>
      </w:r>
    </w:p>
    <w:p w14:paraId="138C8499" w14:textId="77777777" w:rsidR="00FF2FC6" w:rsidRDefault="00000000">
      <w:pPr>
        <w:shd w:val="clear" w:color="auto" w:fill="F6F4EE"/>
        <w:ind w:left="360"/>
      </w:pPr>
      <w:r>
        <w:rPr>
          <w:rFonts w:ascii="Courier New" w:eastAsia="Courier New" w:hAnsi="Courier New" w:cs="Courier New"/>
          <w:color w:val="303641"/>
          <w:sz w:val="18"/>
          <w:szCs w:val="18"/>
        </w:rPr>
        <w:t xml:space="preserve">        log.error("Gemini image generation failed")</w:t>
      </w:r>
    </w:p>
    <w:p w14:paraId="10C79848" w14:textId="77777777" w:rsidR="00FF2FC6" w:rsidRDefault="00000000">
      <w:pPr>
        <w:shd w:val="clear" w:color="auto" w:fill="F6F4EE"/>
        <w:ind w:left="360"/>
      </w:pPr>
      <w:r>
        <w:rPr>
          <w:rFonts w:ascii="Courier New" w:eastAsia="Courier New" w:hAnsi="Courier New" w:cs="Courier New"/>
          <w:color w:val="303641"/>
          <w:sz w:val="18"/>
          <w:szCs w:val="18"/>
        </w:rPr>
        <w:t xml:space="preserve">        return None  # Hero image なしで記事は配信継続</w:t>
      </w:r>
    </w:p>
    <w:p w14:paraId="5429CC8F" w14:textId="77777777" w:rsidR="00FF2FC6" w:rsidRDefault="00000000">
      <w:pPr>
        <w:shd w:val="clear" w:color="auto" w:fill="F6F4EE"/>
        <w:ind w:left="360"/>
      </w:pPr>
      <w:r>
        <w:rPr>
          <w:rFonts w:ascii="Courier New" w:eastAsia="Courier New" w:hAnsi="Courier New" w:cs="Courier New"/>
          <w:color w:val="303641"/>
          <w:sz w:val="18"/>
          <w:szCs w:val="18"/>
        </w:rPr>
        <w:t>```</w:t>
      </w:r>
    </w:p>
    <w:p w14:paraId="629971F3"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3B5559D" w14:textId="77777777" w:rsidR="00FF2FC6" w:rsidRDefault="00000000">
      <w:pPr>
        <w:shd w:val="clear" w:color="auto" w:fill="F6F4EE"/>
        <w:ind w:left="360"/>
      </w:pPr>
      <w:r>
        <w:rPr>
          <w:rFonts w:ascii="Courier New" w:eastAsia="Courier New" w:hAnsi="Courier New" w:cs="Courier New"/>
          <w:color w:val="303641"/>
          <w:sz w:val="18"/>
          <w:szCs w:val="18"/>
        </w:rPr>
        <w:t>---</w:t>
      </w:r>
    </w:p>
    <w:p w14:paraId="4EA235CF"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FF734DE" w14:textId="77777777" w:rsidR="00FF2FC6" w:rsidRDefault="00000000">
      <w:pPr>
        <w:shd w:val="clear" w:color="auto" w:fill="F6F4EE"/>
        <w:ind w:left="360"/>
      </w:pPr>
      <w:r>
        <w:rPr>
          <w:rFonts w:ascii="Courier New" w:eastAsia="Courier New" w:hAnsi="Courier New" w:cs="Courier New"/>
          <w:color w:val="303641"/>
          <w:sz w:val="18"/>
          <w:szCs w:val="18"/>
        </w:rPr>
        <w:t>## 8. ログ出力</w:t>
      </w:r>
    </w:p>
    <w:p w14:paraId="09B40D5B"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5B711454" w14:textId="77777777" w:rsidR="00FF2FC6" w:rsidRDefault="00000000">
      <w:pPr>
        <w:shd w:val="clear" w:color="auto" w:fill="F6F4EE"/>
        <w:ind w:left="360"/>
      </w:pPr>
      <w:r>
        <w:rPr>
          <w:rFonts w:ascii="Courier New" w:eastAsia="Courier New" w:hAnsi="Courier New" w:cs="Courier New"/>
          <w:color w:val="303641"/>
          <w:sz w:val="18"/>
          <w:szCs w:val="18"/>
        </w:rPr>
        <w:t>### 8.1 出力先</w:t>
      </w:r>
    </w:p>
    <w:p w14:paraId="1C25C42B"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6FE35D71" w14:textId="77777777" w:rsidR="00FF2FC6" w:rsidRDefault="00000000">
      <w:pPr>
        <w:shd w:val="clear" w:color="auto" w:fill="F6F4EE"/>
        <w:ind w:left="360"/>
      </w:pPr>
      <w:r>
        <w:rPr>
          <w:rFonts w:ascii="Courier New" w:eastAsia="Courier New" w:hAnsi="Courier New" w:cs="Courier New"/>
          <w:color w:val="303641"/>
          <w:sz w:val="18"/>
          <w:szCs w:val="18"/>
        </w:rPr>
        <w:t>`~/newsletter-dashboard/logs/hero_generation.log`</w:t>
      </w:r>
    </w:p>
    <w:p w14:paraId="00849E42"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AB7F428" w14:textId="77777777" w:rsidR="00FF2FC6" w:rsidRDefault="00000000">
      <w:pPr>
        <w:shd w:val="clear" w:color="auto" w:fill="F6F4EE"/>
        <w:ind w:left="360"/>
      </w:pPr>
      <w:r>
        <w:rPr>
          <w:rFonts w:ascii="Courier New" w:eastAsia="Courier New" w:hAnsi="Courier New" w:cs="Courier New"/>
          <w:color w:val="303641"/>
          <w:sz w:val="18"/>
          <w:szCs w:val="18"/>
        </w:rPr>
        <w:t>### 8.2 ログレベル分離</w:t>
      </w:r>
    </w:p>
    <w:p w14:paraId="7E1EACD9"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9D9F20C" w14:textId="77777777" w:rsidR="00FF2FC6" w:rsidRDefault="00000000">
      <w:pPr>
        <w:shd w:val="clear" w:color="auto" w:fill="F6F4EE"/>
        <w:ind w:left="360"/>
      </w:pPr>
      <w:r>
        <w:rPr>
          <w:rFonts w:ascii="Courier New" w:eastAsia="Courier New" w:hAnsi="Courier New" w:cs="Courier New"/>
          <w:color w:val="303641"/>
          <w:sz w:val="18"/>
          <w:szCs w:val="18"/>
        </w:rPr>
        <w:t>| レベル | 内容 |</w:t>
      </w:r>
    </w:p>
    <w:p w14:paraId="3927A1E2" w14:textId="77777777" w:rsidR="00FF2FC6" w:rsidRDefault="00000000">
      <w:pPr>
        <w:shd w:val="clear" w:color="auto" w:fill="F6F4EE"/>
        <w:ind w:left="360"/>
      </w:pPr>
      <w:r>
        <w:rPr>
          <w:rFonts w:ascii="Courier New" w:eastAsia="Courier New" w:hAnsi="Courier New" w:cs="Courier New"/>
          <w:color w:val="303641"/>
          <w:sz w:val="18"/>
          <w:szCs w:val="18"/>
        </w:rPr>
        <w:t>|---|---|</w:t>
      </w:r>
    </w:p>
    <w:p w14:paraId="407A27C1" w14:textId="77777777" w:rsidR="00FF2FC6" w:rsidRDefault="00000000">
      <w:pPr>
        <w:shd w:val="clear" w:color="auto" w:fill="F6F4EE"/>
        <w:ind w:left="360"/>
      </w:pPr>
      <w:r>
        <w:rPr>
          <w:rFonts w:ascii="Courier New" w:eastAsia="Courier New" w:hAnsi="Courier New" w:cs="Courier New"/>
          <w:color w:val="303641"/>
          <w:sz w:val="18"/>
          <w:szCs w:val="18"/>
        </w:rPr>
        <w:t>| INFO | 成功/失敗、media、slug、所要時間、daily call count |</w:t>
      </w:r>
    </w:p>
    <w:p w14:paraId="2953E9FC" w14:textId="77777777" w:rsidR="00FF2FC6" w:rsidRDefault="00000000">
      <w:pPr>
        <w:shd w:val="clear" w:color="auto" w:fill="F6F4EE"/>
        <w:ind w:left="360"/>
      </w:pPr>
      <w:r>
        <w:rPr>
          <w:rFonts w:ascii="Courier New" w:eastAsia="Courier New" w:hAnsi="Courier New" w:cs="Courier New"/>
          <w:color w:val="303641"/>
          <w:sz w:val="18"/>
          <w:szCs w:val="18"/>
        </w:rPr>
        <w:t>| DEBUG (opt-in) | 全プロンプト、JSON抽出結果、Gemini raw response |</w:t>
      </w:r>
    </w:p>
    <w:p w14:paraId="13443E58"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C18689F" w14:textId="77777777" w:rsidR="00FF2FC6" w:rsidRDefault="00000000">
      <w:pPr>
        <w:shd w:val="clear" w:color="auto" w:fill="F6F4EE"/>
        <w:ind w:left="360"/>
      </w:pPr>
      <w:r>
        <w:rPr>
          <w:rFonts w:ascii="Courier New" w:eastAsia="Courier New" w:hAnsi="Courier New" w:cs="Courier New"/>
          <w:color w:val="303641"/>
          <w:sz w:val="18"/>
          <w:szCs w:val="18"/>
        </w:rPr>
        <w:t>### 8.3 INFO レベル出力例</w:t>
      </w:r>
    </w:p>
    <w:p w14:paraId="0F726D83"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3DFF496" w14:textId="77777777" w:rsidR="00FF2FC6" w:rsidRDefault="00000000">
      <w:pPr>
        <w:shd w:val="clear" w:color="auto" w:fill="F6F4EE"/>
        <w:ind w:left="360"/>
      </w:pPr>
      <w:r>
        <w:rPr>
          <w:rFonts w:ascii="Courier New" w:eastAsia="Courier New" w:hAnsi="Courier New" w:cs="Courier New"/>
          <w:color w:val="303641"/>
          <w:sz w:val="18"/>
          <w:szCs w:val="18"/>
        </w:rPr>
        <w:t>```</w:t>
      </w:r>
    </w:p>
    <w:p w14:paraId="31B6E899" w14:textId="77777777" w:rsidR="00FF2FC6" w:rsidRDefault="00000000">
      <w:pPr>
        <w:shd w:val="clear" w:color="auto" w:fill="F6F4EE"/>
        <w:ind w:left="360"/>
      </w:pPr>
      <w:r>
        <w:rPr>
          <w:rFonts w:ascii="Courier New" w:eastAsia="Courier New" w:hAnsi="Courier New" w:cs="Courier New"/>
          <w:color w:val="303641"/>
          <w:sz w:val="18"/>
          <w:szCs w:val="18"/>
        </w:rPr>
        <w:t>[2026-04-22 10:30:15] INFO article_slug=wsj-2026-04-22 media=wsj</w:t>
      </w:r>
    </w:p>
    <w:p w14:paraId="510601B5" w14:textId="77777777" w:rsidR="00FF2FC6" w:rsidRDefault="00000000">
      <w:pPr>
        <w:shd w:val="clear" w:color="auto" w:fill="F6F4EE"/>
        <w:ind w:left="360"/>
      </w:pPr>
      <w:r>
        <w:rPr>
          <w:rFonts w:ascii="Courier New" w:eastAsia="Courier New" w:hAnsi="Courier New" w:cs="Courier New"/>
          <w:color w:val="303641"/>
          <w:sz w:val="18"/>
          <w:szCs w:val="18"/>
        </w:rPr>
        <w:t xml:space="preserve">  core_theme=inflation</w:t>
      </w:r>
    </w:p>
    <w:p w14:paraId="6E7C6B92" w14:textId="77777777" w:rsidR="00FF2FC6" w:rsidRDefault="00000000">
      <w:pPr>
        <w:shd w:val="clear" w:color="auto" w:fill="F6F4EE"/>
        <w:ind w:left="360"/>
      </w:pPr>
      <w:r>
        <w:rPr>
          <w:rFonts w:ascii="Courier New" w:eastAsia="Courier New" w:hAnsi="Courier New" w:cs="Courier New"/>
          <w:color w:val="303641"/>
          <w:sz w:val="18"/>
          <w:szCs w:val="18"/>
        </w:rPr>
        <w:t xml:space="preserve">  subject_noun="a heavy weight"</w:t>
      </w:r>
    </w:p>
    <w:p w14:paraId="3637B2AE" w14:textId="77777777" w:rsidR="00FF2FC6" w:rsidRDefault="00000000">
      <w:pPr>
        <w:shd w:val="clear" w:color="auto" w:fill="F6F4EE"/>
        <w:ind w:left="360"/>
      </w:pPr>
      <w:r>
        <w:rPr>
          <w:rFonts w:ascii="Courier New" w:eastAsia="Courier New" w:hAnsi="Courier New" w:cs="Courier New"/>
          <w:color w:val="303641"/>
          <w:sz w:val="18"/>
          <w:szCs w:val="18"/>
        </w:rPr>
        <w:t xml:space="preserve">  result=success duration=4.2s</w:t>
      </w:r>
    </w:p>
    <w:p w14:paraId="11CE939B" w14:textId="77777777" w:rsidR="00FF2FC6" w:rsidRDefault="00000000">
      <w:pPr>
        <w:shd w:val="clear" w:color="auto" w:fill="F6F4EE"/>
        <w:ind w:left="360"/>
      </w:pPr>
      <w:r>
        <w:rPr>
          <w:rFonts w:ascii="Courier New" w:eastAsia="Courier New" w:hAnsi="Courier New" w:cs="Courier New"/>
          <w:color w:val="303641"/>
          <w:sz w:val="18"/>
          <w:szCs w:val="18"/>
        </w:rPr>
        <w:t xml:space="preserve">  daily_calls=12/1500</w:t>
      </w:r>
    </w:p>
    <w:p w14:paraId="3D016558" w14:textId="77777777" w:rsidR="00FF2FC6" w:rsidRDefault="00000000">
      <w:pPr>
        <w:shd w:val="clear" w:color="auto" w:fill="F6F4EE"/>
        <w:ind w:left="360"/>
      </w:pPr>
      <w:r>
        <w:rPr>
          <w:rFonts w:ascii="Courier New" w:eastAsia="Courier New" w:hAnsi="Courier New" w:cs="Courier New"/>
          <w:color w:val="303641"/>
          <w:sz w:val="18"/>
          <w:szCs w:val="18"/>
        </w:rPr>
        <w:lastRenderedPageBreak/>
        <w:t>```</w:t>
      </w:r>
    </w:p>
    <w:p w14:paraId="7999B81B"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938ED88" w14:textId="77777777" w:rsidR="00FF2FC6" w:rsidRDefault="00000000">
      <w:pPr>
        <w:shd w:val="clear" w:color="auto" w:fill="F6F4EE"/>
        <w:ind w:left="360"/>
      </w:pPr>
      <w:r>
        <w:rPr>
          <w:rFonts w:ascii="Courier New" w:eastAsia="Courier New" w:hAnsi="Courier New" w:cs="Courier New"/>
          <w:color w:val="303641"/>
          <w:sz w:val="18"/>
          <w:szCs w:val="18"/>
        </w:rPr>
        <w:t>### 8.4 PII / Key 漏洩防止</w:t>
      </w:r>
    </w:p>
    <w:p w14:paraId="37FD2857"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6015259" w14:textId="77777777" w:rsidR="00FF2FC6" w:rsidRDefault="00000000">
      <w:pPr>
        <w:shd w:val="clear" w:color="auto" w:fill="F6F4EE"/>
        <w:ind w:left="360"/>
      </w:pPr>
      <w:r>
        <w:rPr>
          <w:rFonts w:ascii="Courier New" w:eastAsia="Courier New" w:hAnsi="Courier New" w:cs="Courier New"/>
          <w:color w:val="303641"/>
          <w:sz w:val="18"/>
          <w:szCs w:val="18"/>
        </w:rPr>
        <w:t>- `GEMINI_API_KEY` は絶対にログに出さない (マスク必須)</w:t>
      </w:r>
    </w:p>
    <w:p w14:paraId="7BC0D168" w14:textId="77777777" w:rsidR="00FF2FC6" w:rsidRDefault="00000000">
      <w:pPr>
        <w:shd w:val="clear" w:color="auto" w:fill="F6F4EE"/>
        <w:ind w:left="360"/>
      </w:pPr>
      <w:r>
        <w:rPr>
          <w:rFonts w:ascii="Courier New" w:eastAsia="Courier New" w:hAnsi="Courier New" w:cs="Courier New"/>
          <w:color w:val="303641"/>
          <w:sz w:val="18"/>
          <w:szCs w:val="18"/>
        </w:rPr>
        <w:t>- ファイルパスはホームディレクトリを `~` に置換</w:t>
      </w:r>
    </w:p>
    <w:p w14:paraId="2F2E8203" w14:textId="77777777" w:rsidR="00FF2FC6" w:rsidRDefault="00000000">
      <w:pPr>
        <w:shd w:val="clear" w:color="auto" w:fill="F6F4EE"/>
        <w:ind w:left="360"/>
      </w:pPr>
      <w:r>
        <w:rPr>
          <w:rFonts w:ascii="Courier New" w:eastAsia="Courier New" w:hAnsi="Courier New" w:cs="Courier New"/>
          <w:color w:val="303641"/>
          <w:sz w:val="18"/>
          <w:szCs w:val="18"/>
        </w:rPr>
        <w:t>- summary の本文は DEBUG レベルのみ、INFO には出さない</w:t>
      </w:r>
    </w:p>
    <w:p w14:paraId="263E70E7"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447E1028" w14:textId="77777777" w:rsidR="00FF2FC6" w:rsidRDefault="00000000">
      <w:pPr>
        <w:shd w:val="clear" w:color="auto" w:fill="F6F4EE"/>
        <w:ind w:left="360"/>
      </w:pPr>
      <w:r>
        <w:rPr>
          <w:rFonts w:ascii="Courier New" w:eastAsia="Courier New" w:hAnsi="Courier New" w:cs="Courier New"/>
          <w:color w:val="303641"/>
          <w:sz w:val="18"/>
          <w:szCs w:val="18"/>
        </w:rPr>
        <w:t>---</w:t>
      </w:r>
    </w:p>
    <w:p w14:paraId="333E97E3"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355B2A4" w14:textId="77777777" w:rsidR="00FF2FC6" w:rsidRDefault="00000000">
      <w:pPr>
        <w:shd w:val="clear" w:color="auto" w:fill="F6F4EE"/>
        <w:ind w:left="360"/>
      </w:pPr>
      <w:r>
        <w:rPr>
          <w:rFonts w:ascii="Courier New" w:eastAsia="Courier New" w:hAnsi="Courier New" w:cs="Courier New"/>
          <w:color w:val="303641"/>
          <w:sz w:val="18"/>
          <w:szCs w:val="18"/>
        </w:rPr>
        <w:t>## 9. 受け入れ基準</w:t>
      </w:r>
    </w:p>
    <w:p w14:paraId="09B2E285"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EA8D0D9" w14:textId="77777777" w:rsidR="00FF2FC6" w:rsidRDefault="00000000">
      <w:pPr>
        <w:shd w:val="clear" w:color="auto" w:fill="F6F4EE"/>
        <w:ind w:left="360"/>
      </w:pPr>
      <w:r>
        <w:rPr>
          <w:rFonts w:ascii="Courier New" w:eastAsia="Courier New" w:hAnsi="Courier New" w:cs="Courier New"/>
          <w:color w:val="303641"/>
          <w:sz w:val="18"/>
          <w:szCs w:val="18"/>
        </w:rPr>
        <w:t>### 9.1 ユニットテスト (test_hero_generation.py)</w:t>
      </w:r>
    </w:p>
    <w:p w14:paraId="1D60E814"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9B4198A" w14:textId="77777777" w:rsidR="00FF2FC6" w:rsidRDefault="00000000">
      <w:pPr>
        <w:shd w:val="clear" w:color="auto" w:fill="F6F4EE"/>
        <w:ind w:left="360"/>
      </w:pPr>
      <w:r>
        <w:rPr>
          <w:rFonts w:ascii="Courier New" w:eastAsia="Courier New" w:hAnsi="Courier New" w:cs="Courier New"/>
          <w:color w:val="303641"/>
          <w:sz w:val="18"/>
          <w:szCs w:val="18"/>
        </w:rPr>
        <w:t>**合格条件 (決定論的で検証可能):**</w:t>
      </w:r>
    </w:p>
    <w:p w14:paraId="7D44878A"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4910B31E" w14:textId="77777777" w:rsidR="00FF2FC6" w:rsidRDefault="00000000">
      <w:pPr>
        <w:shd w:val="clear" w:color="auto" w:fill="F6F4EE"/>
        <w:ind w:left="360"/>
      </w:pPr>
      <w:r>
        <w:rPr>
          <w:rFonts w:ascii="Courier New" w:eastAsia="Courier New" w:hAnsi="Courier New" w:cs="Courier New"/>
          <w:color w:val="303641"/>
          <w:sz w:val="18"/>
          <w:szCs w:val="18"/>
        </w:rPr>
        <w:t>| テストケース | 入力 | 合格条件 |</w:t>
      </w:r>
    </w:p>
    <w:p w14:paraId="20B454A6" w14:textId="77777777" w:rsidR="00FF2FC6" w:rsidRDefault="00000000">
      <w:pPr>
        <w:shd w:val="clear" w:color="auto" w:fill="F6F4EE"/>
        <w:ind w:left="360"/>
      </w:pPr>
      <w:r>
        <w:rPr>
          <w:rFonts w:ascii="Courier New" w:eastAsia="Courier New" w:hAnsi="Courier New" w:cs="Courier New"/>
          <w:color w:val="303641"/>
          <w:sz w:val="18"/>
          <w:szCs w:val="18"/>
        </w:rPr>
        <w:t>|---|---|---|</w:t>
      </w:r>
    </w:p>
    <w:p w14:paraId="41203A79" w14:textId="77777777" w:rsidR="00FF2FC6" w:rsidRDefault="00000000">
      <w:pPr>
        <w:shd w:val="clear" w:color="auto" w:fill="F6F4EE"/>
        <w:ind w:left="360"/>
      </w:pPr>
      <w:r>
        <w:rPr>
          <w:rFonts w:ascii="Courier New" w:eastAsia="Courier New" w:hAnsi="Courier New" w:cs="Courier New"/>
          <w:color w:val="303641"/>
          <w:sz w:val="18"/>
          <w:szCs w:val="18"/>
        </w:rPr>
        <w:t>| TC-01 | summary = "日銀が利上げを示唆、円高が進行" (media=wsj) | `primary_subject_noun` が `ABSTRACT_NOUN_BLACKLIST` に含まれない |</w:t>
      </w:r>
    </w:p>
    <w:p w14:paraId="0C700974" w14:textId="77777777" w:rsidR="00FF2FC6" w:rsidRDefault="00000000">
      <w:pPr>
        <w:shd w:val="clear" w:color="auto" w:fill="F6F4EE"/>
        <w:ind w:left="360"/>
      </w:pPr>
      <w:r>
        <w:rPr>
          <w:rFonts w:ascii="Courier New" w:eastAsia="Courier New" w:hAnsi="Courier New" w:cs="Courier New"/>
          <w:color w:val="303641"/>
          <w:sz w:val="18"/>
          <w:szCs w:val="18"/>
        </w:rPr>
        <w:t>| TC-02 | summary = "JAL City那覇、GW期間のADRが前年比+15%" (media=skift) | 同上 + 最終プロンプト中に `aspirational` が含まれる |</w:t>
      </w:r>
    </w:p>
    <w:p w14:paraId="41276448" w14:textId="77777777" w:rsidR="00FF2FC6" w:rsidRDefault="00000000">
      <w:pPr>
        <w:shd w:val="clear" w:color="auto" w:fill="F6F4EE"/>
        <w:ind w:left="360"/>
      </w:pPr>
      <w:r>
        <w:rPr>
          <w:rFonts w:ascii="Courier New" w:eastAsia="Courier New" w:hAnsi="Courier New" w:cs="Courier New"/>
          <w:color w:val="303641"/>
          <w:sz w:val="18"/>
          <w:szCs w:val="18"/>
        </w:rPr>
        <w:t>| TC-03 | summary = "Marubeniが仙台SS30の取得を検討" (media=buysiders) | 同上 + 最終プロンプトに `navy and gold` が含まれる |</w:t>
      </w:r>
    </w:p>
    <w:p w14:paraId="1F3F0064" w14:textId="77777777" w:rsidR="00FF2FC6" w:rsidRDefault="00000000">
      <w:pPr>
        <w:shd w:val="clear" w:color="auto" w:fill="F6F4EE"/>
        <w:ind w:left="360"/>
      </w:pPr>
      <w:r>
        <w:rPr>
          <w:rFonts w:ascii="Courier New" w:eastAsia="Courier New" w:hAnsi="Courier New" w:cs="Courier New"/>
          <w:color w:val="303641"/>
          <w:sz w:val="18"/>
          <w:szCs w:val="18"/>
        </w:rPr>
        <w:t>| TC-04 | summary = "AI規制の必要性" (media=nyt-op) | 同上 + 最終プロンプトに `bold` と `high-contrast` が含まれる |</w:t>
      </w:r>
    </w:p>
    <w:p w14:paraId="4EFEB4D3" w14:textId="77777777" w:rsidR="00FF2FC6" w:rsidRDefault="00000000">
      <w:pPr>
        <w:shd w:val="clear" w:color="auto" w:fill="F6F4EE"/>
        <w:ind w:left="360"/>
      </w:pPr>
      <w:r>
        <w:rPr>
          <w:rFonts w:ascii="Courier New" w:eastAsia="Courier New" w:hAnsi="Courier New" w:cs="Courier New"/>
          <w:color w:val="303641"/>
          <w:sz w:val="18"/>
          <w:szCs w:val="18"/>
        </w:rPr>
        <w:t>| TC-05 | Gemini text が `"primary_subject_noun": "growth"` を返す (mock) | 1 回リトライが実行される |</w:t>
      </w:r>
    </w:p>
    <w:p w14:paraId="1C6BDAD8" w14:textId="77777777" w:rsidR="00FF2FC6" w:rsidRDefault="00000000">
      <w:pPr>
        <w:shd w:val="clear" w:color="auto" w:fill="F6F4EE"/>
        <w:ind w:left="360"/>
      </w:pPr>
      <w:r>
        <w:rPr>
          <w:rFonts w:ascii="Courier New" w:eastAsia="Courier New" w:hAnsi="Courier New" w:cs="Courier New"/>
          <w:color w:val="303641"/>
          <w:sz w:val="18"/>
          <w:szCs w:val="18"/>
        </w:rPr>
        <w:t>| TC-06 | Gemini text が 2 回失敗 (mock) | フォールバック (現行ロジック) が呼ばれる |</w:t>
      </w:r>
    </w:p>
    <w:p w14:paraId="70B7624A"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46429835" w14:textId="77777777" w:rsidR="00FF2FC6" w:rsidRDefault="00000000">
      <w:pPr>
        <w:shd w:val="clear" w:color="auto" w:fill="F6F4EE"/>
        <w:ind w:left="360"/>
      </w:pPr>
      <w:r>
        <w:rPr>
          <w:rFonts w:ascii="Courier New" w:eastAsia="Courier New" w:hAnsi="Courier New" w:cs="Courier New"/>
          <w:color w:val="303641"/>
          <w:sz w:val="18"/>
          <w:szCs w:val="18"/>
        </w:rPr>
        <w:t>### 9.2 参考的な期待値 (LLM 非決定性のため必須合格条件ではない)</w:t>
      </w:r>
    </w:p>
    <w:p w14:paraId="03D615AE"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470A6151" w14:textId="77777777" w:rsidR="00FF2FC6" w:rsidRDefault="00000000">
      <w:pPr>
        <w:shd w:val="clear" w:color="auto" w:fill="F6F4EE"/>
        <w:ind w:left="360"/>
      </w:pPr>
      <w:r>
        <w:rPr>
          <w:rFonts w:ascii="Courier New" w:eastAsia="Courier New" w:hAnsi="Courier New" w:cs="Courier New"/>
          <w:color w:val="303641"/>
          <w:sz w:val="18"/>
          <w:szCs w:val="18"/>
        </w:rPr>
        <w:t>| 入力 | 期待される主役名詞 (参考) |</w:t>
      </w:r>
    </w:p>
    <w:p w14:paraId="74444799" w14:textId="77777777" w:rsidR="00FF2FC6" w:rsidRDefault="00000000">
      <w:pPr>
        <w:shd w:val="clear" w:color="auto" w:fill="F6F4EE"/>
        <w:ind w:left="360"/>
      </w:pPr>
      <w:r>
        <w:rPr>
          <w:rFonts w:ascii="Courier New" w:eastAsia="Courier New" w:hAnsi="Courier New" w:cs="Courier New"/>
          <w:color w:val="303641"/>
          <w:sz w:val="18"/>
          <w:szCs w:val="18"/>
        </w:rPr>
        <w:t>|---|---|</w:t>
      </w:r>
    </w:p>
    <w:p w14:paraId="7A7BBD5A" w14:textId="77777777" w:rsidR="00FF2FC6" w:rsidRDefault="00000000">
      <w:pPr>
        <w:shd w:val="clear" w:color="auto" w:fill="F6F4EE"/>
        <w:ind w:left="360"/>
      </w:pPr>
      <w:r>
        <w:rPr>
          <w:rFonts w:ascii="Courier New" w:eastAsia="Courier New" w:hAnsi="Courier New" w:cs="Courier New"/>
          <w:color w:val="303641"/>
          <w:sz w:val="18"/>
          <w:szCs w:val="18"/>
        </w:rPr>
        <w:t>| "日銀が利上げを示唆..." | "a steep staircase" または "a rising arrow made of yen coins" |</w:t>
      </w:r>
    </w:p>
    <w:p w14:paraId="781C20CD" w14:textId="77777777" w:rsidR="00FF2FC6" w:rsidRDefault="00000000">
      <w:pPr>
        <w:shd w:val="clear" w:color="auto" w:fill="F6F4EE"/>
        <w:ind w:left="360"/>
      </w:pPr>
      <w:r>
        <w:rPr>
          <w:rFonts w:ascii="Courier New" w:eastAsia="Courier New" w:hAnsi="Courier New" w:cs="Courier New"/>
          <w:color w:val="303641"/>
          <w:sz w:val="18"/>
          <w:szCs w:val="18"/>
        </w:rPr>
        <w:t>| "JAL City那覇..." | "a luxury hotel lobby" または "a traveler with luggage" |</w:t>
      </w:r>
    </w:p>
    <w:p w14:paraId="6A234318" w14:textId="77777777" w:rsidR="00FF2FC6" w:rsidRDefault="00000000">
      <w:pPr>
        <w:shd w:val="clear" w:color="auto" w:fill="F6F4EE"/>
        <w:ind w:left="360"/>
      </w:pPr>
      <w:r>
        <w:rPr>
          <w:rFonts w:ascii="Courier New" w:eastAsia="Courier New" w:hAnsi="Courier New" w:cs="Courier New"/>
          <w:color w:val="303641"/>
          <w:sz w:val="18"/>
          <w:szCs w:val="18"/>
        </w:rPr>
        <w:t>| "Marubeniが仙台SS30..." | "a chess piece being moved" または "two skyscrapers merging" |</w:t>
      </w:r>
    </w:p>
    <w:p w14:paraId="65D1DBD7" w14:textId="77777777" w:rsidR="00FF2FC6" w:rsidRDefault="00000000">
      <w:pPr>
        <w:shd w:val="clear" w:color="auto" w:fill="F6F4EE"/>
        <w:ind w:left="360"/>
      </w:pPr>
      <w:r>
        <w:rPr>
          <w:rFonts w:ascii="Courier New" w:eastAsia="Courier New" w:hAnsi="Courier New" w:cs="Courier New"/>
          <w:color w:val="303641"/>
          <w:sz w:val="18"/>
          <w:szCs w:val="18"/>
        </w:rPr>
        <w:t>| "AI規制..." | "a scale balancing a chip and a gavel" |</w:t>
      </w:r>
    </w:p>
    <w:p w14:paraId="3EEBA511"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1284E78" w14:textId="77777777" w:rsidR="00FF2FC6" w:rsidRDefault="00000000">
      <w:pPr>
        <w:shd w:val="clear" w:color="auto" w:fill="F6F4EE"/>
        <w:ind w:left="360"/>
      </w:pPr>
      <w:r>
        <w:rPr>
          <w:rFonts w:ascii="Courier New" w:eastAsia="Courier New" w:hAnsi="Courier New" w:cs="Courier New"/>
          <w:color w:val="303641"/>
          <w:sz w:val="18"/>
          <w:szCs w:val="18"/>
        </w:rPr>
        <w:t>---</w:t>
      </w:r>
    </w:p>
    <w:p w14:paraId="325754DF"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5B5FAB7A" w14:textId="77777777" w:rsidR="00FF2FC6" w:rsidRDefault="00000000">
      <w:pPr>
        <w:shd w:val="clear" w:color="auto" w:fill="F6F4EE"/>
        <w:ind w:left="360"/>
      </w:pPr>
      <w:r>
        <w:rPr>
          <w:rFonts w:ascii="Courier New" w:eastAsia="Courier New" w:hAnsi="Courier New" w:cs="Courier New"/>
          <w:color w:val="303641"/>
          <w:sz w:val="18"/>
          <w:szCs w:val="18"/>
        </w:rPr>
        <w:t>## 10. 実装順序</w:t>
      </w:r>
    </w:p>
    <w:p w14:paraId="00425791"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C260CE7" w14:textId="77777777" w:rsidR="00FF2FC6" w:rsidRDefault="00000000">
      <w:pPr>
        <w:shd w:val="clear" w:color="auto" w:fill="F6F4EE"/>
        <w:ind w:left="360"/>
      </w:pPr>
      <w:r>
        <w:rPr>
          <w:rFonts w:ascii="Courier New" w:eastAsia="Courier New" w:hAnsi="Courier New" w:cs="Courier New"/>
          <w:color w:val="303641"/>
          <w:sz w:val="18"/>
          <w:szCs w:val="18"/>
        </w:rPr>
        <w:t>1. **依存確認** — `google-generativeai` SDK バージョン確認、`aspect_ratio` API の最新仕様確認</w:t>
      </w:r>
    </w:p>
    <w:p w14:paraId="2AC9A860" w14:textId="77777777" w:rsidR="00FF2FC6" w:rsidRDefault="00000000">
      <w:pPr>
        <w:shd w:val="clear" w:color="auto" w:fill="F6F4EE"/>
        <w:ind w:left="360"/>
      </w:pPr>
      <w:r>
        <w:rPr>
          <w:rFonts w:ascii="Courier New" w:eastAsia="Courier New" w:hAnsi="Courier New" w:cs="Courier New"/>
          <w:color w:val="303641"/>
          <w:sz w:val="18"/>
          <w:szCs w:val="18"/>
        </w:rPr>
        <w:t>2. **Economist 配信実績確認** — `ls content/economist/` で日次配信の有無を確認、有無により `STYLE_DICTIONARY` 要素を調整</w:t>
      </w:r>
    </w:p>
    <w:p w14:paraId="154D4468" w14:textId="77777777" w:rsidR="00FF2FC6" w:rsidRDefault="00000000">
      <w:pPr>
        <w:shd w:val="clear" w:color="auto" w:fill="F6F4EE"/>
        <w:ind w:left="360"/>
      </w:pPr>
      <w:r>
        <w:rPr>
          <w:rFonts w:ascii="Courier New" w:eastAsia="Courier New" w:hAnsi="Courier New" w:cs="Courier New"/>
          <w:color w:val="303641"/>
          <w:sz w:val="18"/>
          <w:szCs w:val="18"/>
        </w:rPr>
        <w:t>3. `STYLE_DICTIONARY` 定数を追加 (Section 4)</w:t>
      </w:r>
    </w:p>
    <w:p w14:paraId="504616B2" w14:textId="77777777" w:rsidR="00FF2FC6" w:rsidRDefault="00000000">
      <w:pPr>
        <w:shd w:val="clear" w:color="auto" w:fill="F6F4EE"/>
        <w:ind w:left="360"/>
      </w:pPr>
      <w:r>
        <w:rPr>
          <w:rFonts w:ascii="Courier New" w:eastAsia="Courier New" w:hAnsi="Courier New" w:cs="Courier New"/>
          <w:color w:val="303641"/>
          <w:sz w:val="18"/>
          <w:szCs w:val="18"/>
        </w:rPr>
        <w:t>4. `extract_visual_concept(summary: str) -&gt; dict` を実装 (Gemini 2.5 Flash text, JSON mode)</w:t>
      </w:r>
    </w:p>
    <w:p w14:paraId="2BE182BE" w14:textId="77777777" w:rsidR="00FF2FC6" w:rsidRDefault="00000000">
      <w:pPr>
        <w:shd w:val="clear" w:color="auto" w:fill="F6F4EE"/>
        <w:ind w:left="360"/>
      </w:pPr>
      <w:r>
        <w:rPr>
          <w:rFonts w:ascii="Courier New" w:eastAsia="Courier New" w:hAnsi="Courier New" w:cs="Courier New"/>
          <w:color w:val="303641"/>
          <w:sz w:val="18"/>
          <w:szCs w:val="18"/>
        </w:rPr>
        <w:t>5. `ABSTRACT_NOUN_BLACKLIST` とリトライロジックを実装</w:t>
      </w:r>
    </w:p>
    <w:p w14:paraId="05618D9E" w14:textId="77777777" w:rsidR="00FF2FC6" w:rsidRDefault="00000000">
      <w:pPr>
        <w:shd w:val="clear" w:color="auto" w:fill="F6F4EE"/>
        <w:ind w:left="360"/>
      </w:pPr>
      <w:r>
        <w:rPr>
          <w:rFonts w:ascii="Courier New" w:eastAsia="Courier New" w:hAnsi="Courier New" w:cs="Courier New"/>
          <w:color w:val="303641"/>
          <w:sz w:val="18"/>
          <w:szCs w:val="18"/>
        </w:rPr>
        <w:t>6. `build_hero_prompt()` を実装 (Section 5)</w:t>
      </w:r>
    </w:p>
    <w:p w14:paraId="0A828AAB" w14:textId="77777777" w:rsidR="00FF2FC6" w:rsidRDefault="00000000">
      <w:pPr>
        <w:shd w:val="clear" w:color="auto" w:fill="F6F4EE"/>
        <w:ind w:left="360"/>
      </w:pPr>
      <w:r>
        <w:rPr>
          <w:rFonts w:ascii="Courier New" w:eastAsia="Courier New" w:hAnsi="Courier New" w:cs="Courier New"/>
          <w:color w:val="303641"/>
          <w:sz w:val="18"/>
          <w:szCs w:val="18"/>
        </w:rPr>
        <w:t>7. `generate_hero_with_fallback()` を実装 (Section 7.4)</w:t>
      </w:r>
    </w:p>
    <w:p w14:paraId="4D0E724D" w14:textId="77777777" w:rsidR="00FF2FC6" w:rsidRDefault="00000000">
      <w:pPr>
        <w:shd w:val="clear" w:color="auto" w:fill="F6F4EE"/>
        <w:ind w:left="360"/>
      </w:pPr>
      <w:r>
        <w:rPr>
          <w:rFonts w:ascii="Courier New" w:eastAsia="Courier New" w:hAnsi="Courier New" w:cs="Courier New"/>
          <w:color w:val="303641"/>
          <w:sz w:val="18"/>
          <w:szCs w:val="18"/>
        </w:rPr>
        <w:t>8. Aspect ratio 16:9 強制ロジックを実装 (Section 6、必要なら Pillow fallback)</w:t>
      </w:r>
    </w:p>
    <w:p w14:paraId="3E43C5F2" w14:textId="77777777" w:rsidR="00FF2FC6" w:rsidRDefault="00000000">
      <w:pPr>
        <w:shd w:val="clear" w:color="auto" w:fill="F6F4EE"/>
        <w:ind w:left="360"/>
      </w:pPr>
      <w:r>
        <w:rPr>
          <w:rFonts w:ascii="Courier New" w:eastAsia="Courier New" w:hAnsi="Courier New" w:cs="Courier New"/>
          <w:color w:val="303641"/>
          <w:sz w:val="18"/>
          <w:szCs w:val="18"/>
        </w:rPr>
        <w:t>9. ログ出力を追加 (Section 8)</w:t>
      </w:r>
    </w:p>
    <w:p w14:paraId="490DA3D0" w14:textId="77777777" w:rsidR="00FF2FC6" w:rsidRDefault="00000000">
      <w:pPr>
        <w:shd w:val="clear" w:color="auto" w:fill="F6F4EE"/>
        <w:ind w:left="360"/>
      </w:pPr>
      <w:r>
        <w:rPr>
          <w:rFonts w:ascii="Courier New" w:eastAsia="Courier New" w:hAnsi="Courier New" w:cs="Courier New"/>
          <w:color w:val="303641"/>
          <w:sz w:val="18"/>
          <w:szCs w:val="18"/>
        </w:rPr>
        <w:t>10. `test_hero_generation.py` に TC-01 〜 TC-06 をユニットテスト化 (Section 9.1)</w:t>
      </w:r>
    </w:p>
    <w:p w14:paraId="2B5246AB" w14:textId="77777777" w:rsidR="00FF2FC6" w:rsidRDefault="00000000">
      <w:pPr>
        <w:shd w:val="clear" w:color="auto" w:fill="F6F4EE"/>
        <w:ind w:left="360"/>
      </w:pPr>
      <w:r>
        <w:rPr>
          <w:rFonts w:ascii="Courier New" w:eastAsia="Courier New" w:hAnsi="Courier New" w:cs="Courier New"/>
          <w:color w:val="303641"/>
          <w:sz w:val="18"/>
          <w:szCs w:val="18"/>
        </w:rPr>
        <w:t>11. 手動で本日分 (4 media) を再生成し、視覚確認</w:t>
      </w:r>
    </w:p>
    <w:p w14:paraId="0E6DDB60" w14:textId="77777777" w:rsidR="00FF2FC6" w:rsidRDefault="00000000">
      <w:pPr>
        <w:shd w:val="clear" w:color="auto" w:fill="F6F4EE"/>
        <w:ind w:left="360"/>
      </w:pPr>
      <w:r>
        <w:rPr>
          <w:rFonts w:ascii="Courier New" w:eastAsia="Courier New" w:hAnsi="Courier New" w:cs="Courier New"/>
          <w:color w:val="303641"/>
          <w:sz w:val="18"/>
          <w:szCs w:val="18"/>
        </w:rPr>
        <w:t>12. git commit &amp; push (commit message: `hero: 2-stage prompt with media-style dict (v1.1 SPEC)`)</w:t>
      </w:r>
    </w:p>
    <w:p w14:paraId="2785AFC5" w14:textId="77777777" w:rsidR="00FF2FC6" w:rsidRDefault="00000000">
      <w:pPr>
        <w:shd w:val="clear" w:color="auto" w:fill="F6F4EE"/>
        <w:ind w:left="360"/>
      </w:pPr>
      <w:r>
        <w:rPr>
          <w:rFonts w:ascii="Courier New" w:eastAsia="Courier New" w:hAnsi="Courier New" w:cs="Courier New"/>
          <w:color w:val="303641"/>
          <w:sz w:val="18"/>
          <w:szCs w:val="18"/>
        </w:rPr>
        <w:lastRenderedPageBreak/>
        <w:t xml:space="preserve"> </w:t>
      </w:r>
    </w:p>
    <w:p w14:paraId="4EB4CD64" w14:textId="77777777" w:rsidR="00FF2FC6" w:rsidRDefault="00000000">
      <w:pPr>
        <w:shd w:val="clear" w:color="auto" w:fill="F6F4EE"/>
        <w:ind w:left="360"/>
      </w:pPr>
      <w:r>
        <w:rPr>
          <w:rFonts w:ascii="Courier New" w:eastAsia="Courier New" w:hAnsi="Courier New" w:cs="Courier New"/>
          <w:color w:val="303641"/>
          <w:sz w:val="18"/>
          <w:szCs w:val="18"/>
        </w:rPr>
        <w:t>---</w:t>
      </w:r>
    </w:p>
    <w:p w14:paraId="09385158"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5095528B" w14:textId="77777777" w:rsidR="00FF2FC6" w:rsidRDefault="00000000">
      <w:pPr>
        <w:shd w:val="clear" w:color="auto" w:fill="F6F4EE"/>
        <w:ind w:left="360"/>
      </w:pPr>
      <w:r>
        <w:rPr>
          <w:rFonts w:ascii="Courier New" w:eastAsia="Courier New" w:hAnsi="Courier New" w:cs="Courier New"/>
          <w:color w:val="303641"/>
          <w:sz w:val="18"/>
          <w:szCs w:val="18"/>
        </w:rPr>
        <w:t>## 11. コスト試算</w:t>
      </w:r>
    </w:p>
    <w:p w14:paraId="0B8C7378"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6367552" w14:textId="77777777" w:rsidR="00FF2FC6" w:rsidRDefault="00000000">
      <w:pPr>
        <w:shd w:val="clear" w:color="auto" w:fill="F6F4EE"/>
        <w:ind w:left="360"/>
      </w:pPr>
      <w:r>
        <w:rPr>
          <w:rFonts w:ascii="Courier New" w:eastAsia="Courier New" w:hAnsi="Courier New" w:cs="Courier New"/>
          <w:color w:val="303641"/>
          <w:sz w:val="18"/>
          <w:szCs w:val="18"/>
        </w:rPr>
        <w:t>| 項目 | 単価 | 日次 | 年次 |</w:t>
      </w:r>
    </w:p>
    <w:p w14:paraId="123FA382" w14:textId="77777777" w:rsidR="00FF2FC6" w:rsidRDefault="00000000">
      <w:pPr>
        <w:shd w:val="clear" w:color="auto" w:fill="F6F4EE"/>
        <w:ind w:left="360"/>
      </w:pPr>
      <w:r>
        <w:rPr>
          <w:rFonts w:ascii="Courier New" w:eastAsia="Courier New" w:hAnsi="Courier New" w:cs="Courier New"/>
          <w:color w:val="303641"/>
          <w:sz w:val="18"/>
          <w:szCs w:val="18"/>
        </w:rPr>
        <w:t>|---|---|---|---|</w:t>
      </w:r>
    </w:p>
    <w:p w14:paraId="2E70681A" w14:textId="77777777" w:rsidR="00FF2FC6" w:rsidRDefault="00000000">
      <w:pPr>
        <w:shd w:val="clear" w:color="auto" w:fill="F6F4EE"/>
        <w:ind w:left="360"/>
      </w:pPr>
      <w:r>
        <w:rPr>
          <w:rFonts w:ascii="Courier New" w:eastAsia="Courier New" w:hAnsi="Courier New" w:cs="Courier New"/>
          <w:color w:val="303641"/>
          <w:sz w:val="18"/>
          <w:szCs w:val="18"/>
        </w:rPr>
        <w:t>| Gemini 2.5 Flash (text) | 無料枠 1,500 RPD | 7-14 calls | $0 |</w:t>
      </w:r>
    </w:p>
    <w:p w14:paraId="295677ED" w14:textId="77777777" w:rsidR="00FF2FC6" w:rsidRDefault="00000000">
      <w:pPr>
        <w:shd w:val="clear" w:color="auto" w:fill="F6F4EE"/>
        <w:ind w:left="360"/>
      </w:pPr>
      <w:r>
        <w:rPr>
          <w:rFonts w:ascii="Courier New" w:eastAsia="Courier New" w:hAnsi="Courier New" w:cs="Courier New"/>
          <w:color w:val="303641"/>
          <w:sz w:val="18"/>
          <w:szCs w:val="18"/>
        </w:rPr>
        <w:t>| Gemini 2.5 Flash Image | 無料枠 | 7-14 calls | $0 |</w:t>
      </w:r>
    </w:p>
    <w:p w14:paraId="754387B3" w14:textId="77777777" w:rsidR="00FF2FC6" w:rsidRDefault="00000000">
      <w:pPr>
        <w:shd w:val="clear" w:color="auto" w:fill="F6F4EE"/>
        <w:ind w:left="360"/>
      </w:pPr>
      <w:r>
        <w:rPr>
          <w:rFonts w:ascii="Courier New" w:eastAsia="Courier New" w:hAnsi="Courier New" w:cs="Courier New"/>
          <w:color w:val="303641"/>
          <w:sz w:val="18"/>
          <w:szCs w:val="18"/>
        </w:rPr>
        <w:t>| **合計** | — | **$0** | **$0** |</w:t>
      </w:r>
    </w:p>
    <w:p w14:paraId="3AB9DE9B"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79DAE76" w14:textId="77777777" w:rsidR="00FF2FC6" w:rsidRDefault="00000000">
      <w:pPr>
        <w:shd w:val="clear" w:color="auto" w:fill="F6F4EE"/>
        <w:ind w:left="360"/>
      </w:pPr>
      <w:r>
        <w:rPr>
          <w:rFonts w:ascii="Courier New" w:eastAsia="Courier New" w:hAnsi="Courier New" w:cs="Courier New"/>
          <w:color w:val="303641"/>
          <w:sz w:val="18"/>
          <w:szCs w:val="18"/>
        </w:rPr>
        <w:t>無料枠上限まで余裕: text/image とも 100 倍以上。</w:t>
      </w:r>
    </w:p>
    <w:p w14:paraId="473AA9A7"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08B3BC5" w14:textId="77777777" w:rsidR="00FF2FC6" w:rsidRDefault="00000000">
      <w:pPr>
        <w:shd w:val="clear" w:color="auto" w:fill="F6F4EE"/>
        <w:ind w:left="360"/>
      </w:pPr>
      <w:r>
        <w:rPr>
          <w:rFonts w:ascii="Courier New" w:eastAsia="Courier New" w:hAnsi="Courier New" w:cs="Courier New"/>
          <w:color w:val="303641"/>
          <w:sz w:val="18"/>
          <w:szCs w:val="18"/>
        </w:rPr>
        <w:t>---</w:t>
      </w:r>
    </w:p>
    <w:p w14:paraId="6880AEB5"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BBB5429" w14:textId="77777777" w:rsidR="00FF2FC6" w:rsidRDefault="00000000">
      <w:pPr>
        <w:shd w:val="clear" w:color="auto" w:fill="F6F4EE"/>
        <w:ind w:left="360"/>
      </w:pPr>
      <w:r>
        <w:rPr>
          <w:rFonts w:ascii="Courier New" w:eastAsia="Courier New" w:hAnsi="Courier New" w:cs="Courier New"/>
          <w:color w:val="303641"/>
          <w:sz w:val="18"/>
          <w:szCs w:val="18"/>
        </w:rPr>
        <w:t>## 12. リスク &amp; 未解決論点</w:t>
      </w:r>
    </w:p>
    <w:p w14:paraId="4C986CC7"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E91FDDD" w14:textId="77777777" w:rsidR="00FF2FC6" w:rsidRDefault="00000000">
      <w:pPr>
        <w:shd w:val="clear" w:color="auto" w:fill="F6F4EE"/>
        <w:ind w:left="360"/>
      </w:pPr>
      <w:r>
        <w:rPr>
          <w:rFonts w:ascii="Courier New" w:eastAsia="Courier New" w:hAnsi="Courier New" w:cs="Courier New"/>
          <w:color w:val="303641"/>
          <w:sz w:val="18"/>
          <w:szCs w:val="18"/>
        </w:rPr>
        <w:t>| # | リスク | 緩和策 |</w:t>
      </w:r>
    </w:p>
    <w:p w14:paraId="11C4CC86" w14:textId="77777777" w:rsidR="00FF2FC6" w:rsidRDefault="00000000">
      <w:pPr>
        <w:shd w:val="clear" w:color="auto" w:fill="F6F4EE"/>
        <w:ind w:left="360"/>
      </w:pPr>
      <w:r>
        <w:rPr>
          <w:rFonts w:ascii="Courier New" w:eastAsia="Courier New" w:hAnsi="Courier New" w:cs="Courier New"/>
          <w:color w:val="303641"/>
          <w:sz w:val="18"/>
          <w:szCs w:val="18"/>
        </w:rPr>
        <w:t>|---|---|---|</w:t>
      </w:r>
    </w:p>
    <w:p w14:paraId="45E6DDDD" w14:textId="77777777" w:rsidR="00FF2FC6" w:rsidRDefault="00000000">
      <w:pPr>
        <w:shd w:val="clear" w:color="auto" w:fill="F6F4EE"/>
        <w:ind w:left="360"/>
      </w:pPr>
      <w:r>
        <w:rPr>
          <w:rFonts w:ascii="Courier New" w:eastAsia="Courier New" w:hAnsi="Courier New" w:cs="Courier New"/>
          <w:color w:val="303641"/>
          <w:sz w:val="18"/>
          <w:szCs w:val="18"/>
        </w:rPr>
        <w:t>| R1 | Gemini 無料枠の将来的変更 (Google ポリシー変更) | 月次で pricing page を確認。有料化される場合は Haiku 4.5 ($1.80/年) への差し替えを即時検討 |</w:t>
      </w:r>
    </w:p>
    <w:p w14:paraId="44DA2F11" w14:textId="77777777" w:rsidR="00FF2FC6" w:rsidRDefault="00000000">
      <w:pPr>
        <w:shd w:val="clear" w:color="auto" w:fill="F6F4EE"/>
        <w:ind w:left="360"/>
      </w:pPr>
      <w:r>
        <w:rPr>
          <w:rFonts w:ascii="Courier New" w:eastAsia="Courier New" w:hAnsi="Courier New" w:cs="Courier New"/>
          <w:color w:val="303641"/>
          <w:sz w:val="18"/>
          <w:szCs w:val="18"/>
        </w:rPr>
        <w:t>| R2 | Gemini text の JSON 抽出精度が Claude より低い可能性 | ユニットテスト (TC-01〜04) で合格率を測定、80% 以下なら Haiku 4.5 への切替を検討 |</w:t>
      </w:r>
    </w:p>
    <w:p w14:paraId="014C7978" w14:textId="77777777" w:rsidR="00FF2FC6" w:rsidRDefault="00000000">
      <w:pPr>
        <w:shd w:val="clear" w:color="auto" w:fill="F6F4EE"/>
        <w:ind w:left="360"/>
      </w:pPr>
      <w:r>
        <w:rPr>
          <w:rFonts w:ascii="Courier New" w:eastAsia="Courier New" w:hAnsi="Courier New" w:cs="Courier New"/>
          <w:color w:val="303641"/>
          <w:sz w:val="18"/>
          <w:szCs w:val="18"/>
        </w:rPr>
        <w:t>| R3 | Aspect ratio 16:9 API 指定が SDK バージョンで動かない | Pillow fallback (Section 6.2) を必ず実装 |</w:t>
      </w:r>
    </w:p>
    <w:p w14:paraId="6DDC9F59" w14:textId="77777777" w:rsidR="00FF2FC6" w:rsidRDefault="00000000">
      <w:pPr>
        <w:shd w:val="clear" w:color="auto" w:fill="F6F4EE"/>
        <w:ind w:left="360"/>
      </w:pPr>
      <w:r>
        <w:rPr>
          <w:rFonts w:ascii="Courier New" w:eastAsia="Courier New" w:hAnsi="Courier New" w:cs="Courier New"/>
          <w:color w:val="303641"/>
          <w:sz w:val="18"/>
          <w:szCs w:val="18"/>
        </w:rPr>
        <w:t>| R4 | 日本語 summary を英語として Gemini が解釈する精度 | System prompt で "translate Japanese summary to English if needed" を明示検討 |</w:t>
      </w:r>
    </w:p>
    <w:p w14:paraId="43DA005C"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D4CA55D" w14:textId="77777777" w:rsidR="00FF2FC6" w:rsidRDefault="00000000">
      <w:pPr>
        <w:shd w:val="clear" w:color="auto" w:fill="F6F4EE"/>
        <w:ind w:left="360"/>
      </w:pPr>
      <w:r>
        <w:rPr>
          <w:rFonts w:ascii="Courier New" w:eastAsia="Courier New" w:hAnsi="Courier New" w:cs="Courier New"/>
          <w:color w:val="303641"/>
          <w:sz w:val="18"/>
          <w:szCs w:val="18"/>
        </w:rPr>
        <w:t>---</w:t>
      </w:r>
    </w:p>
    <w:p w14:paraId="20708F65"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939C86C" w14:textId="77777777" w:rsidR="00FF2FC6" w:rsidRDefault="00000000">
      <w:pPr>
        <w:shd w:val="clear" w:color="auto" w:fill="F6F4EE"/>
        <w:ind w:left="360"/>
      </w:pPr>
      <w:r>
        <w:rPr>
          <w:rFonts w:ascii="Courier New" w:eastAsia="Courier New" w:hAnsi="Courier New" w:cs="Courier New"/>
          <w:color w:val="303641"/>
          <w:sz w:val="18"/>
          <w:szCs w:val="18"/>
        </w:rPr>
        <w:t>## 13. Open Questions (Claude Code 実装開始前に確認)</w:t>
      </w:r>
    </w:p>
    <w:p w14:paraId="58CA8996"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6D0D1BBA" w14:textId="77777777" w:rsidR="00FF2FC6" w:rsidRDefault="00000000">
      <w:pPr>
        <w:shd w:val="clear" w:color="auto" w:fill="F6F4EE"/>
        <w:ind w:left="360"/>
      </w:pPr>
      <w:r>
        <w:rPr>
          <w:rFonts w:ascii="Courier New" w:eastAsia="Courier New" w:hAnsi="Courier New" w:cs="Courier New"/>
          <w:color w:val="303641"/>
          <w:sz w:val="18"/>
          <w:szCs w:val="18"/>
        </w:rPr>
        <w:t>1. [ ] `scripts/generate_hero_image.py` の現行バージョンが v1.0 SPEC 前提で動作しているか?</w:t>
      </w:r>
    </w:p>
    <w:p w14:paraId="2AED9F6A" w14:textId="77777777" w:rsidR="00FF2FC6" w:rsidRDefault="00000000">
      <w:pPr>
        <w:shd w:val="clear" w:color="auto" w:fill="F6F4EE"/>
        <w:ind w:left="360"/>
      </w:pPr>
      <w:r>
        <w:rPr>
          <w:rFonts w:ascii="Courier New" w:eastAsia="Courier New" w:hAnsi="Courier New" w:cs="Courier New"/>
          <w:color w:val="303641"/>
          <w:sz w:val="18"/>
          <w:szCs w:val="18"/>
        </w:rPr>
        <w:t>2. [ ] `google-generativeai` SDK のバージョン (`pip show`)</w:t>
      </w:r>
    </w:p>
    <w:p w14:paraId="79096E1C" w14:textId="77777777" w:rsidR="00FF2FC6" w:rsidRDefault="00000000">
      <w:pPr>
        <w:shd w:val="clear" w:color="auto" w:fill="F6F4EE"/>
        <w:ind w:left="360"/>
      </w:pPr>
      <w:r>
        <w:rPr>
          <w:rFonts w:ascii="Courier New" w:eastAsia="Courier New" w:hAnsi="Courier New" w:cs="Courier New"/>
          <w:color w:val="303641"/>
          <w:sz w:val="18"/>
          <w:szCs w:val="18"/>
        </w:rPr>
        <w:t>3. [ ] `GEMINI_API_KEY` の無料枠 RPD 現在使用量</w:t>
      </w:r>
    </w:p>
    <w:p w14:paraId="79D228BF" w14:textId="77777777" w:rsidR="00FF2FC6" w:rsidRDefault="00000000">
      <w:pPr>
        <w:shd w:val="clear" w:color="auto" w:fill="F6F4EE"/>
        <w:ind w:left="360"/>
      </w:pPr>
      <w:r>
        <w:rPr>
          <w:rFonts w:ascii="Courier New" w:eastAsia="Courier New" w:hAnsi="Courier New" w:cs="Courier New"/>
          <w:color w:val="303641"/>
          <w:sz w:val="18"/>
          <w:szCs w:val="18"/>
        </w:rPr>
        <w:t>4. [ ] `logs/` ディレクトリが既存か否か (新規なら `.gitignore` 追記)</w:t>
      </w:r>
    </w:p>
    <w:p w14:paraId="0E721BE7" w14:textId="77777777" w:rsidR="00FF2FC6" w:rsidRDefault="00000000">
      <w:pPr>
        <w:shd w:val="clear" w:color="auto" w:fill="F6F4EE"/>
        <w:ind w:left="360"/>
      </w:pPr>
      <w:r>
        <w:rPr>
          <w:rFonts w:ascii="Courier New" w:eastAsia="Courier New" w:hAnsi="Courier New" w:cs="Courier New"/>
          <w:color w:val="303641"/>
          <w:sz w:val="18"/>
          <w:szCs w:val="18"/>
        </w:rPr>
        <w:t>5. [ ] Economist セクションの日次配信実装予定</w:t>
      </w:r>
    </w:p>
    <w:p w14:paraId="4AA531C7"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E73765C" w14:textId="77777777" w:rsidR="00FF2FC6" w:rsidRDefault="00000000">
      <w:pPr>
        <w:shd w:val="clear" w:color="auto" w:fill="F6F4EE"/>
        <w:ind w:left="360"/>
      </w:pPr>
      <w:r>
        <w:rPr>
          <w:rFonts w:ascii="Courier New" w:eastAsia="Courier New" w:hAnsi="Courier New" w:cs="Courier New"/>
          <w:color w:val="303641"/>
          <w:sz w:val="18"/>
          <w:szCs w:val="18"/>
        </w:rPr>
        <w:t>---</w:t>
      </w:r>
    </w:p>
    <w:p w14:paraId="6E9083CE"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91D749E" w14:textId="77777777" w:rsidR="00FF2FC6" w:rsidRDefault="00000000">
      <w:pPr>
        <w:shd w:val="clear" w:color="auto" w:fill="F6F4EE"/>
        <w:ind w:left="360"/>
      </w:pPr>
      <w:r>
        <w:rPr>
          <w:rFonts w:ascii="Courier New" w:eastAsia="Courier New" w:hAnsi="Courier New" w:cs="Courier New"/>
          <w:color w:val="303641"/>
          <w:sz w:val="18"/>
          <w:szCs w:val="18"/>
        </w:rPr>
        <w:t>**END OF SPEC v1.1**</w:t>
      </w:r>
    </w:p>
    <w:p w14:paraId="3A0F91C3"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257C0CF" w14:textId="77777777" w:rsidR="00FF2FC6" w:rsidRDefault="00000000">
      <w:pPr>
        <w:spacing w:after="120"/>
      </w:pPr>
      <w:r>
        <w:rPr>
          <w:rFonts w:eastAsia="Helvetica Neue"/>
          <w:color w:val="6A6D74"/>
        </w:rPr>
        <w:t>─────────────────────────────────────</w:t>
      </w:r>
    </w:p>
    <w:sectPr w:rsidR="00FF2FC6">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D4B44" w14:textId="77777777" w:rsidR="00837DAD" w:rsidRDefault="00837DAD">
      <w:r>
        <w:separator/>
      </w:r>
    </w:p>
  </w:endnote>
  <w:endnote w:type="continuationSeparator" w:id="0">
    <w:p w14:paraId="2D9295F6" w14:textId="77777777" w:rsidR="00837DAD" w:rsidRDefault="00837D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Neue">
    <w:panose1 w:val="02000503000000020004"/>
    <w:charset w:val="00"/>
    <w:family w:val="auto"/>
    <w:pitch w:val="variable"/>
    <w:sig w:usb0="E50002FF" w:usb1="500079DB" w:usb2="00000010" w:usb3="00000000" w:csb0="00000001" w:csb1="00000000"/>
  </w:font>
  <w:font w:name="Yu Mincho">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6CB84" w14:textId="77777777" w:rsidR="00FF2FC6" w:rsidRDefault="00000000">
    <w:pPr>
      <w:jc w:val="center"/>
    </w:pPr>
    <w:r>
      <w:rPr>
        <w:rFonts w:eastAsia="Helvetica Neue"/>
        <w:color w:val="6A6D74"/>
        <w:sz w:val="16"/>
        <w:szCs w:val="16"/>
      </w:rPr>
      <w:t xml:space="preserve">— Page </w:t>
    </w:r>
    <w:r>
      <w:rPr>
        <w:color w:val="6A6D74"/>
        <w:sz w:val="16"/>
        <w:szCs w:val="16"/>
      </w:rPr>
      <w:fldChar w:fldCharType="begin"/>
    </w:r>
    <w:r>
      <w:rPr>
        <w:rFonts w:eastAsia="Helvetica Neue"/>
        <w:color w:val="6A6D74"/>
        <w:sz w:val="16"/>
        <w:szCs w:val="16"/>
      </w:rPr>
      <w:instrText>PAGE</w:instrText>
    </w:r>
    <w:r>
      <w:rPr>
        <w:color w:val="6A6D74"/>
        <w:sz w:val="16"/>
        <w:szCs w:val="16"/>
      </w:rPr>
      <w:fldChar w:fldCharType="separate"/>
    </w:r>
    <w:r w:rsidR="009B400D">
      <w:rPr>
        <w:rFonts w:eastAsia="Helvetica Neue"/>
        <w:noProof/>
        <w:color w:val="6A6D74"/>
        <w:sz w:val="16"/>
        <w:szCs w:val="16"/>
      </w:rPr>
      <w:t>1</w:t>
    </w:r>
    <w:r>
      <w:rPr>
        <w:color w:val="6A6D74"/>
        <w:sz w:val="16"/>
        <w:szCs w:val="16"/>
      </w:rPr>
      <w:fldChar w:fldCharType="end"/>
    </w:r>
    <w:r>
      <w:rPr>
        <w:rFonts w:eastAsia="Helvetica Neue"/>
        <w:color w:val="6A6D74"/>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5FB99" w14:textId="77777777" w:rsidR="00837DAD" w:rsidRDefault="00837DAD">
      <w:r>
        <w:separator/>
      </w:r>
    </w:p>
  </w:footnote>
  <w:footnote w:type="continuationSeparator" w:id="0">
    <w:p w14:paraId="457B7399" w14:textId="77777777" w:rsidR="00837DAD" w:rsidRDefault="00837D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1FCC4" w14:textId="77777777" w:rsidR="00FF2FC6" w:rsidRDefault="00000000">
    <w:pPr>
      <w:jc w:val="right"/>
    </w:pPr>
    <w:r>
      <w:rPr>
        <w:rFonts w:eastAsia="Helvetica Neue"/>
        <w:color w:val="6A6D74"/>
        <w:sz w:val="16"/>
        <w:szCs w:val="16"/>
      </w:rPr>
      <w:t>Bolgheri Daily Brief Dashboard 仕様書 v1.4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890CF3"/>
    <w:multiLevelType w:val="hybridMultilevel"/>
    <w:tmpl w:val="D56E7A56"/>
    <w:lvl w:ilvl="0" w:tplc="AC62D24A">
      <w:start w:val="1"/>
      <w:numFmt w:val="bullet"/>
      <w:lvlText w:val="•"/>
      <w:lvlJc w:val="left"/>
      <w:pPr>
        <w:ind w:left="720" w:hanging="360"/>
      </w:pPr>
    </w:lvl>
    <w:lvl w:ilvl="1" w:tplc="E71492DE">
      <w:start w:val="1"/>
      <w:numFmt w:val="bullet"/>
      <w:lvlText w:val="◦"/>
      <w:lvlJc w:val="left"/>
      <w:pPr>
        <w:ind w:left="1440" w:hanging="360"/>
      </w:pPr>
    </w:lvl>
    <w:lvl w:ilvl="2" w:tplc="BEE842EE">
      <w:numFmt w:val="decimal"/>
      <w:lvlText w:val=""/>
      <w:lvlJc w:val="left"/>
    </w:lvl>
    <w:lvl w:ilvl="3" w:tplc="2BA00008">
      <w:numFmt w:val="decimal"/>
      <w:lvlText w:val=""/>
      <w:lvlJc w:val="left"/>
    </w:lvl>
    <w:lvl w:ilvl="4" w:tplc="9614FACC">
      <w:numFmt w:val="decimal"/>
      <w:lvlText w:val=""/>
      <w:lvlJc w:val="left"/>
    </w:lvl>
    <w:lvl w:ilvl="5" w:tplc="0C709046">
      <w:numFmt w:val="decimal"/>
      <w:lvlText w:val=""/>
      <w:lvlJc w:val="left"/>
    </w:lvl>
    <w:lvl w:ilvl="6" w:tplc="50CAE860">
      <w:numFmt w:val="decimal"/>
      <w:lvlText w:val=""/>
      <w:lvlJc w:val="left"/>
    </w:lvl>
    <w:lvl w:ilvl="7" w:tplc="4336D058">
      <w:numFmt w:val="decimal"/>
      <w:lvlText w:val=""/>
      <w:lvlJc w:val="left"/>
    </w:lvl>
    <w:lvl w:ilvl="8" w:tplc="369C9112">
      <w:numFmt w:val="decimal"/>
      <w:lvlText w:val=""/>
      <w:lvlJc w:val="left"/>
    </w:lvl>
  </w:abstractNum>
  <w:abstractNum w:abstractNumId="1" w15:restartNumberingAfterBreak="0">
    <w:nsid w:val="4636404E"/>
    <w:multiLevelType w:val="hybridMultilevel"/>
    <w:tmpl w:val="7A2C5CBE"/>
    <w:lvl w:ilvl="0" w:tplc="7DB286AA">
      <w:start w:val="1"/>
      <w:numFmt w:val="bullet"/>
      <w:lvlText w:val="●"/>
      <w:lvlJc w:val="left"/>
      <w:pPr>
        <w:ind w:left="720" w:hanging="360"/>
      </w:pPr>
    </w:lvl>
    <w:lvl w:ilvl="1" w:tplc="ACDE5B00">
      <w:start w:val="1"/>
      <w:numFmt w:val="bullet"/>
      <w:lvlText w:val="○"/>
      <w:lvlJc w:val="left"/>
      <w:pPr>
        <w:ind w:left="1440" w:hanging="360"/>
      </w:pPr>
    </w:lvl>
    <w:lvl w:ilvl="2" w:tplc="7E06244A">
      <w:start w:val="1"/>
      <w:numFmt w:val="bullet"/>
      <w:lvlText w:val="■"/>
      <w:lvlJc w:val="left"/>
      <w:pPr>
        <w:ind w:left="2160" w:hanging="360"/>
      </w:pPr>
    </w:lvl>
    <w:lvl w:ilvl="3" w:tplc="92EE284E">
      <w:start w:val="1"/>
      <w:numFmt w:val="bullet"/>
      <w:lvlText w:val="●"/>
      <w:lvlJc w:val="left"/>
      <w:pPr>
        <w:ind w:left="2880" w:hanging="360"/>
      </w:pPr>
    </w:lvl>
    <w:lvl w:ilvl="4" w:tplc="ACA27946">
      <w:start w:val="1"/>
      <w:numFmt w:val="bullet"/>
      <w:lvlText w:val="○"/>
      <w:lvlJc w:val="left"/>
      <w:pPr>
        <w:ind w:left="3600" w:hanging="360"/>
      </w:pPr>
    </w:lvl>
    <w:lvl w:ilvl="5" w:tplc="DE6A3F4E">
      <w:start w:val="1"/>
      <w:numFmt w:val="bullet"/>
      <w:lvlText w:val="■"/>
      <w:lvlJc w:val="left"/>
      <w:pPr>
        <w:ind w:left="4320" w:hanging="360"/>
      </w:pPr>
    </w:lvl>
    <w:lvl w:ilvl="6" w:tplc="0EB8F0E0">
      <w:start w:val="1"/>
      <w:numFmt w:val="bullet"/>
      <w:lvlText w:val="●"/>
      <w:lvlJc w:val="left"/>
      <w:pPr>
        <w:ind w:left="5040" w:hanging="360"/>
      </w:pPr>
    </w:lvl>
    <w:lvl w:ilvl="7" w:tplc="4A8EBC7C">
      <w:start w:val="1"/>
      <w:numFmt w:val="bullet"/>
      <w:lvlText w:val="●"/>
      <w:lvlJc w:val="left"/>
      <w:pPr>
        <w:ind w:left="5760" w:hanging="360"/>
      </w:pPr>
    </w:lvl>
    <w:lvl w:ilvl="8" w:tplc="670A55EA">
      <w:start w:val="1"/>
      <w:numFmt w:val="bullet"/>
      <w:lvlText w:val="●"/>
      <w:lvlJc w:val="left"/>
      <w:pPr>
        <w:ind w:left="6480" w:hanging="360"/>
      </w:pPr>
    </w:lvl>
  </w:abstractNum>
  <w:num w:numId="1" w16cid:durableId="2031294737">
    <w:abstractNumId w:val="1"/>
    <w:lvlOverride w:ilvl="0">
      <w:startOverride w:val="1"/>
    </w:lvlOverride>
  </w:num>
  <w:num w:numId="2" w16cid:durableId="10360012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bordersDoNotSurroundHeader/>
  <w:bordersDoNotSurroundFooter/>
  <w:proofState w:spelling="clean" w:grammar="clean"/>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FC6"/>
    <w:rsid w:val="00837DAD"/>
    <w:rsid w:val="009B400D"/>
    <w:rsid w:val="00E4369E"/>
    <w:rsid w:val="00FF2F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40AFE8F"/>
  <w15:docId w15:val="{0AE01F33-A385-DB48-9538-9A9B318BC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Theme="minorEastAsia" w:hAnsi="Helvetica Neue" w:cs="Helvetica Neue"/>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eastAsia="Helvetica Neue"/>
      <w:b/>
      <w:bCs/>
      <w:sz w:val="32"/>
      <w:szCs w:val="32"/>
    </w:rPr>
  </w:style>
  <w:style w:type="paragraph" w:styleId="2">
    <w:name w:val="heading 2"/>
    <w:uiPriority w:val="9"/>
    <w:unhideWhenUsed/>
    <w:qFormat/>
    <w:pPr>
      <w:spacing w:before="240" w:after="140"/>
      <w:outlineLvl w:val="1"/>
    </w:pPr>
    <w:rPr>
      <w:rFonts w:eastAsia="Helvetica Neue"/>
      <w:b/>
      <w:bCs/>
      <w:sz w:val="28"/>
      <w:szCs w:val="28"/>
    </w:rPr>
  </w:style>
  <w:style w:type="paragraph" w:styleId="3">
    <w:name w:val="heading 3"/>
    <w:uiPriority w:val="9"/>
    <w:unhideWhenUsed/>
    <w:qFormat/>
    <w:pPr>
      <w:spacing w:before="180" w:after="100"/>
      <w:outlineLvl w:val="2"/>
    </w:pPr>
    <w:rPr>
      <w:rFonts w:eastAsia="Helvetica Neue"/>
      <w:b/>
      <w:bCs/>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15773</Words>
  <Characters>48573</Characters>
  <Application>Microsoft Office Word</Application>
  <DocSecurity>0</DocSecurity>
  <Lines>2100</Lines>
  <Paragraphs>1637</Paragraphs>
  <ScaleCrop>false</ScaleCrop>
  <Company/>
  <LinksUpToDate>false</LinksUpToDate>
  <CharactersWithSpaces>58151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p:lastModifiedBy>
  <cp:revision>2</cp:revision>
  <dcterms:created xsi:type="dcterms:W3CDTF">2026-05-01T01:00:00Z</dcterms:created>
  <dcterms:modified xsi:type="dcterms:W3CDTF">2026-05-01T01:00:00Z</dcterms:modified>
</cp:coreProperties>
</file>