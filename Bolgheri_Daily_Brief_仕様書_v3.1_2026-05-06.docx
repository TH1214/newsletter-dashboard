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660BE" w14:textId="77777777" w:rsidR="00FF2FC6" w:rsidRDefault="00000000">
      <w:pPr>
        <w:spacing w:before="2400" w:after="200"/>
        <w:jc w:val="center"/>
      </w:pPr>
      <w:r>
        <w:rPr>
          <w:rFonts w:eastAsia="Helvetica Neue"/>
          <w:b/>
          <w:bCs/>
          <w:color w:val="B5322C"/>
          <w:sz w:val="28"/>
          <w:szCs w:val="28"/>
        </w:rPr>
        <w:t>BOLGHERI DAILY BRIEF</w:t>
      </w:r>
    </w:p>
    <w:p w14:paraId="040A45E6" w14:textId="77777777" w:rsidR="00FF2FC6" w:rsidRDefault="00000000">
      <w:pPr>
        <w:spacing w:after="480"/>
        <w:jc w:val="center"/>
      </w:pPr>
      <w:r>
        <w:rPr>
          <w:rFonts w:eastAsia="Helvetica Neue"/>
          <w:b/>
          <w:bCs/>
          <w:sz w:val="44"/>
          <w:szCs w:val="44"/>
        </w:rPr>
        <w:t>Dashboard 仕様書</w:t>
      </w:r>
    </w:p>
    <w:p w14:paraId="1928391C" w14:textId="77777777" w:rsidR="00FF2FC6" w:rsidRDefault="00000000">
      <w:pPr>
        <w:spacing w:after="120"/>
        <w:jc w:val="center"/>
      </w:pPr>
      <w:del w:id="0" w:author="Claude" w:date="2026-05-01T09:00:00Z">
        <w:r>
          <w:rPr>
            <w:rFonts w:eastAsia="Helvetica Neue"/>
            <w:b/>
            <w:bCs/>
            <w:sz w:val="72"/>
            <w:szCs w:val="72"/>
          </w:rPr>
          <w:delText>v1.4</w:delText>
        </w:r>
      </w:del>
      <w:ins w:id="1" w:author="Claude" w:date="2026-05-01T09:00:00Z">
        <w:r>
          <w:t>v2.0</w:t>
        </w:r>
      </w:ins>
      <w:del w:id="2" w:author="Claude" w:date="2026-05-03T06:00:00Z">
        <w:r>
          <w:rPr>
            <w:b/>
            <w:bCs/>
            <w:sz w:val="72"/>
            <w:szCs w:val="72"/>
          </w:rPr>
          <w:delText>v2.0</w:delText>
        </w:r>
      </w:del>
      <w:ins w:id="3" w:author="Claude" w:date="2026-05-03T06:00:00Z">
        <w:r>
          <w:rPr>
            <w:b/>
            <w:bCs/>
            <w:sz w:val="72"/>
            <w:szCs w:val="72"/>
          </w:rPr>
          <w:t>v2.1</w:t>
        </w:r>
        <w:r>
          <w:rPr>
            <w:b/>
            <w:bCs/>
            <w:color w:val="C00000"/>
            <w:sz w:val="72"/>
            <w:szCs w:val="72"/>
          </w:rPr>
          <w:t xml:space="preserve"> → v3.0</w:t>
        </w:r>
      </w:ins>
    </w:p>
    <w:p w14:paraId="3723B59F" w14:textId="77777777" w:rsidR="00FF2FC6" w:rsidRDefault="00000000">
      <w:pPr>
        <w:spacing w:after="120"/>
        <w:jc w:val="center"/>
      </w:pPr>
      <w:del w:id="5" w:author="Claude" w:date="2026-05-03T06:00:00Z">
        <w:r>
          <w:rPr>
            <w:rFonts w:eastAsia="Helvetica Neue"/>
            <w:i/>
            <w:iCs/>
            <w:color w:val="6A6D74"/>
            <w:sz w:val="28"/>
            <w:szCs w:val="28"/>
          </w:rPr>
          <w:delText>Implementation Complete Edition</w:delText>
        </w:r>
      </w:del>
      <w:ins w:id="6" w:author="Claude" w:date="2026-05-03T06:00:00Z">
        <w:r>
          <w:rPr>
            <w:rFonts w:eastAsia="Helvetica Neue"/>
            <w:i/>
            <w:iCs/>
            <w:color w:val="6A6D74"/>
            <w:sz w:val="28"/>
            <w:szCs w:val="28"/>
          </w:rPr>
          <w:t>Pipeline Resilience Edition</w:t>
        </w:r>
        <w:r>
          <w:rPr>
            <w:i/>
            <w:iCs/>
            <w:color w:val="C00000"/>
            <w:sz w:val="28"/>
            <w:szCs w:val="28"/>
          </w:rPr>
          <w:t xml:space="preserve"> → Editorial Redesign Edition</w:t>
        </w:r>
      </w:ins>
      <w:ins w:id="990" w:author="Claude" w:date="2026-05-06T00:00:00Z">
        <w:r>
          <w:rPr>
            <w:i/>
            <w:iCs/>
            <w:color w:val="C00000"/>
            <w:sz w:val="28"/>
            <w:szCs w:val="28"/>
          </w:rPr>
          <w:t xml:space="preserve"> → Legal Hardening &amp; DealBook Integration Edition</w:t>
        </w:r>
      </w:ins>
    </w:p>
    <w:p w14:paraId="6FFB756B" w14:textId="77777777" w:rsidR="00FF2FC6" w:rsidRDefault="00000000">
      <w:pPr>
        <w:spacing w:after="960"/>
        <w:jc w:val="center"/>
      </w:pPr>
      <w:del w:id="8" w:author="Claude" w:date="2026-05-01T09:00:00Z">
        <w:r>
          <w:rPr>
            <w:rFonts w:eastAsia="Helvetica Neue"/>
            <w:color w:val="6A6D74"/>
          </w:rPr>
          <w:delText>（Phase 6 実装完了 + Pattern A/B 確定 + 2026-04-23 実装ログ）</w:delText>
        </w:r>
      </w:del>
      <w:ins w:id="9" w:author="Claude" w:date="2026-05-01T09:00:00Z">
        <w:r>
          <w:t>（Phase 10 完了 + 全ソースバックフィル + モバイルアーカイブ修正 + 2026-05-01 実装ログ）</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FF2FC6" w14:paraId="019016EF" w14:textId="77777777">
        <w:trPr>
          <w:tblHeader/>
        </w:trPr>
        <w:tc>
          <w:tcPr>
            <w:tcW w:w="28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CD46FDA" w14:textId="77777777" w:rsidR="00FF2FC6" w:rsidRDefault="00000000">
            <w:r>
              <w:rPr>
                <w:rFonts w:eastAsia="Helvetica Neue"/>
                <w:b/>
                <w:bCs/>
                <w:color w:val="FFFFFF"/>
                <w:sz w:val="20"/>
                <w:szCs w:val="20"/>
              </w:rPr>
              <w:t>項目</w:t>
            </w:r>
          </w:p>
        </w:tc>
        <w:tc>
          <w:tcPr>
            <w:tcW w:w="64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CD3B9EA" w14:textId="77777777" w:rsidR="00FF2FC6" w:rsidRDefault="00000000">
            <w:r>
              <w:rPr>
                <w:rFonts w:eastAsia="Helvetica Neue"/>
                <w:b/>
                <w:bCs/>
                <w:color w:val="FFFFFF"/>
                <w:sz w:val="20"/>
                <w:szCs w:val="20"/>
              </w:rPr>
              <w:t>値</w:t>
            </w:r>
          </w:p>
        </w:tc>
      </w:tr>
      <w:tr w:rsidR="00FF2FC6" w14:paraId="5A412636"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FCC88E6" w14:textId="77777777" w:rsidR="00FF2FC6" w:rsidRDefault="00000000">
            <w:r>
              <w:rPr>
                <w:rFonts w:eastAsia="Helvetica Neue"/>
                <w:b/>
                <w:bCs/>
                <w:sz w:val="20"/>
                <w:szCs w:val="20"/>
              </w:rPr>
              <w:t>最終更新</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4AC8A44" w14:textId="77777777" w:rsidR="00FF2FC6" w:rsidRDefault="00000000">
            <w:del w:id="10" w:author="Claude" w:date="2026-05-01T09:00:00Z">
              <w:r>
                <w:rPr>
                  <w:rFonts w:eastAsia="Helvetica Neue"/>
                  <w:sz w:val="20"/>
                  <w:szCs w:val="20"/>
                </w:rPr>
                <w:delText>2026-04-23 (Thursday) 13:15 JST</w:delText>
              </w:r>
            </w:del>
            <w:ins w:id="11" w:author="Claude" w:date="2026-05-01T09:00:00Z">
              <w:r>
                <w:t>2026-05-01 (Friday) 09:00 JST</w:t>
              </w:r>
              <w:r>
                <w:rPr>
                  <w:color w:val="C00000"/>
                </w:rPr>
                <w:t xml:space="preserve"> → 2026-05-04 (Monday) 00:00 JST</w:t>
              </w:r>
            </w:ins>
          </w:p>
        </w:tc>
      </w:tr>
      <w:tr w:rsidR="00FF2FC6" w14:paraId="6821A91D" w14:textId="77777777">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063BD19" w14:textId="77777777" w:rsidR="00FF2FC6" w:rsidRDefault="00000000">
            <w:r>
              <w:rPr>
                <w:rFonts w:eastAsia="Helvetica Neue"/>
                <w:b/>
                <w:bCs/>
                <w:sz w:val="20"/>
                <w:szCs w:val="20"/>
              </w:rPr>
              <w:t>ステータス</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D5A3149" w14:textId="77777777" w:rsidR="00FF2FC6" w:rsidRDefault="00000000">
            <w:del w:id="13" w:author="Claude" w:date="2026-05-01T09:00:00Z">
              <w:r>
                <w:rPr>
                  <w:rFonts w:eastAsia="Helvetica Neue"/>
                  <w:sz w:val="20"/>
                  <w:szCs w:val="20"/>
                </w:rPr>
                <w:delText>Active — Phase 6 ✅ 完了、Phase 9-11 計画中</w:delText>
              </w:r>
            </w:del>
            <w:ins w:id="14" w:author="Claude" w:date="2026-05-01T09:00:00Z">
              <w:r>
                <w:t>Active — Phase 10 ✅ 完了、Phase 2.5 / 3.5 / 7 / 8 / 9 / 11 計画中</w:t>
              </w:r>
            </w:ins>
          </w:p>
        </w:tc>
      </w:tr>
      <w:tr w:rsidR="00FF2FC6" w14:paraId="3B8F5074"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E61B771" w14:textId="77777777" w:rsidR="00FF2FC6" w:rsidRDefault="00000000">
            <w:r>
              <w:rPr>
                <w:rFonts w:eastAsia="Helvetica Neue"/>
                <w:b/>
                <w:bCs/>
                <w:sz w:val="20"/>
                <w:szCs w:val="20"/>
              </w:rPr>
              <w:t>リポジトリ</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5C75832" w14:textId="77777777" w:rsidR="00FF2FC6" w:rsidRDefault="00000000">
            <w:r>
              <w:rPr>
                <w:rFonts w:eastAsia="Helvetica Neue"/>
                <w:sz w:val="20"/>
                <w:szCs w:val="20"/>
              </w:rPr>
              <w:t>TH1214/newsletter-dashboard</w:t>
            </w:r>
          </w:p>
        </w:tc>
      </w:tr>
      <w:tr w:rsidR="00FF2FC6" w14:paraId="071774D7" w14:textId="77777777">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40E4743" w14:textId="77777777" w:rsidR="00FF2FC6" w:rsidRDefault="00000000">
            <w:r>
              <w:rPr>
                <w:rFonts w:eastAsia="Helvetica Neue"/>
                <w:b/>
                <w:bCs/>
                <w:sz w:val="20"/>
                <w:szCs w:val="20"/>
              </w:rPr>
              <w:t>本番コミット</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2D09601" w14:textId="77777777" w:rsidR="00FF2FC6" w:rsidRDefault="00000000">
            <w:r>
              <w:rPr>
                <w:rFonts w:eastAsia="Helvetica Neue"/>
                <w:sz w:val="20"/>
                <w:szCs w:val="20"/>
              </w:rPr>
              <w:t>76e3ff8 Merge feat/v1.3-gs-grade-illustration</w:t>
            </w:r>
          </w:p>
        </w:tc>
      </w:tr>
      <w:tr w:rsidR="00FF2FC6" w14:paraId="2CD42945"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9EA12BB" w14:textId="77777777" w:rsidR="00FF2FC6" w:rsidRDefault="00000000">
            <w:r>
              <w:rPr>
                <w:rFonts w:eastAsia="Helvetica Neue"/>
                <w:b/>
                <w:bCs/>
                <w:sz w:val="20"/>
                <w:szCs w:val="20"/>
              </w:rPr>
              <w:t>公開URL</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3DD535F" w14:textId="77777777" w:rsidR="00FF2FC6" w:rsidRDefault="00000000">
            <w:r>
              <w:rPr>
                <w:rFonts w:eastAsia="Helvetica Neue"/>
                <w:sz w:val="20"/>
                <w:szCs w:val="20"/>
              </w:rPr>
              <w:t>https://th1214.github.io/newsletter-dashboard/</w:t>
            </w:r>
          </w:p>
        </w:tc>
      </w:tr>
      <w:tr w:rsidR="00FF2FC6" w14:paraId="5B8AC804" w14:textId="77777777">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2401A06" w14:textId="77777777" w:rsidR="00FF2FC6" w:rsidRDefault="00000000">
            <w:r>
              <w:rPr>
                <w:rFonts w:eastAsia="Helvetica Neue"/>
                <w:b/>
                <w:bCs/>
                <w:sz w:val="20"/>
                <w:szCs w:val="20"/>
              </w:rPr>
              <w:t>バージョン</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0334FD7" w14:textId="77777777" w:rsidR="00FF2FC6" w:rsidRDefault="00000000">
            <w:del w:id="15" w:author="Claude" w:date="2026-05-01T09:00:00Z">
              <w:r>
                <w:rPr>
                  <w:rFonts w:eastAsia="Helvetica Neue"/>
                  <w:sz w:val="20"/>
                  <w:szCs w:val="20"/>
                </w:rPr>
                <w:delText>v1.4 (Implementation Complete Edition)v2.0 (Phase 10 Complete Edition)</w:delText>
              </w:r>
            </w:del>
            <w:ins w:id="16" w:author="Claude" w:date="2026-05-03T06:00:00Z">
              <w:r>
                <w:rPr>
                  <w:rFonts w:eastAsia="Helvetica Neue"/>
                  <w:sz w:val="20"/>
                  <w:szCs w:val="20"/>
                </w:rPr>
                <w:t>v2.1 (Pipeline Resilience Edition)</w:t>
              </w:r>
              <w:r>
                <w:rPr>
                  <w:rFonts w:eastAsia="Helvetica Neue"/>
                  <w:color w:val="C00000"/>
                  <w:sz w:val="20"/>
                  <w:szCs w:val="20"/>
                </w:rPr>
                <w:t xml:space="preserve"> → v3.0 (Editorial Redesign Edition)</w:t>
              </w:r>
            </w:ins>
          </w:p>
        </w:tc>
      </w:tr>
      <w:tr w:rsidR="00FF2FC6" w14:paraId="3C6EFCA4"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6282448" w14:textId="77777777" w:rsidR="00FF2FC6" w:rsidRDefault="00000000">
            <w:r>
              <w:rPr>
                <w:rFonts w:eastAsia="Helvetica Neue"/>
                <w:b/>
                <w:bCs/>
                <w:sz w:val="20"/>
                <w:szCs w:val="20"/>
              </w:rPr>
              <w:t>前版</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D04CE65" w14:textId="77777777" w:rsidR="00FF2FC6" w:rsidRDefault="00000000">
            <w:r>
              <w:rPr>
                <w:rFonts w:eastAsia="Helvetica Neue"/>
                <w:sz w:val="20"/>
                <w:szCs w:val="20"/>
              </w:rPr>
              <w:t>v1.3 (2026-04-23 12:00 JST 策定時点 — 計画段階)</w:t>
            </w:r>
          </w:p>
        </w:tc>
      </w:tr>
      <w:tr w:rsidR="00FF2FC6" w14:paraId="2AB8141A" w14:textId="77777777">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8DEF47A" w14:textId="77777777" w:rsidR="00FF2FC6" w:rsidRDefault="00000000">
            <w:r>
              <w:rPr>
                <w:rFonts w:eastAsia="Helvetica Neue"/>
                <w:b/>
                <w:bCs/>
                <w:sz w:val="20"/>
                <w:szCs w:val="20"/>
              </w:rPr>
              <w:t>本版の性質</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C559813" w14:textId="77777777" w:rsidR="00FF2FC6" w:rsidRDefault="00000000">
            <w:del w:id="18" w:author="Claude" w:date="2026-05-03T06:00:00Z">
              <w:r>
                <w:rPr>
                  <w:rFonts w:eastAsia="Helvetica Neue"/>
                  <w:sz w:val="20"/>
                  <w:szCs w:val="20"/>
                </w:rPr>
                <w:delText>v1.3 の計画を実装完了として記録、新規発見課題 3 件を追加、実装ログ (§12) 新設</w:delText>
              </w:r>
            </w:del>
            <w:ins w:id="19" w:author="Claude" w:date="2026-05-03T06:00:00Z">
              <w:r>
                <w:rPr>
                  <w:rFonts w:eastAsia="Helvetica Neue"/>
                  <w:sz w:val="20"/>
                  <w:szCs w:val="20"/>
                </w:rPr>
                <w:t>Gemini 2.5-flash 升級 + KeyError: ‘parts’ バグ修正 + May 1-2 backfill + batch-backfill.yml 新設</w:t>
              </w:r>
            </w:ins>
          </w:p>
        </w:tc>
      </w:tr>
    </w:tbl>
    <w:p w:rsidR="006D638C" w:rsidRDefault="00000000">
      <w:pPr>
        <w:pStyle w:val="1"/>
      </w:pPr>
      <w:ins w:id="900" w:author="Claude" w:date="2026-05-06T00:00:00Z">
        <w:r>
          <w:rPr>
            <w:color w:val="C00000"/>
            <w:sz w:val="36"/>
            <w:szCs w:val="36"/>
          </w:rPr>
          <w:t>v3.1 変更履歴サマリー (v3.0 → v3.1)</w:t>
        </w:r>
      </w:ins>
    </w:p>
    <w:p w:rsidR="006D638C" w:rsidRDefault="00000000">
      <w:ins w:id="901" w:author="Claude" w:date="2026-05-06T00:00:00Z">
        <w:r>
          <w:rPr>
            <w:i/>
            <w:color w:val="6A6D74"/>
          </w:rPr>
          <w:t>Legal Hardening &amp; DealBook Integration Edition ／ 2026-05-06 公開</w:t>
        </w:r>
      </w:ins>
    </w:p>
    <w:p w:rsidR="006D638C" w:rsidRDefault="00000000">
      <w:ins w:id="902" w:author="Claude" w:date="2026-05-06T00:00:00Z">
        <w:r>
          <w:rPr>
            <w:color w:val="000000"/>
          </w:rPr>
          <w:t xml:space="preserve">v3.1 は v3.0 の Editorial Redesign を継承しつつ、§16 で示された「法的リスク」への具体対応を実施し、NYT DealBook を 9 番目の正式ソースとして統合した版である。本版で 5/5 の 6 コミット (commit f4a2471 / a954f12 / ab6615b / 4d923de / 0fd1d02 / 6323f14) と 5/6 の 1 コミット (commit c66b883) の計 7 コミットを反映する。</w:t>
        </w:r>
      </w:ins>
    </w:p>
    <w:p w:rsidR="006D638C" w:rsidRDefault="00000000">
      <w:ins w:id="910" w:author="Claude" w:date="2026-05-06T00:00:00Z">
        <w:r>
          <w:rPr>
            <w:b/>
            <w:bCs/>
            <w:color w:val="1A1F28"/>
            <w:sz w:val="26"/>
            <w:szCs w:val="26"/>
          </w:rPr>
          <w:t>1. 法的配慮の用語リブランディング (最優先)</w:t>
        </w:r>
      </w:ins>
    </w:p>
    <w:p w:rsidR="006D638C" w:rsidRDefault="00000000">
      <w:ins w:id="911" w:author="Claude" w:date="2026-05-06T00:00:00Z">
        <w:r>
          <w:rPr>
            <w:color w:val="000000"/>
          </w:rPr>
          <w:t xml:space="preserve">commit f4a2471 — 全 127 ファイルで「全文翻訳/完全翻訳」 → 「詳細解説」へ一括置換。記事メタデータ・見出し・サブタイトルを網羅。</w:t>
        </w:r>
      </w:ins>
    </w:p>
    <w:p w:rsidR="006D638C" w:rsidRDefault="00000000">
      <w:ins w:id="912" w:author="Claude" w:date="2026-05-06T00:00:00Z">
        <w:r>
          <w:rPr>
            <w:color w:val="000000"/>
          </w:rPr>
          <w:t xml:space="preserve">commit a954f12 — ダッシュボード全体 (layout / archive / sections / footer) で Translate → Curate に統一。</w:t>
        </w:r>
      </w:ins>
    </w:p>
    <w:p w:rsidR="006D638C" w:rsidRDefault="00000000">
      <w:ins w:id="913" w:author="Claude" w:date="2026-05-06T00:00:00Z">
        <w:r>
          <w:rPr>
            <w:color w:val="000000"/>
          </w:rPr>
          <w:t xml:space="preserve">commit ab6615b — アーカイブカード上の「翻訳」 → 「編集」へ。</w:t>
        </w:r>
      </w:ins>
    </w:p>
    <w:p w:rsidR="006D638C" w:rsidRDefault="00000000">
      <w:ins w:id="914" w:author="Claude" w:date="2026-05-06T00:00:00Z">
        <w:r>
          <w:rPr>
            <w:color w:val="000000"/>
          </w:rPr>
          <w:t xml:space="preserve">commit c66b883 (本版で実施) — layouts/wsj/single.html の「翻訳本文」 → 「詳細解説本文」 (テンプレートが指し示すコンテンツの呼称そのものを刷新)。layouts/index.html (lede / meta / excerpt / colophon の 4 箇所)、layouts/wsj/list.html (meta description)、SPEC.md (ディレクトリ説明) を含む計 6 箇所を編集。</w:t>
        </w:r>
      </w:ins>
    </w:p>
    <w:p w:rsidR="006D638C" w:rsidRDefault="00000000">
      <w:ins w:id="920" w:author="Claude" w:date="2026-05-06T00:00:00Z">
        <w:r>
          <w:rPr>
            <w:b/>
            <w:bCs/>
            <w:color w:val="1A1F28"/>
            <w:sz w:val="26"/>
            <w:szCs w:val="26"/>
          </w:rPr>
          <w:t>2. NYT DealBook セクションの正式追加 (8 → 9 媒体)</w:t>
        </w:r>
      </w:ins>
    </w:p>
    <w:p w:rsidR="006D638C" w:rsidRDefault="00000000">
      <w:ins w:id="921" w:author="Claude" w:date="2026-05-06T00:00:00Z">
        <w:r>
          <w:rPr>
            <w:color w:val="000000"/>
          </w:rPr>
          <w:t xml:space="preserve">commit 4d923de — /dealbook/ セクション新設、ハンバーガーメニュー・SectionNav・フッターに DealBook を追加。全メニュー並び順を統一基準で再編。</w:t>
        </w:r>
      </w:ins>
    </w:p>
    <w:p w:rsidR="006D638C" w:rsidRDefault="00000000">
      <w:ins w:id="922" w:author="Claude" w:date="2026-05-06T00:00:00Z">
        <w:r>
          <w:rPr>
            <w:color w:val="000000"/>
          </w:rPr>
          <w:t xml:space="preserve">commit 0fd1d02 — DealBook サブタイトルを BRIEF に変更。daily-translate.yml に DealBook を追加し、毎日 06:00 JST 自動取得・配信を有効化。</w:t>
        </w:r>
      </w:ins>
    </w:p>
    <w:p w:rsidR="006D638C" w:rsidRDefault="00000000">
      <w:ins w:id="930" w:author="Claude" w:date="2026-05-06T00:00:00Z">
        <w:r>
          <w:rPr>
            <w:b/>
            <w:bCs/>
            <w:color w:val="1A1F28"/>
            <w:sz w:val="26"/>
            <w:szCs w:val="26"/>
          </w:rPr>
          <w:t>3. UI/UX 改善 (モバイル対応強化)</w:t>
        </w:r>
      </w:ins>
    </w:p>
    <w:p w:rsidR="006D638C" w:rsidRDefault="00000000">
      <w:ins w:id="931" w:author="Claude" w:date="2026-05-06T00:00:00Z">
        <w:r>
          <w:rPr>
            <w:color w:val="000000"/>
          </w:rPr>
          <w:t xml:space="preserve">commit ab6615b — バーガーメニューを簡素化 (オーバーレイ → 簡素ドロワー寄り)、モバイル幅 (375 / 414 / 430px) のレスポンシブ挙動を再調整。globals.css 199 行分を整理。</w:t>
        </w:r>
      </w:ins>
    </w:p>
    <w:p w:rsidR="006D638C" w:rsidRDefault="00000000">
      <w:ins w:id="940" w:author="Claude" w:date="2026-05-06T00:00:00Z">
        <w:r>
          <w:rPr>
            <w:b/>
            <w:bCs/>
            <w:color w:val="1A1F28"/>
            <w:sz w:val="26"/>
            <w:szCs w:val="26"/>
          </w:rPr>
          <w:t>4. CI/CD インフラ修正</w:t>
        </w:r>
      </w:ins>
    </w:p>
    <w:p w:rsidR="006D638C" w:rsidRDefault="00000000">
      <w:ins w:id="941" w:author="Claude" w:date="2026-05-06T00:00:00Z">
        <w:r>
          <w:rPr>
            <w:color w:val="000000"/>
          </w:rPr>
          <w:t xml:space="preserve">commit 6323f14 — .github/workflows/deploy.yml の changes_pushed 条件不具合を修正、deploy トリガーを正常化。</w:t>
        </w:r>
      </w:ins>
    </w:p>
    <w:p w:rsidR="006D638C" w:rsidRDefault="00000000">
      <w:ins w:id="950" w:author="Claude" w:date="2026-05-06T00:00:00Z">
        <w:r>
          <w:rPr>
            <w:b/>
            <w:bCs/>
            <w:color w:val="1A1F28"/>
            <w:sz w:val="26"/>
            <w:szCs w:val="26"/>
          </w:rPr>
          <w:t>5. v3.1 残課題 (Pending Items)</w:t>
        </w:r>
      </w:ins>
    </w:p>
    <w:p w:rsidR="006D638C" w:rsidRDefault="00000000">
      <w:ins w:id="951" w:author="Claude" w:date="2026-05-06T00:00:00Z">
        <w:r>
          <w:rPr>
            <w:color w:val="000000"/>
          </w:rPr>
          <w:t xml:space="preserve">・内部スキル文書 (scripts/publish-skill/SKILL.md, scripts/README.md) 計 10 件: 用語整合性のため v3.2 で更新予定。</w:t>
        </w:r>
      </w:ins>
    </w:p>
    <w:p w:rsidR="006D638C" w:rsidRDefault="00000000">
      <w:ins w:id="952" w:author="Claude" w:date="2026-05-06T00:00:00Z">
        <w:r>
          <w:rPr>
            <w:color w:val="000000"/>
          </w:rPr>
          <w:t xml:space="preserve">・内部実装 (scripts/translate_*.py の docstring・コメント) 計 18 件: 機能名としての「翻訳」は技術的に正確、保留。</w:t>
        </w:r>
      </w:ins>
    </w:p>
    <w:p w:rsidR="006D638C" w:rsidRDefault="00000000">
      <w:ins w:id="953" w:author="Claude" w:date="2026-05-06T00:00:00Z">
        <w:r>
          <w:rPr>
            <w:color w:val="000000"/>
          </w:rPr>
          <w:t xml:space="preserve">・記事本文の一般用語比喩 (content/business-insider/2026-05-05.md の引用文「数字の言葉を行動に翻訳する」) 1 件: 一般用語の比喩表現のため修正対象外。</w:t>
        </w:r>
      </w:ins>
    </w:p>
    <w:p w:rsidR="006D638C" w:rsidRDefault="00000000">
      <w:ins w:id="960" w:author="Claude" w:date="2026-05-06T00:00:00Z">
        <w:r>
          <w:rPr>
            <w:b/>
            <w:bCs/>
            <w:color w:val="1A1F28"/>
            <w:sz w:val="26"/>
            <w:szCs w:val="26"/>
          </w:rPr>
          <w:t>6. §16 法的リスク評価メモへの注記</w:t>
        </w:r>
      </w:ins>
    </w:p>
    <w:p w:rsidR="006D638C" w:rsidRDefault="00000000">
      <w:ins w:id="961" w:author="Claude" w:date="2026-05-06T00:00:00Z">
        <w:r>
          <w:rPr>
            <w:color w:val="000000"/>
          </w:rPr>
          <w:t xml:space="preserve">v3.0 §16.4 で示された推奨対応 (a)(b)(c) は依然未着手。v3.1 はタグライン側および UI 文言レベルでの対症療法を更に進めた段階であり、本文側の縮小モデル (要約 + 原文 URL) への移行は v4.0 の検討課題とする。</w:t>
        </w:r>
      </w:ins>
    </w:p>
    <w:p w14:paraId="72E80561" w14:textId="77777777" w:rsidR="006D638C" w:rsidRDefault="00000000">
      <w:pPr>
        <w:pStyle w:val="1"/>
      </w:pPr>
      <w:ins w:id="20" w:author="Claude" w:date="2026-05-04T00:00:00Z">
        <w:r>
          <w:rPr>
            <w:color w:val="C00000"/>
            <w:sz w:val="36"/>
            <w:szCs w:val="36"/>
          </w:rPr>
          <w:t>v3.0 変更履歴サマリー (v2.1 → v3.0)</w:t>
        </w:r>
      </w:ins>
    </w:p>
    <w:p w14:paraId="4A235592" w14:textId="77777777" w:rsidR="006D638C" w:rsidRDefault="00000000">
      <w:ins w:id="21" w:author="Claude" w:date="2026-05-04T00:00:00Z">
        <w:r>
          <w:rPr>
            <w:color w:val="6A6D74"/>
          </w:rPr>
          <w:t>Editorial Redesign Edition  ／  2026-05-04 公開</w:t>
        </w:r>
      </w:ins>
    </w:p>
    <w:p w14:paraId="48969B21" w14:textId="77777777" w:rsidR="006D638C" w:rsidRDefault="00000000">
      <w:ins w:id="22" w:author="Claude" w:date="2026-05-04T00:00:00Z">
        <w:r>
          <w:rPr>
            <w:color w:val="000000"/>
          </w:rPr>
          <w:t xml:space="preserve">v3.0 は v2.1 の Pipeline 安定化を継承しつつ、フロントエンドを Hugo から Next.js 14 + </w:t>
          <w:lastRenderedPageBreak/>
          <w:t>TypeScript へ全面刷新し、エディトリアル誌品質の UI/UX を確立した版である。視覚言語は WIRED.jp を参照点とし、Helvetica Neue + 游ゴシック + ヒラギノ角ゴ ProN のシステムフォントスタックに統一。法的観点で「翻訳行為」を直接想起させる文言を整理した。</w:t>
        </w:r>
      </w:ins>
    </w:p>
    <w:p w14:paraId="54CA19B4" w14:textId="77777777" w:rsidR="006D638C" w:rsidRDefault="00000000">
      <w:pPr>
        <w:pStyle w:val="2"/>
      </w:pPr>
      <w:ins w:id="23" w:author="Claude" w:date="2026-05-04T00:00:00Z">
        <w:r>
          <w:rPr>
            <w:color w:val="C00000"/>
          </w:rPr>
          <w:t>1. アーキテクチャ — Hugo → Next.js 14 ハイブリッド</w:t>
        </w:r>
      </w:ins>
    </w:p>
    <w:p w14:paraId="6848EAA0" w14:textId="77777777" w:rsidR="006D638C" w:rsidRDefault="00000000">
      <w:ins w:id="24" w:author="Claude" w:date="2026-05-04T00:00:00Z">
        <w:r>
          <w:rPr>
            <w:color w:val="000000"/>
          </w:rPr>
          <w:t>v2-next/ サブディレクトリに Next.js 14 (App Router) + TypeScript プロジェクトを新設。content/ と static/images/ は Hugo と共有 (シンボリックリンク)。.github/workflows/deploy.yml を Next.js ビルダーに置換し、194 ページを静的生成。Hugo 旧 v1 サイトは廃止 (legacy)。</w:t>
        </w:r>
      </w:ins>
    </w:p>
    <w:p w14:paraId="505DECF7" w14:textId="77777777" w:rsidR="006D638C" w:rsidRDefault="00000000">
      <w:pPr>
        <w:pStyle w:val="2"/>
      </w:pPr>
      <w:ins w:id="25" w:author="Claude" w:date="2026-05-04T00:00:00Z">
        <w:r>
          <w:rPr>
            <w:color w:val="C00000"/>
          </w:rPr>
          <w:t>2. メディアソース — 7 → 8 媒体 (The Economist 追加)</w:t>
        </w:r>
      </w:ins>
    </w:p>
    <w:p w14:paraId="3E58AEB3" w14:textId="77777777" w:rsidR="006D638C" w:rsidRDefault="00000000">
      <w:ins w:id="26" w:author="Claude" w:date="2026-05-04T00:00:00Z">
        <w:r>
          <w:rPr>
            <w:color w:val="000000"/>
          </w:rPr>
          <w:t>4/1〜5/3 の 30 件以上を一括バックフィル。fetch_gmail.py + daily-translate.yml + batch-backfill.yml に economist source を追加。Editor's Digest (Robert Guest / Edward Carr / Andrew Palmer) 含む全配信を網羅。Hero画像は Unsplash トピック写真で 30 件全件ユニーク化。</w:t>
        </w:r>
      </w:ins>
    </w:p>
    <w:p w14:paraId="6B32E33D" w14:textId="77777777" w:rsidR="006D638C" w:rsidRDefault="00000000">
      <w:pPr>
        <w:pStyle w:val="2"/>
      </w:pPr>
      <w:ins w:id="27" w:author="Claude" w:date="2026-05-04T00:00:00Z">
        <w:r>
          <w:rPr>
            <w:color w:val="C00000"/>
          </w:rPr>
          <w:t>3. TOP ページ — Hero/Interpreter/Index/Spread → 4 列カードグリッド</w:t>
        </w:r>
      </w:ins>
    </w:p>
    <w:p w14:paraId="1A448FAD" w14:textId="77777777" w:rsidR="006D638C" w:rsidRDefault="00000000">
      <w:ins w:id="28" w:author="Claude" w:date="2026-05-04T00:00:00Z">
        <w:r>
          <w:rPr>
            <w:color w:val="000000"/>
          </w:rPr>
          <w:t>劇場型のヒーロー + 索引ブロック構成を廃止。最新 8 記事 (全 Issue 横断・日付降順) を 16:10 画像 + Eyebrow + 見出し + 要約 + Byline の 4 列カードに刷新。WIRED.jp の記事一覧トップに準拠した余白とフォント階層 (見出し 22px / 要約 14px / eyebrow 10.5px tracking 0.2em)。</w:t>
        </w:r>
      </w:ins>
    </w:p>
    <w:p w14:paraId="5348A4B5" w14:textId="77777777" w:rsidR="006D638C" w:rsidRDefault="00000000">
      <w:pPr>
        <w:pStyle w:val="2"/>
      </w:pPr>
      <w:ins w:id="29" w:author="Claude" w:date="2026-05-04T00:00:00Z">
        <w:r>
          <w:rPr>
            <w:color w:val="C00000"/>
          </w:rPr>
          <w:t>4. Article ページ — 1 列 → 2 列 (本文 + 右 Archive サイドバー)</w:t>
        </w:r>
      </w:ins>
    </w:p>
    <w:p w14:paraId="24E38AD3" w14:textId="77777777" w:rsidR="006D638C" w:rsidRDefault="00000000">
      <w:ins w:id="30" w:author="Claude" w:date="2026-05-04T00:00:00Z">
        <w:r>
          <w:rPr>
            <w:color w:val="000000"/>
          </w:rPr>
          <w:t>中央 narrow 本文 (max 720px, line-height 1.78) + 右 320px の Archive サイドバー (sticky)。サイドバーは Section 別記事数 + Past Issues 全件 (新→古) + Browse Full Archive→ ボタンで構成。Hero画像下に ILLUSTRATION クレジット。</w:t>
        </w:r>
      </w:ins>
    </w:p>
    <w:p w14:paraId="485176AD" w14:textId="77777777" w:rsidR="006D638C" w:rsidRDefault="00000000">
      <w:pPr>
        <w:pStyle w:val="2"/>
      </w:pPr>
      <w:ins w:id="31" w:author="Claude" w:date="2026-05-04T00:00:00Z">
        <w:r>
          <w:rPr>
            <w:color w:val="C00000"/>
          </w:rPr>
          <w:t>5. Archive ページ — テキスト羅列 → Section 別カードグリッド</w:t>
        </w:r>
      </w:ins>
    </w:p>
    <w:p w14:paraId="7842A343" w14:textId="77777777" w:rsidR="006D638C" w:rsidRDefault="00000000">
      <w:ins w:id="32" w:author="Claude" w:date="2026-05-04T00:00:00Z">
        <w:r>
          <w:rPr>
            <w:color w:val="000000"/>
          </w:rPr>
          <w:t>『日付だけで読者が判別できない』状態を解消。8 News × 各最大9枚のカードに刷新。各カード = 16:10 画像 + 日付 + タイトル + 要約。Section 内 9 件超の場合は『+ N more in {Section} →』で /sections/&lt;slug&gt;/ へ誘導。トップに JUMP TO アンカーピル。</w:t>
        </w:r>
      </w:ins>
    </w:p>
    <w:p w14:paraId="2F7E2811" w14:textId="77777777" w:rsidR="006D638C" w:rsidRDefault="00000000">
      <w:pPr>
        <w:pStyle w:val="2"/>
      </w:pPr>
      <w:ins w:id="33" w:author="Claude" w:date="2026-05-04T00:00:00Z">
        <w:r>
          <w:rPr>
            <w:color w:val="C00000"/>
          </w:rPr>
          <w:t>6. Section ページ — テキスト羅列 → カードグリッド (全件)</w:t>
        </w:r>
      </w:ins>
    </w:p>
    <w:p w14:paraId="15D3EF37" w14:textId="77777777" w:rsidR="006D638C" w:rsidRDefault="00000000">
      <w:ins w:id="34" w:author="Claude" w:date="2026-05-04T00:00:00Z">
        <w:r>
          <w:rPr>
            <w:color w:val="000000"/>
          </w:rPr>
          <w:t>/sections/&lt;slug&gt;/ をハンバーガーメニューの遷移先に位置づけ、各 News のフルアーカイブとして再設計。ヒーロー (eyebrow / label / 件数) + 全カード (画像 + 日付 + タイトル + 要約 + 読了分数) のグリッド。3 列 → 2 列 → 1 列のレスポンシブ。</w:t>
        </w:r>
      </w:ins>
    </w:p>
    <w:p w14:paraId="7E8CDF0D" w14:textId="77777777" w:rsidR="006D638C" w:rsidRDefault="00000000">
      <w:pPr>
        <w:pStyle w:val="2"/>
      </w:pPr>
      <w:ins w:id="35" w:author="Claude" w:date="2026-05-04T00:00:00Z">
        <w:r>
          <w:rPr>
            <w:color w:val="C00000"/>
          </w:rPr>
          <w:t>7. ハンバーガーメニュー — 全画面 overlay → 右ドロワー</w:t>
        </w:r>
      </w:ins>
    </w:p>
    <w:p w14:paraId="7D560043" w14:textId="77777777" w:rsidR="006D638C" w:rsidRDefault="00000000">
      <w:ins w:id="36" w:author="Claude" w:date="2026-05-04T00:00:00Z">
        <w:r>
          <w:rPr>
            <w:color w:val="000000"/>
          </w:rPr>
          <w:t>旧来の clamp(48px, 6vw, 92px) の劇場型タイポグラフィを廃止。右側からスライドイン (440px / モバイル 100vw) する drawer に置換。背景タップ・Esc・×ボタンで閉じ、× は hover で 90deg 回転。EDITIONS (Today/Archive) と BY SOURCE (8 媒体, eyebrow + ラベル) の 2 セクションに分割。a11y: aria-hidden / aria-label / 自動 focus。</w:t>
        </w:r>
      </w:ins>
    </w:p>
    <w:p w14:paraId="675504FF" w14:textId="77777777" w:rsidR="006D638C" w:rsidRDefault="00000000">
      <w:pPr>
        <w:pStyle w:val="2"/>
      </w:pPr>
      <w:ins w:id="37" w:author="Claude" w:date="2026-05-04T00:00:00Z">
        <w:r>
          <w:rPr>
            <w:color w:val="C00000"/>
          </w:rPr>
          <w:t>8. SectionNav — 折り返し問題解消</w:t>
        </w:r>
      </w:ins>
    </w:p>
    <w:p w14:paraId="43AD91D0" w14:textId="77777777" w:rsidR="006D638C" w:rsidRDefault="00000000">
      <w:ins w:id="38" w:author="Claude" w:date="2026-05-04T00:00:00Z">
        <w:r>
          <w:rPr>
            <w:color w:val="000000"/>
          </w:rPr>
          <w:t>ヘッダー下のセクションナビが 8 ソース + ARCHIVE で 2 行折り返しになっていた問題を解消。短縮ラベル化 (NYT Breaking News → NYT Breaking 等)、flex-wrap:nowrap + overflow-x:auto、</w:t>
          <w:lastRenderedPageBreak/>
          <w:t>ARCHIVE の margin-left:auto を撤去。1 行で常に視認可能。</w:t>
        </w:r>
      </w:ins>
    </w:p>
    <w:p w14:paraId="74BFB6F8" w14:textId="77777777" w:rsidR="006D638C" w:rsidRDefault="00000000">
      <w:pPr>
        <w:pStyle w:val="2"/>
      </w:pPr>
      <w:ins w:id="39" w:author="Claude" w:date="2026-05-04T00:00:00Z">
        <w:r>
          <w:rPr>
            <w:color w:val="C00000"/>
          </w:rPr>
          <w:t>9. フォントスタック — WIRED.jp に統一</w:t>
        </w:r>
      </w:ins>
    </w:p>
    <w:p w14:paraId="79DB4333" w14:textId="77777777" w:rsidR="006D638C" w:rsidRDefault="00000000">
      <w:ins w:id="40" w:author="Claude" w:date="2026-05-04T00:00:00Z">
        <w:r>
          <w:rPr>
            <w:color w:val="000000"/>
          </w:rPr>
          <w:t>Newsreader / Inter / Noto Serif/Sans JP / JetBrains Mono の Google Fonts ロードを廃止。WIRED.jp 実装と同一の Helvetica Neue + 游ゴシック + Yu Gothic Medium + ヒラギノ角ゴ ProN W3 + Hiragino Kaku Gothic Pro のシステムフォントスタックに統一。--display / --sans / --serif すべて同一スタック。--mono のみ JetBrains Mono を保持 (WiredMono 代替)。約 46 箇所の font-family 置換。</w:t>
        </w:r>
      </w:ins>
    </w:p>
    <w:p w14:paraId="6BADE626" w14:textId="77777777" w:rsidR="006D638C" w:rsidRDefault="00000000">
      <w:pPr>
        <w:pStyle w:val="2"/>
      </w:pPr>
      <w:ins w:id="41" w:author="Claude" w:date="2026-05-04T00:00:00Z">
        <w:r>
          <w:rPr>
            <w:color w:val="C00000"/>
          </w:rPr>
          <w:t>10. タグライン書換 — TRANSLATION 文言の整理</w:t>
        </w:r>
      </w:ins>
    </w:p>
    <w:p w14:paraId="09632BEE" w14:textId="77777777" w:rsidR="006D638C" w:rsidRDefault="00000000">
      <w:ins w:id="42" w:author="Claude" w:date="2026-05-04T00:00:00Z">
        <w:r>
          <w:rPr>
            <w:color w:val="000000"/>
          </w:rPr>
          <w:t>著作権法上のリスク (二次的著作物作成権) を意識し、サイト目立つ箇所から『Translated』語を排除。meta-bar『Translated · Indexed · Annotated』→『Explored · Curated · Briefed』。ヘッダー『Foreign Press · Translated · Quietly』→『Explore the World』。本文側のリスクは別途要検討 (本書 §16 参照)。</w:t>
        </w:r>
      </w:ins>
    </w:p>
    <w:p w14:paraId="3C990122" w14:textId="77777777" w:rsidR="006D638C" w:rsidRDefault="00000000">
      <w:pPr>
        <w:pStyle w:val="2"/>
      </w:pPr>
      <w:ins w:id="43" w:author="Claude" w:date="2026-05-04T00:00:00Z">
        <w:r>
          <w:rPr>
            <w:color w:val="C00000"/>
          </w:rPr>
          <w:t>11. フッター — BOLGHERI LIMITED ミニマル黒に再設計</w:t>
        </w:r>
      </w:ins>
    </w:p>
    <w:p w14:paraId="54CD4D9E" w14:textId="77777777" w:rsidR="006D638C" w:rsidRDefault="00000000">
      <w:ins w:id="44" w:author="Claude" w:date="2026-05-04T00:00:00Z">
        <w:r>
          <w:rPr>
            <w:color w:val="000000"/>
          </w:rPr>
          <w:t>3 列構成: ロゴ列 (BOLGHERI LIMITED) / EXPLORE 列 / Social Icons (SVG inline)。背景 #000000、本文 #BBBBBB、ホバー #FFFFFF (400ms ease)。ヘアライン区切り + 9.5px 免責事項 + 法的リンク + 著作権表示。Insta / X / Facebook / Spotify / YouTube アイコン。</w:t>
        </w:r>
      </w:ins>
    </w:p>
    <w:p w14:paraId="63277F30" w14:textId="77777777" w:rsidR="006D638C" w:rsidRDefault="00000000">
      <w:pPr>
        <w:pStyle w:val="2"/>
      </w:pPr>
      <w:ins w:id="45" w:author="Claude" w:date="2026-05-04T00:00:00Z">
        <w:r>
          <w:rPr>
            <w:color w:val="C00000"/>
          </w:rPr>
          <w:t>12. モバイル対応 — 1024 / 720 / 480px ブレークポイント徹底</w:t>
        </w:r>
      </w:ins>
    </w:p>
    <w:p w14:paraId="7D4737A4" w14:textId="77777777" w:rsidR="006D638C" w:rsidRDefault="00000000">
      <w:ins w:id="46" w:author="Claude" w:date="2026-05-04T00:00:00Z">
        <w:r>
          <w:rPr>
            <w:color w:val="000000"/>
          </w:rPr>
          <w:t>グリッド 4→2→1 col、Hamburger 100vw、Header tagline 非表示、Meta-bar 縦積み、Article body 16.5px に縮小、ArchiveSidebar 本文下にスタック、Footer 1 列縦積み、SectionNav 横スクロール (スクロールバー非表示)。375 / 430px 実機確認済み。</w:t>
        </w:r>
      </w:ins>
    </w:p>
    <w:p w14:paraId="302E7B4D" w14:textId="77777777" w:rsidR="006D638C" w:rsidRDefault="00000000">
      <w:pPr>
        <w:pStyle w:val="2"/>
      </w:pPr>
      <w:ins w:id="47" w:author="Claude" w:date="2026-05-04T00:00:00Z">
        <w:r>
          <w:rPr>
            <w:color w:val="C00000"/>
          </w:rPr>
          <w:t>13. 配信 / 静的生成</w:t>
        </w:r>
      </w:ins>
    </w:p>
    <w:p w14:paraId="023D0208" w14:textId="77777777" w:rsidR="006D638C" w:rsidRDefault="00000000">
      <w:ins w:id="48" w:author="Claude" w:date="2026-05-04T00:00:00Z">
        <w:r>
          <w:rPr>
            <w:color w:val="000000"/>
          </w:rPr>
          <w:t>計 194 ページ静的生成 (TOP / Archive / 8 Section / 全 Issue 記事ページ)。GitHub Actions Pages デプロイ約 1〜2 分。本番コミット系列: 4de054c (v2 scaffold) → cb2d36a (Footer) → 830768f (TOP/Article 再設計) → 8d61575 (Archive/Section card grid) → 29fcc47 (Font stack) → 825fedf (Tagline) → b4b92b9 (SectionNav) → 5ab4a13 (Hamburger drawer)。</w:t>
        </w:r>
      </w:ins>
    </w:p>
    <w:p w14:paraId="7983A433" w14:textId="77777777" w:rsidR="006D638C" w:rsidRDefault="00000000">
      <w:ins w:id="49" w:author="Claude" w:date="2026-05-04T00:00:00Z">
        <w:r>
          <w:rPr>
            <w:color w:val="6A6D74"/>
          </w:rPr>
          <w:t>補足: 本書末尾 §16 に『v3.0 実装ログ全文』と『法的リスク評価メモ』を追加。</w:t>
        </w:r>
      </w:ins>
    </w:p>
    <w:p w14:paraId="4A3F3AAE" w14:textId="77777777" w:rsidR="006D638C" w:rsidRDefault="00000000">
      <w:r>
        <w:br w:type="page"/>
      </w:r>
    </w:p>
    <w:p w14:paraId="76BB033E" w14:textId="77777777" w:rsidR="00FF2FC6" w:rsidRDefault="00000000">
      <w:r>
        <w:lastRenderedPageBreak/>
        <w:br w:type="page"/>
      </w:r>
    </w:p>
    <w:p w14:paraId="7F786026" w14:textId="77777777" w:rsidR="00FF2FC6" w:rsidRDefault="00000000">
      <w:pPr>
        <w:pStyle w:val="1"/>
      </w:pPr>
      <w:r>
        <w:lastRenderedPageBreak/>
        <w:t>目次</w:t>
      </w:r>
    </w:p>
    <w:p w14:paraId="480D90F5" w14:textId="77777777" w:rsidR="00FF2FC6" w:rsidRDefault="00000000">
      <w:pPr>
        <w:spacing w:after="120"/>
      </w:pPr>
      <w:r>
        <w:rPr>
          <w:rFonts w:eastAsia="Helvetica Neue"/>
        </w:rPr>
        <w:t>§1. システム概要</w:t>
      </w:r>
    </w:p>
    <w:p w14:paraId="4B7EEA49" w14:textId="77777777" w:rsidR="00FF2FC6" w:rsidRDefault="00000000">
      <w:pPr>
        <w:spacing w:after="120"/>
      </w:pPr>
      <w:r>
        <w:rPr>
          <w:rFonts w:eastAsia="Helvetica Neue"/>
        </w:rPr>
        <w:t>§2. ディレクトリ構成</w:t>
      </w:r>
    </w:p>
    <w:p w14:paraId="5EEEBFD8" w14:textId="77777777" w:rsidR="00FF2FC6" w:rsidRDefault="00000000">
      <w:pPr>
        <w:spacing w:after="120"/>
      </w:pPr>
      <w:r>
        <w:rPr>
          <w:rFonts w:eastAsia="Helvetica Neue"/>
        </w:rPr>
        <w:t>§3. コンポーネント仕様</w:t>
      </w:r>
    </w:p>
    <w:p w14:paraId="0842ACB2" w14:textId="77777777" w:rsidR="00FF2FC6" w:rsidRDefault="00000000">
      <w:pPr>
        <w:spacing w:after="120"/>
      </w:pPr>
      <w:r>
        <w:rPr>
          <w:rFonts w:eastAsia="Helvetica Neue"/>
          <w:b/>
          <w:bCs/>
        </w:rPr>
        <w:t>§4. Hero 画像生成エンジン詳細仕様 (v1.1 SPEC 全 13 節 統合)</w:t>
      </w:r>
    </w:p>
    <w:p w14:paraId="00E7D95F" w14:textId="77777777" w:rsidR="00FF2FC6" w:rsidRDefault="00000000">
      <w:pPr>
        <w:spacing w:after="120"/>
      </w:pPr>
      <w:r>
        <w:rPr>
          <w:rFonts w:eastAsia="Helvetica Neue"/>
          <w:color w:val="6A6D74"/>
        </w:rPr>
        <w:t xml:space="preserve">     §4.0 〜 §4.13  (v1.3 継承)</w:t>
      </w:r>
    </w:p>
    <w:p w14:paraId="598AC789" w14:textId="77777777" w:rsidR="00FF2FC6" w:rsidRDefault="00000000">
      <w:pPr>
        <w:spacing w:after="120"/>
      </w:pPr>
      <w:r>
        <w:rPr>
          <w:rFonts w:eastAsia="Helvetica Neue"/>
        </w:rPr>
        <w:t>§5. ソース一覧</w:t>
      </w:r>
    </w:p>
    <w:p w14:paraId="3C15AB30" w14:textId="77777777" w:rsidR="00FF2FC6" w:rsidRDefault="00000000">
      <w:pPr>
        <w:spacing w:after="120"/>
      </w:pPr>
      <w:r>
        <w:rPr>
          <w:rFonts w:eastAsia="Helvetica Neue"/>
        </w:rPr>
        <w:t>§6. 運用フロー</w:t>
      </w:r>
    </w:p>
    <w:p w14:paraId="26551C44" w14:textId="77777777" w:rsidR="00FF2FC6" w:rsidRDefault="00000000">
      <w:pPr>
        <w:spacing w:after="120"/>
      </w:pPr>
      <w:r>
        <w:rPr>
          <w:rFonts w:eastAsia="Helvetica Neue"/>
        </w:rPr>
        <w:t>§7. 監視・トラブルシュート</w:t>
      </w:r>
    </w:p>
    <w:p w14:paraId="2A2A2FA7" w14:textId="77777777" w:rsidR="00FF2FC6" w:rsidRDefault="00000000">
      <w:pPr>
        <w:spacing w:after="120"/>
      </w:pPr>
      <w:del w:id="50" w:author="Claude" w:date="2026-05-01T09:00:00Z">
        <w:r>
          <w:rPr>
            <w:rFonts w:eastAsia="Helvetica Neue"/>
            <w:b/>
            <w:bCs/>
          </w:rPr>
          <w:delText>§8. 既知の課題 (解消 3 件 + 新規 3 件) 【v1.4 更新】</w:delText>
        </w:r>
      </w:del>
      <w:ins w:id="51" w:author="Claude" w:date="2026-05-01T09:00:00Z">
        <w:r>
          <w:t>§8. 既知の課題 (解消 4 件 + 新規 3 件) 【v2.0 更新】</w:t>
        </w:r>
      </w:ins>
    </w:p>
    <w:p w14:paraId="2F72D011" w14:textId="77777777" w:rsidR="00FF2FC6" w:rsidRDefault="00000000">
      <w:pPr>
        <w:spacing w:after="120"/>
      </w:pPr>
      <w:r>
        <w:rPr>
          <w:rFonts w:eastAsia="Helvetica Neue"/>
          <w:b/>
          <w:bCs/>
        </w:rPr>
        <w:t>§9. illustration fix パッチ実装完了記録 【v1.4 更新】</w:t>
      </w:r>
    </w:p>
    <w:p w14:paraId="62A4F111" w14:textId="77777777" w:rsidR="00FF2FC6" w:rsidRDefault="00000000">
      <w:pPr>
        <w:spacing w:after="120"/>
      </w:pPr>
      <w:r>
        <w:rPr>
          <w:rFonts w:eastAsia="Helvetica Neue"/>
        </w:rPr>
        <w:t>§10. 運用ガイドライン (branch 運用 / Cowork 制約)</w:t>
      </w:r>
    </w:p>
    <w:p w14:paraId="6CC111A8" w14:textId="77777777" w:rsidR="00FF2FC6" w:rsidRDefault="00000000">
      <w:pPr>
        <w:spacing w:after="120"/>
      </w:pPr>
      <w:del w:id="52" w:author="Claude" w:date="2026-05-01T09:00:00Z">
        <w:r>
          <w:rPr>
            <w:rFonts w:eastAsia="Helvetica Neue"/>
          </w:rPr>
          <w:delText>§11. ロードマップ 【v1.4 更新】</w:delText>
        </w:r>
      </w:del>
      <w:ins w:id="53" w:author="Claude" w:date="2026-05-01T09:00:00Z">
        <w:r>
          <w:t>§11. ロードマップ 【v2.0 更新】</w:t>
        </w:r>
      </w:ins>
    </w:p>
    <w:p w14:paraId="45CF5D3B" w14:textId="77777777" w:rsidR="00FF2FC6" w:rsidRDefault="00000000">
      <w:pPr>
        <w:spacing w:after="120"/>
      </w:pPr>
      <w:del w:id="54" w:author="Claude" w:date="2026-05-01T09:00:00Z">
        <w:r>
          <w:rPr>
            <w:rFonts w:eastAsia="Helvetica Neue"/>
            <w:b/>
            <w:bCs/>
          </w:rPr>
          <w:delText>§12. 2026-04-23 実装ログ 【v1.4 新規】</w:delText>
        </w:r>
      </w:del>
      <w:ins w:id="55" w:author="Claude" w:date="2026-05-01T09:00:00Z">
        <w:r>
          <w:t>§12. 2026-04-23 実装ログ (Phase 6 完了)</w:t>
        </w:r>
      </w:ins>
    </w:p>
    <w:p w14:paraId="3F387C5F" w14:textId="77777777" w:rsidR="00AB6E4E" w:rsidRDefault="00000000">
      <w:pPr>
        <w:pStyle w:val="a3"/>
        <w:tabs>
          <w:tab w:val="right" w:leader="dot" w:pos="9020"/>
        </w:tabs>
      </w:pPr>
      <w:ins w:id="56" w:author="Claude" w:date="2026-05-01T09:00:00Z">
        <w:r>
          <w:t>§13. 2026-04-24〜2026-05-01 実装ログ (Phase 10 完了) 【v2.0 新規】</w:t>
        </w:r>
      </w:ins>
    </w:p>
    <w:p w14:paraId="75081D7A" w14:textId="77777777" w:rsidR="00AB6E4E" w:rsidRDefault="00000000">
      <w:pPr>
        <w:spacing w:after="60"/>
      </w:pPr>
      <w:ins w:id="57" w:author="Claude" w:date="2026-05-03T06:00:00Z">
        <w:r>
          <w:rPr>
            <w:rFonts w:eastAsia="Helvetica Neue"/>
            <w:b/>
            <w:bCs/>
          </w:rPr>
          <w:t>§14. 2026-05-03 実装ログ (Pipeline Resilience) 【v2.1 新規】</w:t>
        </w:r>
      </w:ins>
    </w:p>
    <w:p w14:paraId="535FD0C6" w14:textId="77777777" w:rsidR="00FF2FC6" w:rsidRDefault="00000000">
      <w:pPr>
        <w:spacing w:after="120"/>
      </w:pPr>
      <w:del w:id="58" w:author="Claude" w:date="2026-05-01T09:00:00Z">
        <w:r>
          <w:rPr>
            <w:rFonts w:eastAsia="Helvetica Neue"/>
          </w:rPr>
          <w:delText>付録A. 改訂履歴 (v1.0 → v1.4)</w:delText>
        </w:r>
      </w:del>
      <w:ins w:id="59" w:author="Claude" w:date="2026-05-01T09:00:00Z">
        <w:r>
          <w:t>付録A. 改訂履歴 (v1.0 → v2.0)</w:t>
        </w:r>
      </w:ins>
    </w:p>
    <w:p w14:paraId="1DD914B9" w14:textId="77777777" w:rsidR="00FF2FC6" w:rsidRDefault="00000000">
      <w:pPr>
        <w:spacing w:after="120"/>
      </w:pPr>
      <w:r>
        <w:rPr>
          <w:rFonts w:eastAsia="Helvetica Neue"/>
          <w:b/>
          <w:bCs/>
        </w:rPr>
        <w:t>付録B. v1.3 → v1.4 変更履歴詳細 【v1.4 新規】</w:t>
      </w:r>
    </w:p>
    <w:p w14:paraId="2BFCBA0D" w14:textId="77777777" w:rsidR="00FF2FC6" w:rsidRDefault="00000000">
      <w:pPr>
        <w:spacing w:after="120"/>
      </w:pPr>
      <w:r>
        <w:rPr>
          <w:rFonts w:eastAsia="Helvetica Neue"/>
          <w:b/>
          <w:bCs/>
        </w:rPr>
        <w:t>付録C. SPEC_hero_v1.1_2026-04-22.md 原本全文 (参照用)</w:t>
      </w:r>
    </w:p>
    <w:p w14:paraId="197A4B15" w14:textId="77777777" w:rsidR="00FF2FC6" w:rsidRDefault="00000000">
      <w:r>
        <w:br w:type="page"/>
      </w:r>
    </w:p>
    <w:p w14:paraId="039F2D9D" w14:textId="77777777" w:rsidR="00FF2FC6" w:rsidRDefault="00000000">
      <w:pPr>
        <w:pStyle w:val="1"/>
      </w:pPr>
      <w:r>
        <w:lastRenderedPageBreak/>
        <w:t>§1. システム概要</w:t>
      </w:r>
      <w:r>
        <w:rPr>
          <w:color w:val="B5322C"/>
          <w:sz w:val="20"/>
          <w:szCs w:val="20"/>
        </w:rPr>
        <w:t xml:space="preserve">  【v1.3 更新】</w:t>
      </w:r>
    </w:p>
    <w:p w14:paraId="0CA5905E" w14:textId="77777777" w:rsidR="00FF2FC6" w:rsidRDefault="00000000">
      <w:pPr>
        <w:spacing w:after="120"/>
      </w:pPr>
      <w:r>
        <w:rPr>
          <w:rFonts w:eastAsia="Helvetica Neue"/>
        </w:rPr>
        <w:t>英語ニュースレター 7 媒体を毎朝自動取得・日本語翻訳し、Hugo 静的サイトとして GitHub Pages で配信するダッシュボード。月額 ¥0。全工程が GitHub Actions 上で完結する。</w:t>
      </w:r>
    </w:p>
    <w:p w14:paraId="46A01FB1" w14:textId="77777777" w:rsidR="00FF2FC6" w:rsidRDefault="00000000">
      <w:pPr>
        <w:spacing w:after="120"/>
      </w:pPr>
      <w:r>
        <w:rPr>
          <w:rFonts w:eastAsia="Helvetica Neue"/>
        </w:rPr>
        <w:t>v1.2 では Gemini 2.5 Flash Image による Hero 画像自動生成（毎日 7 枚）と動的フロントエンドローダーを実装した。v1.3 ではその Hero 画像生成を 2 段階プロンプト (SPEC v1.1) へ刷新する計画を策定し、v1.4 で実装完了。Pattern A (editorial satire) / Pattern B (modern flat lifestyle) の 2 分類による媒体別 illustration 出力が本番適用された。</w:t>
      </w:r>
    </w:p>
    <w:p w14:paraId="07ECB653" w14:textId="77777777" w:rsidR="00FF2FC6" w:rsidRDefault="00000000">
      <w:pPr>
        <w:pStyle w:val="2"/>
      </w:pPr>
      <w:r>
        <w:t>1.1 アーキテクチャ</w:t>
      </w:r>
    </w:p>
    <w:p w14:paraId="1F1B4CA5" w14:textId="77777777" w:rsidR="00FF2FC6" w:rsidRDefault="00000000">
      <w:pPr>
        <w:shd w:val="clear" w:color="auto" w:fill="F6F4EE"/>
        <w:ind w:left="360"/>
      </w:pPr>
      <w:r>
        <w:rPr>
          <w:rFonts w:ascii="Courier New" w:eastAsia="Courier New" w:hAnsi="Courier New" w:cs="Courier New"/>
          <w:color w:val="303641"/>
          <w:sz w:val="18"/>
          <w:szCs w:val="18"/>
        </w:rPr>
        <w:t>┌─────────┐   ┌─────────────────────────────────────┐   ┌───────────┐</w:t>
      </w:r>
    </w:p>
    <w:p w14:paraId="75581C25" w14:textId="77777777" w:rsidR="00FF2FC6" w:rsidRDefault="00000000">
      <w:pPr>
        <w:shd w:val="clear" w:color="auto" w:fill="F6F4EE"/>
        <w:ind w:left="360"/>
      </w:pPr>
      <w:r>
        <w:rPr>
          <w:rFonts w:ascii="Courier New" w:eastAsia="Courier New" w:hAnsi="Courier New" w:cs="Courier New"/>
          <w:color w:val="303641"/>
          <w:sz w:val="18"/>
          <w:szCs w:val="18"/>
        </w:rPr>
        <w:t>│  Gmail  │──►│    GitHub Actions (21:00 UTC 日次)   │──►│ GitHub    │</w:t>
      </w:r>
    </w:p>
    <w:p w14:paraId="503CBF36" w14:textId="77777777" w:rsidR="00FF2FC6" w:rsidRDefault="00000000">
      <w:pPr>
        <w:shd w:val="clear" w:color="auto" w:fill="F6F4EE"/>
        <w:ind w:left="360"/>
      </w:pPr>
      <w:r>
        <w:rPr>
          <w:rFonts w:ascii="Courier New" w:eastAsia="Courier New" w:hAnsi="Courier New" w:cs="Courier New"/>
          <w:color w:val="303641"/>
          <w:sz w:val="18"/>
          <w:szCs w:val="18"/>
        </w:rPr>
        <w:t>│ 7ソース │   │  fetch → translate → hero image gen  │   │ Repo main │</w:t>
      </w:r>
    </w:p>
    <w:p w14:paraId="4580598D" w14:textId="77777777" w:rsidR="00FF2FC6" w:rsidRDefault="00000000">
      <w:pPr>
        <w:shd w:val="clear" w:color="auto" w:fill="F6F4EE"/>
        <w:ind w:left="360"/>
      </w:pPr>
      <w:r>
        <w:rPr>
          <w:rFonts w:ascii="Courier New" w:eastAsia="Courier New" w:hAnsi="Courier New" w:cs="Courier New"/>
          <w:color w:val="303641"/>
          <w:sz w:val="18"/>
          <w:szCs w:val="18"/>
        </w:rPr>
        <w:t>└─────────┘   │   (Gmail OAuth / GPT-4.1 / Gemini)   │   └─────┬─────┘</w:t>
      </w:r>
    </w:p>
    <w:p w14:paraId="67F85561" w14:textId="77777777" w:rsidR="00FF2FC6" w:rsidRDefault="00000000">
      <w:pPr>
        <w:shd w:val="clear" w:color="auto" w:fill="F6F4EE"/>
        <w:ind w:left="360"/>
      </w:pPr>
      <w:r>
        <w:rPr>
          <w:rFonts w:ascii="Courier New" w:eastAsia="Courier New" w:hAnsi="Courier New" w:cs="Courier New"/>
          <w:color w:val="303641"/>
          <w:sz w:val="18"/>
          <w:szCs w:val="18"/>
        </w:rPr>
        <w:t xml:space="preserve">              └─────────────────────────────────────┘         │</w:t>
      </w:r>
    </w:p>
    <w:p w14:paraId="3CF05E4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C5E97A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3ED8A50" w14:textId="77777777" w:rsidR="00FF2FC6" w:rsidRDefault="00000000">
      <w:pPr>
        <w:shd w:val="clear" w:color="auto" w:fill="F6F4EE"/>
        <w:ind w:left="360"/>
      </w:pPr>
      <w:r>
        <w:rPr>
          <w:rFonts w:ascii="Courier New" w:eastAsia="Courier New" w:hAnsi="Courier New" w:cs="Courier New"/>
          <w:color w:val="303641"/>
          <w:sz w:val="18"/>
          <w:szCs w:val="18"/>
        </w:rPr>
        <w:t xml:space="preserve">                                                       │  deploy.yml  │</w:t>
      </w:r>
    </w:p>
    <w:p w14:paraId="4ADFD709" w14:textId="77777777" w:rsidR="00FF2FC6" w:rsidRDefault="00000000">
      <w:pPr>
        <w:shd w:val="clear" w:color="auto" w:fill="F6F4EE"/>
        <w:ind w:left="360"/>
      </w:pPr>
      <w:r>
        <w:rPr>
          <w:rFonts w:ascii="Courier New" w:eastAsia="Courier New" w:hAnsi="Courier New" w:cs="Courier New"/>
          <w:color w:val="303641"/>
          <w:sz w:val="18"/>
          <w:szCs w:val="18"/>
        </w:rPr>
        <w:t xml:space="preserve">                                                       │  Hugo build  │</w:t>
      </w:r>
    </w:p>
    <w:p w14:paraId="0849420C" w14:textId="77777777" w:rsidR="00FF2FC6" w:rsidRDefault="00000000">
      <w:pPr>
        <w:shd w:val="clear" w:color="auto" w:fill="F6F4EE"/>
        <w:ind w:left="360"/>
      </w:pPr>
      <w:r>
        <w:rPr>
          <w:rFonts w:ascii="Courier New" w:eastAsia="Courier New" w:hAnsi="Courier New" w:cs="Courier New"/>
          <w:color w:val="303641"/>
          <w:sz w:val="18"/>
          <w:szCs w:val="18"/>
        </w:rPr>
        <w:t xml:space="preserve">                                                       │  Pages公開    │</w:t>
      </w:r>
    </w:p>
    <w:p w14:paraId="7D778EA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EA8F475" w14:textId="77777777" w:rsidR="00FF2FC6" w:rsidRDefault="00000000">
      <w:pPr>
        <w:pStyle w:val="2"/>
      </w:pPr>
      <w:r>
        <w:t>1.2 コスト構造（2026年4月時点）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2400"/>
        <w:gridCol w:w="2160"/>
      </w:tblGrid>
      <w:tr w:rsidR="00FF2FC6" w14:paraId="7F7EC948" w14:textId="77777777">
        <w:trPr>
          <w:tblHeader/>
        </w:trPr>
        <w:tc>
          <w:tcPr>
            <w:tcW w:w="3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2B73180" w14:textId="77777777" w:rsidR="00FF2FC6" w:rsidRDefault="00000000">
            <w:r>
              <w:rPr>
                <w:rFonts w:eastAsia="Helvetica Neue"/>
                <w:b/>
                <w:bCs/>
                <w:color w:val="FFFFFF"/>
                <w:sz w:val="20"/>
                <w:szCs w:val="20"/>
              </w:rPr>
              <w:t>項目</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8F2E53A" w14:textId="77777777" w:rsidR="00FF2FC6" w:rsidRDefault="00000000">
            <w:r>
              <w:rPr>
                <w:rFonts w:eastAsia="Helvetica Neue"/>
                <w:b/>
                <w:bCs/>
                <w:color w:val="FFFFFF"/>
                <w:sz w:val="20"/>
                <w:szCs w:val="20"/>
              </w:rPr>
              <w:t>提供元</w:t>
            </w:r>
          </w:p>
        </w:tc>
        <w:tc>
          <w:tcPr>
            <w:tcW w:w="2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950A0DD" w14:textId="77777777" w:rsidR="00FF2FC6" w:rsidRDefault="00000000">
            <w:r>
              <w:rPr>
                <w:rFonts w:eastAsia="Helvetica Neue"/>
                <w:b/>
                <w:bCs/>
                <w:color w:val="FFFFFF"/>
                <w:sz w:val="20"/>
                <w:szCs w:val="20"/>
              </w:rPr>
              <w:t>制限</w:t>
            </w:r>
          </w:p>
        </w:tc>
        <w:tc>
          <w:tcPr>
            <w:tcW w:w="2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537FA00" w14:textId="77777777" w:rsidR="00FF2FC6" w:rsidRDefault="00000000">
            <w:r>
              <w:rPr>
                <w:rFonts w:eastAsia="Helvetica Neue"/>
                <w:b/>
                <w:bCs/>
                <w:color w:val="FFFFFF"/>
                <w:sz w:val="20"/>
                <w:szCs w:val="20"/>
              </w:rPr>
              <w:t>現状消費</w:t>
            </w:r>
          </w:p>
        </w:tc>
      </w:tr>
      <w:tr w:rsidR="00FF2FC6" w14:paraId="773DF57B"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DFCD5F4" w14:textId="77777777" w:rsidR="00FF2FC6" w:rsidRDefault="00000000">
            <w:r>
              <w:rPr>
                <w:rFonts w:eastAsia="Helvetica Neue"/>
                <w:sz w:val="20"/>
                <w:szCs w:val="20"/>
              </w:rPr>
              <w:t>GitHub Actions (public)</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7A8C2CA" w14:textId="77777777" w:rsidR="00FF2FC6" w:rsidRDefault="00000000">
            <w:r>
              <w:rPr>
                <w:rFonts w:eastAsia="Helvetica Neue"/>
                <w:sz w:val="20"/>
                <w:szCs w:val="20"/>
              </w:rPr>
              <w:t>GitHub</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0458E5C" w14:textId="77777777" w:rsidR="00FF2FC6" w:rsidRDefault="00000000">
            <w:r>
              <w:rPr>
                <w:rFonts w:eastAsia="Helvetica Neue"/>
                <w:sz w:val="20"/>
                <w:szCs w:val="20"/>
              </w:rPr>
              <w:t>無制限</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7732421" w14:textId="77777777" w:rsidR="00FF2FC6" w:rsidRDefault="00000000">
            <w:r>
              <w:rPr>
                <w:rFonts w:eastAsia="Helvetica Neue"/>
                <w:sz w:val="20"/>
                <w:szCs w:val="20"/>
              </w:rPr>
              <w:t>≒13 分/日</w:t>
            </w:r>
          </w:p>
        </w:tc>
      </w:tr>
      <w:tr w:rsidR="00FF2FC6" w14:paraId="66D9B46F" w14:textId="77777777">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EFF5451" w14:textId="77777777" w:rsidR="00FF2FC6" w:rsidRDefault="00000000">
            <w:r>
              <w:rPr>
                <w:rFonts w:eastAsia="Helvetica Neue"/>
                <w:sz w:val="20"/>
                <w:szCs w:val="20"/>
              </w:rPr>
              <w:t>GitHub Pages</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45258CE" w14:textId="77777777" w:rsidR="00FF2FC6" w:rsidRDefault="00000000">
            <w:r>
              <w:rPr>
                <w:rFonts w:eastAsia="Helvetica Neue"/>
                <w:sz w:val="20"/>
                <w:szCs w:val="20"/>
              </w:rPr>
              <w:t>GitHub</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625A536" w14:textId="77777777" w:rsidR="00FF2FC6" w:rsidRDefault="00000000">
            <w:r>
              <w:rPr>
                <w:rFonts w:eastAsia="Helvetica Neue"/>
                <w:sz w:val="20"/>
                <w:szCs w:val="20"/>
              </w:rPr>
              <w:t>100GB/月 転送</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D3FE24F" w14:textId="77777777" w:rsidR="00FF2FC6" w:rsidRDefault="00000000">
            <w:r>
              <w:rPr>
                <w:rFonts w:eastAsia="Helvetica Neue"/>
                <w:sz w:val="20"/>
                <w:szCs w:val="20"/>
              </w:rPr>
              <w:t>≪1GB</w:t>
            </w:r>
          </w:p>
        </w:tc>
      </w:tr>
      <w:tr w:rsidR="00FF2FC6" w14:paraId="4BAEB55D"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8EBE7F5" w14:textId="77777777" w:rsidR="00FF2FC6" w:rsidRDefault="00000000">
            <w:r>
              <w:rPr>
                <w:rFonts w:eastAsia="Helvetica Neue"/>
                <w:sz w:val="20"/>
                <w:szCs w:val="20"/>
              </w:rPr>
              <w:t>GitHub Models API (GPT-4.1)</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D2E6F7B" w14:textId="77777777" w:rsidR="00FF2FC6" w:rsidRDefault="00000000">
            <w:r>
              <w:rPr>
                <w:rFonts w:eastAsia="Helvetica Neue"/>
                <w:sz w:val="20"/>
                <w:szCs w:val="20"/>
              </w:rPr>
              <w:t>GitHub</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977947B" w14:textId="77777777" w:rsidR="00FF2FC6" w:rsidRDefault="00000000">
            <w:r>
              <w:rPr>
                <w:rFonts w:eastAsia="Helvetica Neue"/>
                <w:sz w:val="20"/>
                <w:szCs w:val="20"/>
              </w:rPr>
              <w:t>10 RPM / 50 req/日</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B880183" w14:textId="77777777" w:rsidR="00FF2FC6" w:rsidRDefault="00000000">
            <w:r>
              <w:rPr>
                <w:rFonts w:eastAsia="Helvetica Neue"/>
                <w:sz w:val="20"/>
                <w:szCs w:val="20"/>
              </w:rPr>
              <w:t>≒80 req/日 (要注意)</w:t>
            </w:r>
          </w:p>
        </w:tc>
      </w:tr>
      <w:tr w:rsidR="00FF2FC6" w14:paraId="02FCCAB5" w14:textId="77777777">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8708229" w14:textId="77777777" w:rsidR="00FF2FC6" w:rsidRDefault="00000000">
            <w:r>
              <w:rPr>
                <w:rFonts w:eastAsia="Helvetica Neue"/>
                <w:sz w:val="20"/>
                <w:szCs w:val="20"/>
              </w:rPr>
              <w:t>Gemini 2.5 Flash Image</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F3E1C69" w14:textId="77777777" w:rsidR="00FF2FC6" w:rsidRDefault="00000000">
            <w:r>
              <w:rPr>
                <w:rFonts w:eastAsia="Helvetica Neue"/>
                <w:sz w:val="20"/>
                <w:szCs w:val="20"/>
              </w:rPr>
              <w:t>Google</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CD4C6DA" w14:textId="77777777" w:rsidR="00FF2FC6" w:rsidRDefault="00000000">
            <w:r>
              <w:rPr>
                <w:rFonts w:eastAsia="Helvetica Neue"/>
                <w:sz w:val="20"/>
                <w:szCs w:val="20"/>
              </w:rPr>
              <w:t>500 img/日 @ 1024×1024</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9DD89D0" w14:textId="77777777" w:rsidR="00FF2FC6" w:rsidRDefault="00000000">
            <w:r>
              <w:rPr>
                <w:rFonts w:eastAsia="Helvetica Neue"/>
                <w:sz w:val="20"/>
                <w:szCs w:val="20"/>
              </w:rPr>
              <w:t>7 img/日 (1.4%)</w:t>
            </w:r>
          </w:p>
        </w:tc>
      </w:tr>
      <w:tr w:rsidR="00FF2FC6" w14:paraId="5F13026B"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6F92293" w14:textId="77777777" w:rsidR="00FF2FC6" w:rsidRDefault="00000000">
            <w:r>
              <w:rPr>
                <w:rFonts w:eastAsia="Helvetica Neue"/>
                <w:sz w:val="20"/>
                <w:szCs w:val="20"/>
              </w:rPr>
              <w:t>Gemini 2.5 Flash text (v1.3+)</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EB02A50" w14:textId="77777777" w:rsidR="00FF2FC6" w:rsidRDefault="00000000">
            <w:r>
              <w:rPr>
                <w:rFonts w:eastAsia="Helvetica Neue"/>
                <w:sz w:val="20"/>
                <w:szCs w:val="20"/>
              </w:rPr>
              <w:t>Google</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753FF6E" w14:textId="77777777" w:rsidR="00FF2FC6" w:rsidRDefault="00000000">
            <w:r>
              <w:rPr>
                <w:rFonts w:eastAsia="Helvetica Neue"/>
                <w:sz w:val="20"/>
                <w:szCs w:val="20"/>
              </w:rPr>
              <w:t>1,500 RPD / 15 RPM</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C7AD390" w14:textId="77777777" w:rsidR="00FF2FC6" w:rsidRDefault="00000000">
            <w:r>
              <w:rPr>
                <w:rFonts w:eastAsia="Helvetica Neue"/>
                <w:sz w:val="20"/>
                <w:szCs w:val="20"/>
              </w:rPr>
              <w:t>最大 14 call/日 (0.9%)</w:t>
            </w:r>
          </w:p>
        </w:tc>
      </w:tr>
      <w:tr w:rsidR="00FF2FC6" w14:paraId="677D2142" w14:textId="77777777">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750AB2B" w14:textId="77777777" w:rsidR="00FF2FC6" w:rsidRDefault="00000000">
            <w:r>
              <w:rPr>
                <w:rFonts w:eastAsia="Helvetica Neue"/>
                <w:sz w:val="20"/>
                <w:szCs w:val="20"/>
              </w:rPr>
              <w:t>Gmail API</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CC38AD4" w14:textId="77777777" w:rsidR="00FF2FC6" w:rsidRDefault="00000000">
            <w:r>
              <w:rPr>
                <w:rFonts w:eastAsia="Helvetica Neue"/>
                <w:sz w:val="20"/>
                <w:szCs w:val="20"/>
              </w:rPr>
              <w:t>Google</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4B1CABF" w14:textId="77777777" w:rsidR="00FF2FC6" w:rsidRDefault="00000000">
            <w:r>
              <w:rPr>
                <w:rFonts w:eastAsia="Helvetica Neue"/>
                <w:sz w:val="20"/>
                <w:szCs w:val="20"/>
              </w:rPr>
              <w:t>10B quota/日</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3BBD23C" w14:textId="77777777" w:rsidR="00FF2FC6" w:rsidRDefault="00000000">
            <w:r>
              <w:rPr>
                <w:rFonts w:eastAsia="Helvetica Neue"/>
                <w:sz w:val="20"/>
                <w:szCs w:val="20"/>
              </w:rPr>
              <w:t>無視できる</w:t>
            </w:r>
          </w:p>
        </w:tc>
      </w:tr>
      <w:tr w:rsidR="00FF2FC6" w14:paraId="66B27E5F"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671DC89" w14:textId="77777777" w:rsidR="00FF2FC6" w:rsidRDefault="00000000">
            <w:r>
              <w:rPr>
                <w:rFonts w:eastAsia="Helvetica Neue"/>
                <w:sz w:val="20"/>
                <w:szCs w:val="20"/>
              </w:rPr>
              <w:t>月額合計</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9263B67" w14:textId="77777777" w:rsidR="00FF2FC6" w:rsidRDefault="00000000">
            <w:r>
              <w:rPr>
                <w:rFonts w:eastAsia="Helvetica Neue"/>
                <w:sz w:val="20"/>
                <w:szCs w:val="20"/>
              </w:rPr>
              <w:t>—</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AC1AAC5" w14:textId="77777777" w:rsidR="00FF2FC6" w:rsidRDefault="00000000">
            <w:r>
              <w:rPr>
                <w:rFonts w:eastAsia="Helvetica Neue"/>
                <w:sz w:val="20"/>
                <w:szCs w:val="20"/>
              </w:rPr>
              <w:t>—</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2C124EE" w14:textId="77777777" w:rsidR="00FF2FC6" w:rsidRDefault="00000000">
            <w:r>
              <w:rPr>
                <w:rFonts w:eastAsia="Helvetica Neue"/>
                <w:sz w:val="20"/>
                <w:szCs w:val="20"/>
              </w:rPr>
              <w:t>¥0</w:t>
            </w:r>
          </w:p>
        </w:tc>
      </w:tr>
    </w:tbl>
    <w:p w14:paraId="68A70064" w14:textId="77777777" w:rsidR="00FF2FC6" w:rsidRDefault="00000000">
      <w:pPr>
        <w:spacing w:after="120"/>
      </w:pPr>
      <w:r>
        <w:rPr>
          <w:rFonts w:eastAsia="Helvetica Neue"/>
        </w:rPr>
        <w:t xml:space="preserve"> </w:t>
      </w:r>
    </w:p>
    <w:p w14:paraId="69C6DC29" w14:textId="77777777" w:rsidR="00FF2FC6" w:rsidRDefault="00000000">
      <w:pPr>
        <w:spacing w:after="120"/>
      </w:pPr>
      <w:r>
        <w:rPr>
          <w:rFonts w:eastAsia="Helvetica Neue"/>
          <w:i/>
          <w:iCs/>
          <w:color w:val="6A6D74"/>
        </w:rPr>
        <w:t>※ v1.4 では gemini-3.1-flash-image-preview (Nano Banana 2) を GEMINI_MODEL opt-in で切替可能だが、preview 段階で黒画像問題 (§8.4) 発生中のため default は gemini-2.5-flash-image 継続。</w:t>
      </w:r>
    </w:p>
    <w:p w14:paraId="0CF8F6F3" w14:textId="77777777" w:rsidR="00FF2FC6" w:rsidRDefault="00000000">
      <w:pPr>
        <w:pStyle w:val="2"/>
      </w:pPr>
      <w:r>
        <w:t>1.3 設計原則</w:t>
      </w:r>
    </w:p>
    <w:p w14:paraId="46268AE3" w14:textId="77777777" w:rsidR="00FF2FC6" w:rsidRDefault="00000000">
      <w:pPr>
        <w:pStyle w:val="a4"/>
        <w:numPr>
          <w:ilvl w:val="0"/>
          <w:numId w:val="2"/>
        </w:numPr>
        <w:spacing w:after="80"/>
      </w:pPr>
      <w:r>
        <w:rPr>
          <w:rFonts w:eastAsia="Helvetica Neue"/>
        </w:rPr>
        <w:t>完全無料 — 外部有料 API に依存しない</w:t>
      </w:r>
    </w:p>
    <w:p w14:paraId="4FAB12A9" w14:textId="77777777" w:rsidR="00FF2FC6" w:rsidRDefault="00000000">
      <w:pPr>
        <w:pStyle w:val="a4"/>
        <w:numPr>
          <w:ilvl w:val="0"/>
          <w:numId w:val="2"/>
        </w:numPr>
        <w:spacing w:after="80"/>
      </w:pPr>
      <w:r>
        <w:rPr>
          <w:rFonts w:eastAsia="Helvetica Neue"/>
        </w:rPr>
        <w:t>疎結合 — 翻訳エンジン (GitHub Models / Gemini / Groq) を差し替え可能</w:t>
      </w:r>
    </w:p>
    <w:p w14:paraId="70F7C252" w14:textId="77777777" w:rsidR="00FF2FC6" w:rsidRDefault="00000000">
      <w:pPr>
        <w:pStyle w:val="a4"/>
        <w:numPr>
          <w:ilvl w:val="0"/>
          <w:numId w:val="2"/>
        </w:numPr>
        <w:spacing w:after="80"/>
      </w:pPr>
      <w:r>
        <w:rPr>
          <w:rFonts w:eastAsia="Helvetica Neue"/>
        </w:rPr>
        <w:t>冪等性 — 同日再実行しても上書きのみ、副作用なし</w:t>
      </w:r>
    </w:p>
    <w:p w14:paraId="6BE6B753" w14:textId="77777777" w:rsidR="00FF2FC6" w:rsidRDefault="00000000">
      <w:pPr>
        <w:pStyle w:val="a4"/>
        <w:numPr>
          <w:ilvl w:val="0"/>
          <w:numId w:val="2"/>
        </w:numPr>
        <w:spacing w:after="80"/>
      </w:pPr>
      <w:r>
        <w:rPr>
          <w:rFonts w:eastAsia="Helvetica Neue"/>
        </w:rPr>
        <w:t>観測可能 — 全ステップが GitHub Actions ログに残る</w:t>
      </w:r>
    </w:p>
    <w:p w14:paraId="0D13EECE" w14:textId="77777777" w:rsidR="00FF2FC6" w:rsidRDefault="00000000">
      <w:pPr>
        <w:pStyle w:val="a4"/>
        <w:numPr>
          <w:ilvl w:val="0"/>
          <w:numId w:val="2"/>
        </w:numPr>
        <w:spacing w:after="80"/>
      </w:pPr>
      <w:r>
        <w:rPr>
          <w:rFonts w:eastAsia="Helvetica Neue"/>
        </w:rPr>
        <w:t>視覚検証前提 — hero 画像変更は feature branch で A/B 検証後にのみ main マージ</w:t>
      </w:r>
    </w:p>
    <w:p w14:paraId="50BD0DDB" w14:textId="77777777" w:rsidR="00FF2FC6" w:rsidRDefault="00000000">
      <w:r>
        <w:br w:type="page"/>
      </w:r>
    </w:p>
    <w:p w14:paraId="7FC96D29" w14:textId="77777777" w:rsidR="00FF2FC6" w:rsidRDefault="00000000">
      <w:pPr>
        <w:pStyle w:val="1"/>
      </w:pPr>
      <w:r>
        <w:lastRenderedPageBreak/>
        <w:t>§2. ディレクトリ構成</w:t>
      </w:r>
      <w:r>
        <w:rPr>
          <w:color w:val="B5322C"/>
          <w:sz w:val="20"/>
          <w:szCs w:val="20"/>
        </w:rPr>
        <w:t xml:space="preserve">  【v1.3 更新】</w:t>
      </w:r>
    </w:p>
    <w:p w14:paraId="6D6DBF98" w14:textId="77777777" w:rsidR="00FF2FC6" w:rsidRDefault="00000000">
      <w:pPr>
        <w:shd w:val="clear" w:color="auto" w:fill="F6F4EE"/>
        <w:ind w:left="360"/>
      </w:pPr>
      <w:r>
        <w:rPr>
          <w:rFonts w:ascii="Courier New" w:eastAsia="Courier New" w:hAnsi="Courier New" w:cs="Courier New"/>
          <w:color w:val="303641"/>
          <w:sz w:val="18"/>
          <w:szCs w:val="18"/>
        </w:rPr>
        <w:t>newsletter-dashboard/</w:t>
      </w:r>
    </w:p>
    <w:p w14:paraId="265C143F" w14:textId="77777777" w:rsidR="00FF2FC6" w:rsidRDefault="00000000">
      <w:pPr>
        <w:shd w:val="clear" w:color="auto" w:fill="F6F4EE"/>
        <w:ind w:left="360"/>
      </w:pPr>
      <w:r>
        <w:rPr>
          <w:rFonts w:ascii="Courier New" w:eastAsia="Courier New" w:hAnsi="Courier New" w:cs="Courier New"/>
          <w:color w:val="303641"/>
          <w:sz w:val="18"/>
          <w:szCs w:val="18"/>
        </w:rPr>
        <w:t>├── SPEC.md                                 ← Dashboard 仕様 (v1.1)</w:t>
      </w:r>
    </w:p>
    <w:p w14:paraId="35816943" w14:textId="77777777" w:rsidR="00FF2FC6" w:rsidRDefault="00000000">
      <w:pPr>
        <w:shd w:val="clear" w:color="auto" w:fill="F6F4EE"/>
        <w:ind w:left="360"/>
      </w:pPr>
      <w:r>
        <w:rPr>
          <w:rFonts w:ascii="Courier New" w:eastAsia="Courier New" w:hAnsi="Courier New" w:cs="Courier New"/>
          <w:color w:val="303641"/>
          <w:sz w:val="18"/>
          <w:szCs w:val="18"/>
        </w:rPr>
        <w:t>├── SPEC.docx                               ← SPEC.md の Word 版</w:t>
      </w:r>
    </w:p>
    <w:p w14:paraId="40B007E8" w14:textId="77777777" w:rsidR="00FF2FC6" w:rsidRDefault="00000000">
      <w:pPr>
        <w:shd w:val="clear" w:color="auto" w:fill="F6F4EE"/>
        <w:ind w:left="360"/>
      </w:pPr>
      <w:r>
        <w:rPr>
          <w:rFonts w:ascii="Courier New" w:eastAsia="Courier New" w:hAnsi="Courier New" w:cs="Courier New"/>
          <w:color w:val="303641"/>
          <w:sz w:val="18"/>
          <w:szCs w:val="18"/>
        </w:rPr>
        <w:t>├── SPEC_hero_v1.1_2026-04-22.md            ← Hero 画像生成詳細仕様 (本書 §4 に統合)</w:t>
      </w:r>
    </w:p>
    <w:p w14:paraId="3C2C1D95" w14:textId="77777777" w:rsidR="00FF2FC6" w:rsidRDefault="00000000">
      <w:pPr>
        <w:shd w:val="clear" w:color="auto" w:fill="F6F4EE"/>
        <w:ind w:left="360"/>
      </w:pPr>
      <w:r>
        <w:rPr>
          <w:rFonts w:ascii="Courier New" w:eastAsia="Courier New" w:hAnsi="Courier New" w:cs="Courier New"/>
          <w:color w:val="303641"/>
          <w:sz w:val="18"/>
          <w:szCs w:val="18"/>
        </w:rPr>
        <w:t>├── Bolgheri_Daily_Brief_仕様書_v1.3_2026-04-23.docx  ← v1.3 計画段階版</w:t>
      </w:r>
    </w:p>
    <w:p w14:paraId="0377AFDB" w14:textId="77777777" w:rsidR="00FF2FC6" w:rsidRDefault="00000000">
      <w:pPr>
        <w:shd w:val="clear" w:color="auto" w:fill="F6F4EE"/>
        <w:ind w:left="360"/>
      </w:pPr>
      <w:r>
        <w:rPr>
          <w:rFonts w:ascii="Courier New" w:eastAsia="Courier New" w:hAnsi="Courier New" w:cs="Courier New"/>
          <w:color w:val="303641"/>
          <w:sz w:val="18"/>
          <w:szCs w:val="18"/>
        </w:rPr>
        <w:t>├── Bolgheri_Daily_Brief_仕様書_v1.4_2026-04-23.docx  ← 本書 【v1.4 新規】</w:t>
      </w:r>
    </w:p>
    <w:p w14:paraId="21A2060E" w14:textId="77777777" w:rsidR="00FF2FC6" w:rsidRDefault="00000000">
      <w:pPr>
        <w:shd w:val="clear" w:color="auto" w:fill="F6F4EE"/>
        <w:ind w:left="360"/>
      </w:pPr>
      <w:r>
        <w:rPr>
          <w:rFonts w:ascii="Courier New" w:eastAsia="Courier New" w:hAnsi="Courier New" w:cs="Courier New"/>
          <w:color w:val="303641"/>
          <w:sz w:val="18"/>
          <w:szCs w:val="18"/>
        </w:rPr>
        <w:t>├── config.yaml                             ← Hugo 設定</w:t>
      </w:r>
    </w:p>
    <w:p w14:paraId="5FCF01FA" w14:textId="77777777" w:rsidR="00FF2FC6" w:rsidRDefault="00000000">
      <w:pPr>
        <w:shd w:val="clear" w:color="auto" w:fill="F6F4EE"/>
        <w:ind w:left="360"/>
      </w:pPr>
      <w:r>
        <w:rPr>
          <w:rFonts w:ascii="Courier New" w:eastAsia="Courier New" w:hAnsi="Courier New" w:cs="Courier New"/>
          <w:color w:val="303641"/>
          <w:sz w:val="18"/>
          <w:szCs w:val="18"/>
        </w:rPr>
        <w:t>├── content/                                ← 翻訳済み記事 (Hugo ビルド対象)</w:t>
      </w:r>
    </w:p>
    <w:p w14:paraId="238BCB2F" w14:textId="77777777" w:rsidR="00FF2FC6" w:rsidRDefault="00000000">
      <w:pPr>
        <w:shd w:val="clear" w:color="auto" w:fill="F6F4EE"/>
        <w:ind w:left="360"/>
      </w:pPr>
      <w:r>
        <w:rPr>
          <w:rFonts w:ascii="Courier New" w:eastAsia="Courier New" w:hAnsi="Courier New" w:cs="Courier New"/>
          <w:color w:val="303641"/>
          <w:sz w:val="18"/>
          <w:szCs w:val="18"/>
        </w:rPr>
        <w:t>│   ├── wsj/&lt;YYYY-MM-DD&gt;.md</w:t>
      </w:r>
    </w:p>
    <w:p w14:paraId="44FE8B1D" w14:textId="77777777" w:rsidR="00FF2FC6" w:rsidRDefault="00000000">
      <w:pPr>
        <w:shd w:val="clear" w:color="auto" w:fill="F6F4EE"/>
        <w:ind w:left="360"/>
      </w:pPr>
      <w:r>
        <w:rPr>
          <w:rFonts w:ascii="Courier New" w:eastAsia="Courier New" w:hAnsi="Courier New" w:cs="Courier New"/>
          <w:color w:val="303641"/>
          <w:sz w:val="18"/>
          <w:szCs w:val="18"/>
        </w:rPr>
        <w:t>│   ├── nyt-bn/&lt;YYYY-MM-DD&gt;.md</w:t>
      </w:r>
    </w:p>
    <w:p w14:paraId="742BA47C" w14:textId="77777777" w:rsidR="00FF2FC6" w:rsidRDefault="00000000">
      <w:pPr>
        <w:shd w:val="clear" w:color="auto" w:fill="F6F4EE"/>
        <w:ind w:left="360"/>
      </w:pPr>
      <w:r>
        <w:rPr>
          <w:rFonts w:ascii="Courier New" w:eastAsia="Courier New" w:hAnsi="Courier New" w:cs="Courier New"/>
          <w:color w:val="303641"/>
          <w:sz w:val="18"/>
          <w:szCs w:val="18"/>
        </w:rPr>
        <w:t>│   ├── nyt-op/&lt;YYYY-MM-DD&gt;.md</w:t>
      </w:r>
    </w:p>
    <w:p w14:paraId="495217CA" w14:textId="77777777" w:rsidR="00FF2FC6" w:rsidRDefault="00000000">
      <w:pPr>
        <w:shd w:val="clear" w:color="auto" w:fill="F6F4EE"/>
        <w:ind w:left="360"/>
      </w:pPr>
      <w:r>
        <w:rPr>
          <w:rFonts w:ascii="Courier New" w:eastAsia="Courier New" w:hAnsi="Courier New" w:cs="Courier New"/>
          <w:color w:val="303641"/>
          <w:sz w:val="18"/>
          <w:szCs w:val="18"/>
        </w:rPr>
        <w:t>│   ├── short-squeez/&lt;YYYY-MM-DD&gt;.md</w:t>
      </w:r>
    </w:p>
    <w:p w14:paraId="6D678C0D" w14:textId="77777777" w:rsidR="00FF2FC6" w:rsidRDefault="00000000">
      <w:pPr>
        <w:shd w:val="clear" w:color="auto" w:fill="F6F4EE"/>
        <w:ind w:left="360"/>
      </w:pPr>
      <w:r>
        <w:rPr>
          <w:rFonts w:ascii="Courier New" w:eastAsia="Courier New" w:hAnsi="Courier New" w:cs="Courier New"/>
          <w:color w:val="303641"/>
          <w:sz w:val="18"/>
          <w:szCs w:val="18"/>
        </w:rPr>
        <w:t>│   ├── skift/&lt;YYYY-MM-DD&gt;.md</w:t>
      </w:r>
    </w:p>
    <w:p w14:paraId="3874CF9A" w14:textId="77777777" w:rsidR="00FF2FC6" w:rsidRDefault="00000000">
      <w:pPr>
        <w:shd w:val="clear" w:color="auto" w:fill="F6F4EE"/>
        <w:ind w:left="360"/>
      </w:pPr>
      <w:r>
        <w:rPr>
          <w:rFonts w:ascii="Courier New" w:eastAsia="Courier New" w:hAnsi="Courier New" w:cs="Courier New"/>
          <w:color w:val="303641"/>
          <w:sz w:val="18"/>
          <w:szCs w:val="18"/>
        </w:rPr>
        <w:t>│   ├── buysiders/&lt;YYYY-MM-DD&gt;.md</w:t>
      </w:r>
    </w:p>
    <w:p w14:paraId="744D0A9A" w14:textId="77777777" w:rsidR="00FF2FC6" w:rsidRDefault="00000000">
      <w:pPr>
        <w:shd w:val="clear" w:color="auto" w:fill="F6F4EE"/>
        <w:ind w:left="360"/>
      </w:pPr>
      <w:r>
        <w:rPr>
          <w:rFonts w:ascii="Courier New" w:eastAsia="Courier New" w:hAnsi="Courier New" w:cs="Courier New"/>
          <w:color w:val="303641"/>
          <w:sz w:val="18"/>
          <w:szCs w:val="18"/>
        </w:rPr>
        <w:t>│   ├── business-insider/&lt;YYYY-MM-DD&gt;.md</w:t>
      </w:r>
    </w:p>
    <w:p w14:paraId="4A9CB6F9" w14:textId="77777777" w:rsidR="00FF2FC6" w:rsidRDefault="00000000">
      <w:pPr>
        <w:shd w:val="clear" w:color="auto" w:fill="F6F4EE"/>
        <w:ind w:left="360"/>
      </w:pPr>
      <w:r>
        <w:rPr>
          <w:rFonts w:ascii="Courier New" w:eastAsia="Courier New" w:hAnsi="Courier New" w:cs="Courier New"/>
          <w:color w:val="303641"/>
          <w:sz w:val="18"/>
          <w:szCs w:val="18"/>
        </w:rPr>
        <w:t>│   └── economist/                          ← ※ 日次配信未実装</w:t>
      </w:r>
    </w:p>
    <w:p w14:paraId="7924400D" w14:textId="77777777" w:rsidR="00FF2FC6" w:rsidRDefault="00000000">
      <w:pPr>
        <w:shd w:val="clear" w:color="auto" w:fill="F6F4EE"/>
        <w:ind w:left="360"/>
      </w:pPr>
      <w:r>
        <w:rPr>
          <w:rFonts w:ascii="Courier New" w:eastAsia="Courier New" w:hAnsi="Courier New" w:cs="Courier New"/>
          <w:color w:val="303641"/>
          <w:sz w:val="18"/>
          <w:szCs w:val="18"/>
        </w:rPr>
        <w:t>├── static/</w:t>
      </w:r>
    </w:p>
    <w:p w14:paraId="7EBA2B81" w14:textId="77777777" w:rsidR="00FF2FC6" w:rsidRDefault="00000000">
      <w:pPr>
        <w:shd w:val="clear" w:color="auto" w:fill="F6F4EE"/>
        <w:ind w:left="360"/>
      </w:pPr>
      <w:r>
        <w:rPr>
          <w:rFonts w:ascii="Courier New" w:eastAsia="Courier New" w:hAnsi="Courier New" w:cs="Courier New"/>
          <w:color w:val="303641"/>
          <w:sz w:val="18"/>
          <w:szCs w:val="18"/>
        </w:rPr>
        <w:t>│   └── images/&lt;source&gt;/&lt;YYYY-MM-DD&gt;.png    ← Hero 画像 (v1.4 illustration)</w:t>
      </w:r>
    </w:p>
    <w:p w14:paraId="4723EC93" w14:textId="77777777" w:rsidR="00FF2FC6" w:rsidRDefault="00000000">
      <w:pPr>
        <w:shd w:val="clear" w:color="auto" w:fill="F6F4EE"/>
        <w:ind w:left="360"/>
      </w:pPr>
      <w:r>
        <w:rPr>
          <w:rFonts w:ascii="Courier New" w:eastAsia="Courier New" w:hAnsi="Courier New" w:cs="Courier New"/>
          <w:color w:val="303641"/>
          <w:sz w:val="18"/>
          <w:szCs w:val="18"/>
        </w:rPr>
        <w:t>├── _preview_hero_v1.3_2026-04-22/          ← v1.4 検証時プレビュー (4 媒体 illustration)</w:t>
      </w:r>
    </w:p>
    <w:p w14:paraId="48378EDB" w14:textId="77777777" w:rsidR="00FF2FC6" w:rsidRDefault="00000000">
      <w:pPr>
        <w:shd w:val="clear" w:color="auto" w:fill="F6F4EE"/>
        <w:ind w:left="360"/>
      </w:pPr>
      <w:r>
        <w:rPr>
          <w:rFonts w:ascii="Courier New" w:eastAsia="Courier New" w:hAnsi="Courier New" w:cs="Courier New"/>
          <w:color w:val="303641"/>
          <w:sz w:val="18"/>
          <w:szCs w:val="18"/>
        </w:rPr>
        <w:t>├── verify_hero_v13_2026-04-22.html         ← A/B 比較レポート v1.0 vs v1.3 (=v1.4)</w:t>
      </w:r>
    </w:p>
    <w:p w14:paraId="16703E07" w14:textId="77777777" w:rsidR="00FF2FC6" w:rsidRDefault="00000000">
      <w:pPr>
        <w:shd w:val="clear" w:color="auto" w:fill="F6F4EE"/>
        <w:ind w:left="360"/>
      </w:pPr>
      <w:r>
        <w:rPr>
          <w:rFonts w:ascii="Courier New" w:eastAsia="Courier New" w:hAnsi="Courier New" w:cs="Courier New"/>
          <w:color w:val="303641"/>
          <w:sz w:val="18"/>
          <w:szCs w:val="18"/>
        </w:rPr>
        <w:t>├── verify_hero_v11_2026-04-22.html         ← A/B 比較レポート (v1.1 検証時)</w:t>
      </w:r>
    </w:p>
    <w:p w14:paraId="6B085D8B" w14:textId="77777777" w:rsidR="00FF2FC6" w:rsidRDefault="00000000">
      <w:pPr>
        <w:shd w:val="clear" w:color="auto" w:fill="F6F4EE"/>
        <w:ind w:left="360"/>
      </w:pPr>
      <w:r>
        <w:rPr>
          <w:rFonts w:ascii="Courier New" w:eastAsia="Courier New" w:hAnsi="Courier New" w:cs="Courier New"/>
          <w:color w:val="303641"/>
          <w:sz w:val="18"/>
          <w:szCs w:val="18"/>
        </w:rPr>
        <w:t>├── logs/                                   ← hero_generation.log 出力先</w:t>
      </w:r>
    </w:p>
    <w:p w14:paraId="3AF996E1" w14:textId="77777777" w:rsidR="00FF2FC6" w:rsidRDefault="00000000">
      <w:pPr>
        <w:shd w:val="clear" w:color="auto" w:fill="F6F4EE"/>
        <w:ind w:left="360"/>
      </w:pPr>
      <w:r>
        <w:rPr>
          <w:rFonts w:ascii="Courier New" w:eastAsia="Courier New" w:hAnsi="Courier New" w:cs="Courier New"/>
          <w:color w:val="303641"/>
          <w:sz w:val="18"/>
          <w:szCs w:val="18"/>
        </w:rPr>
        <w:t>├── scripts/</w:t>
      </w:r>
    </w:p>
    <w:p w14:paraId="141E1979" w14:textId="77777777" w:rsidR="00FF2FC6" w:rsidRDefault="00000000">
      <w:pPr>
        <w:shd w:val="clear" w:color="auto" w:fill="F6F4EE"/>
        <w:ind w:left="360"/>
      </w:pPr>
      <w:r>
        <w:rPr>
          <w:rFonts w:ascii="Courier New" w:eastAsia="Courier New" w:hAnsi="Courier New" w:cs="Courier New"/>
          <w:color w:val="303641"/>
          <w:sz w:val="18"/>
          <w:szCs w:val="18"/>
        </w:rPr>
        <w:t>│   ├── fetch_gmail.py</w:t>
      </w:r>
    </w:p>
    <w:p w14:paraId="61C3E15D" w14:textId="77777777" w:rsidR="00FF2FC6" w:rsidRDefault="00000000">
      <w:pPr>
        <w:shd w:val="clear" w:color="auto" w:fill="F6F4EE"/>
        <w:ind w:left="360"/>
      </w:pPr>
      <w:r>
        <w:rPr>
          <w:rFonts w:ascii="Courier New" w:eastAsia="Courier New" w:hAnsi="Courier New" w:cs="Courier New"/>
          <w:color w:val="303641"/>
          <w:sz w:val="18"/>
          <w:szCs w:val="18"/>
        </w:rPr>
        <w:t>│   ├── translate_gemini.py</w:t>
      </w:r>
    </w:p>
    <w:p w14:paraId="32A9A5A5" w14:textId="77777777" w:rsidR="00FF2FC6" w:rsidRDefault="00000000">
      <w:pPr>
        <w:shd w:val="clear" w:color="auto" w:fill="F6F4EE"/>
        <w:ind w:left="360"/>
      </w:pPr>
      <w:r>
        <w:rPr>
          <w:rFonts w:ascii="Courier New" w:eastAsia="Courier New" w:hAnsi="Courier New" w:cs="Courier New"/>
          <w:color w:val="303641"/>
          <w:sz w:val="18"/>
          <w:szCs w:val="18"/>
        </w:rPr>
        <w:t>│   ├── translate_prompt.md</w:t>
      </w:r>
    </w:p>
    <w:p w14:paraId="31448442" w14:textId="77777777" w:rsidR="00FF2FC6" w:rsidRDefault="00000000">
      <w:pPr>
        <w:shd w:val="clear" w:color="auto" w:fill="F6F4EE"/>
        <w:ind w:left="360"/>
      </w:pPr>
      <w:r>
        <w:rPr>
          <w:rFonts w:ascii="Courier New" w:eastAsia="Courier New" w:hAnsi="Courier New" w:cs="Courier New"/>
          <w:color w:val="303641"/>
          <w:sz w:val="18"/>
          <w:szCs w:val="18"/>
        </w:rPr>
        <w:t>│   ├── generate_hero_image.py              ← v1.4 実装 (7 Patch + Safari fix)</w:t>
      </w:r>
    </w:p>
    <w:p w14:paraId="2C929F3C" w14:textId="77777777" w:rsidR="00FF2FC6" w:rsidRDefault="00000000">
      <w:pPr>
        <w:shd w:val="clear" w:color="auto" w:fill="F6F4EE"/>
        <w:ind w:left="360"/>
      </w:pPr>
      <w:r>
        <w:rPr>
          <w:rFonts w:ascii="Courier New" w:eastAsia="Courier New" w:hAnsi="Courier New" w:cs="Courier New"/>
          <w:color w:val="303641"/>
          <w:sz w:val="18"/>
          <w:szCs w:val="18"/>
        </w:rPr>
        <w:t>│   └── setup_secrets.py</w:t>
      </w:r>
    </w:p>
    <w:p w14:paraId="0FF390AC" w14:textId="77777777" w:rsidR="00FF2FC6" w:rsidRDefault="00000000">
      <w:pPr>
        <w:shd w:val="clear" w:color="auto" w:fill="F6F4EE"/>
        <w:ind w:left="360"/>
      </w:pPr>
      <w:r>
        <w:rPr>
          <w:rFonts w:ascii="Courier New" w:eastAsia="Courier New" w:hAnsi="Courier New" w:cs="Courier New"/>
          <w:color w:val="303641"/>
          <w:sz w:val="18"/>
          <w:szCs w:val="18"/>
        </w:rPr>
        <w:t>├── tests/</w:t>
      </w:r>
    </w:p>
    <w:p w14:paraId="0E01E217" w14:textId="77777777" w:rsidR="00FF2FC6" w:rsidRDefault="00000000">
      <w:pPr>
        <w:shd w:val="clear" w:color="auto" w:fill="F6F4EE"/>
        <w:ind w:left="360"/>
      </w:pPr>
      <w:r>
        <w:rPr>
          <w:rFonts w:ascii="Courier New" w:eastAsia="Courier New" w:hAnsi="Courier New" w:cs="Courier New"/>
          <w:color w:val="303641"/>
          <w:sz w:val="18"/>
          <w:szCs w:val="18"/>
        </w:rPr>
        <w:t>│   └── test_hero_generation.py             ← TC-01〜06 ユニットテスト</w:t>
      </w:r>
    </w:p>
    <w:p w14:paraId="794B4A65" w14:textId="77777777" w:rsidR="00FF2FC6" w:rsidRDefault="00000000">
      <w:pPr>
        <w:shd w:val="clear" w:color="auto" w:fill="F6F4EE"/>
        <w:ind w:left="360"/>
      </w:pPr>
      <w:r>
        <w:rPr>
          <w:rFonts w:ascii="Courier New" w:eastAsia="Courier New" w:hAnsi="Courier New" w:cs="Courier New"/>
          <w:color w:val="303641"/>
          <w:sz w:val="18"/>
          <w:szCs w:val="18"/>
        </w:rPr>
        <w:t>├── layouts/</w:t>
      </w:r>
    </w:p>
    <w:p w14:paraId="5871EDD1" w14:textId="77777777" w:rsidR="00FF2FC6" w:rsidRDefault="00000000">
      <w:pPr>
        <w:shd w:val="clear" w:color="auto" w:fill="F6F4EE"/>
        <w:ind w:left="360"/>
      </w:pPr>
      <w:r>
        <w:rPr>
          <w:rFonts w:ascii="Courier New" w:eastAsia="Courier New" w:hAnsi="Courier New" w:cs="Courier New"/>
          <w:color w:val="303641"/>
          <w:sz w:val="18"/>
          <w:szCs w:val="18"/>
        </w:rPr>
        <w:t>│   ├── index.html                          ← トップ</w:t>
      </w:r>
    </w:p>
    <w:p w14:paraId="25BD3EC6" w14:textId="77777777" w:rsidR="00FF2FC6" w:rsidRDefault="00000000">
      <w:pPr>
        <w:shd w:val="clear" w:color="auto" w:fill="F6F4EE"/>
        <w:ind w:left="360"/>
      </w:pPr>
      <w:r>
        <w:rPr>
          <w:rFonts w:ascii="Courier New" w:eastAsia="Courier New" w:hAnsi="Courier New" w:cs="Courier New"/>
          <w:color w:val="303641"/>
          <w:sz w:val="18"/>
          <w:szCs w:val="18"/>
        </w:rPr>
        <w:t>│   └── wsj/</w:t>
      </w:r>
    </w:p>
    <w:p w14:paraId="681DEF38" w14:textId="77777777" w:rsidR="00FF2FC6" w:rsidRDefault="00000000">
      <w:pPr>
        <w:shd w:val="clear" w:color="auto" w:fill="F6F4EE"/>
        <w:ind w:left="360"/>
      </w:pPr>
      <w:r>
        <w:rPr>
          <w:rFonts w:ascii="Courier New" w:eastAsia="Courier New" w:hAnsi="Courier New" w:cs="Courier New"/>
          <w:color w:val="303641"/>
          <w:sz w:val="18"/>
          <w:szCs w:val="18"/>
        </w:rPr>
        <w:t>│       ├── list.html                       ← v1.4 Safari fix 済み</w:t>
      </w:r>
    </w:p>
    <w:p w14:paraId="5F6F2783" w14:textId="77777777" w:rsidR="00FF2FC6" w:rsidRDefault="00000000">
      <w:pPr>
        <w:shd w:val="clear" w:color="auto" w:fill="F6F4EE"/>
        <w:ind w:left="360"/>
      </w:pPr>
      <w:r>
        <w:rPr>
          <w:rFonts w:ascii="Courier New" w:eastAsia="Courier New" w:hAnsi="Courier New" w:cs="Courier New"/>
          <w:color w:val="303641"/>
          <w:sz w:val="18"/>
          <w:szCs w:val="18"/>
        </w:rPr>
        <w:t>│       └── single.html</w:t>
      </w:r>
    </w:p>
    <w:p w14:paraId="464BA335" w14:textId="77777777" w:rsidR="00FF2FC6" w:rsidRDefault="00000000">
      <w:pPr>
        <w:shd w:val="clear" w:color="auto" w:fill="F6F4EE"/>
        <w:ind w:left="360"/>
      </w:pPr>
      <w:r>
        <w:rPr>
          <w:rFonts w:ascii="Courier New" w:eastAsia="Courier New" w:hAnsi="Courier New" w:cs="Courier New"/>
          <w:color w:val="303641"/>
          <w:sz w:val="18"/>
          <w:szCs w:val="18"/>
        </w:rPr>
        <w:t>├── .github/workflows/</w:t>
      </w:r>
    </w:p>
    <w:p w14:paraId="5EC10131" w14:textId="77777777" w:rsidR="00FF2FC6" w:rsidRDefault="00000000">
      <w:pPr>
        <w:shd w:val="clear" w:color="auto" w:fill="F6F4EE"/>
        <w:ind w:left="360"/>
      </w:pPr>
      <w:r>
        <w:rPr>
          <w:rFonts w:ascii="Courier New" w:eastAsia="Courier New" w:hAnsi="Courier New" w:cs="Courier New"/>
          <w:color w:val="303641"/>
          <w:sz w:val="18"/>
          <w:szCs w:val="18"/>
        </w:rPr>
        <w:t>│   ├── daily-translate.yml                 ← 翻訳 + hero 生成 cron ジョブ</w:t>
      </w:r>
    </w:p>
    <w:p w14:paraId="2D57A5F2" w14:textId="77777777" w:rsidR="00FF2FC6" w:rsidRDefault="00000000">
      <w:pPr>
        <w:shd w:val="clear" w:color="auto" w:fill="F6F4EE"/>
        <w:ind w:left="360"/>
      </w:pPr>
      <w:r>
        <w:rPr>
          <w:rFonts w:ascii="Courier New" w:eastAsia="Courier New" w:hAnsi="Courier New" w:cs="Courier New"/>
          <w:color w:val="303641"/>
          <w:sz w:val="18"/>
          <w:szCs w:val="18"/>
        </w:rPr>
        <w:t>│   └── deploy.yml                          ← Hugo build + Pages deploy</w:t>
      </w:r>
    </w:p>
    <w:p w14:paraId="1685F308" w14:textId="77777777" w:rsidR="00AB6E4E" w:rsidRDefault="00000000">
      <w:ins w:id="60" w:author="Claude" w:date="2026-05-03T06:00:00Z">
        <w:r>
          <w:rPr>
            <w:rFonts w:ascii="Courier New" w:hAnsi="Courier New" w:cs="Courier New"/>
            <w:sz w:val="18"/>
            <w:szCs w:val="18"/>
          </w:rPr>
          <w:t>│   ├── batch-backfill.yml                 ← バックフィル翻訳 workflow_dispatch【v2.1 新規】</w:t>
        </w:r>
      </w:ins>
    </w:p>
    <w:p w14:paraId="2BC943A3" w14:textId="77777777" w:rsidR="00FF2FC6" w:rsidRDefault="00000000">
      <w:pPr>
        <w:shd w:val="clear" w:color="auto" w:fill="F6F4EE"/>
        <w:ind w:left="360"/>
      </w:pPr>
      <w:r>
        <w:rPr>
          <w:rFonts w:ascii="Courier New" w:eastAsia="Courier New" w:hAnsi="Courier New" w:cs="Courier New"/>
          <w:color w:val="303641"/>
          <w:sz w:val="18"/>
          <w:szCs w:val="18"/>
        </w:rPr>
        <w:t>├── themes/PaperMod/                        ← Hugo テーマ (submodule)</w:t>
      </w:r>
    </w:p>
    <w:p w14:paraId="633493DD" w14:textId="77777777" w:rsidR="00FF2FC6" w:rsidRDefault="00000000">
      <w:pPr>
        <w:shd w:val="clear" w:color="auto" w:fill="F6F4EE"/>
        <w:ind w:left="360"/>
      </w:pPr>
      <w:r>
        <w:rPr>
          <w:rFonts w:ascii="Courier New" w:eastAsia="Courier New" w:hAnsi="Courier New" w:cs="Courier New"/>
          <w:color w:val="303641"/>
          <w:sz w:val="18"/>
          <w:szCs w:val="18"/>
        </w:rPr>
        <w:t>└── .gitignore                              ← .env / logs/ / _preview_hero_*/ 除外</w:t>
      </w:r>
    </w:p>
    <w:p w14:paraId="73196258" w14:textId="77777777" w:rsidR="00FF2FC6" w:rsidRDefault="00000000">
      <w:r>
        <w:br w:type="page"/>
      </w:r>
    </w:p>
    <w:p w14:paraId="2FDEBABD" w14:textId="77777777" w:rsidR="00FF2FC6" w:rsidRDefault="00000000">
      <w:pPr>
        <w:pStyle w:val="1"/>
      </w:pPr>
      <w:r>
        <w:lastRenderedPageBreak/>
        <w:t>§3. コンポーネント仕様</w:t>
      </w:r>
      <w:r>
        <w:rPr>
          <w:color w:val="B5322C"/>
          <w:sz w:val="20"/>
          <w:szCs w:val="20"/>
        </w:rPr>
        <w:t xml:space="preserve">  【v1.2 継承】</w:t>
      </w:r>
    </w:p>
    <w:p w14:paraId="0EAEA660" w14:textId="77777777" w:rsidR="00FF2FC6" w:rsidRDefault="00000000">
      <w:pPr>
        <w:pStyle w:val="2"/>
      </w:pPr>
      <w:r>
        <w:t>3.1 翻訳ジョブ (.github/workflows/daily-translate.yml)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FF2FC6" w14:paraId="01EE12D0" w14:textId="77777777">
        <w:trPr>
          <w:tblHeader/>
        </w:trPr>
        <w:tc>
          <w:tcPr>
            <w:tcW w:w="28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D316FD0" w14:textId="77777777" w:rsidR="00FF2FC6" w:rsidRDefault="00000000">
            <w:r>
              <w:rPr>
                <w:rFonts w:eastAsia="Helvetica Neue"/>
                <w:b/>
                <w:bCs/>
                <w:color w:val="FFFFFF"/>
                <w:sz w:val="20"/>
                <w:szCs w:val="20"/>
              </w:rPr>
              <w:t>項目</w:t>
            </w:r>
          </w:p>
        </w:tc>
        <w:tc>
          <w:tcPr>
            <w:tcW w:w="64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C9B6E94" w14:textId="77777777" w:rsidR="00FF2FC6" w:rsidRDefault="00000000">
            <w:r>
              <w:rPr>
                <w:rFonts w:eastAsia="Helvetica Neue"/>
                <w:b/>
                <w:bCs/>
                <w:color w:val="FFFFFF"/>
                <w:sz w:val="20"/>
                <w:szCs w:val="20"/>
              </w:rPr>
              <w:t>値</w:t>
            </w:r>
          </w:p>
        </w:tc>
      </w:tr>
      <w:tr w:rsidR="00FF2FC6" w14:paraId="3E120804"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5547062" w14:textId="77777777" w:rsidR="00FF2FC6" w:rsidRDefault="00000000">
            <w:r>
              <w:rPr>
                <w:rFonts w:eastAsia="Helvetica Neue"/>
                <w:b/>
                <w:bCs/>
                <w:sz w:val="20"/>
                <w:szCs w:val="20"/>
              </w:rPr>
              <w:t>トリガー</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36829A2" w14:textId="77777777" w:rsidR="00FF2FC6" w:rsidRDefault="00000000">
            <w:r>
              <w:rPr>
                <w:rFonts w:eastAsia="Helvetica Neue"/>
                <w:sz w:val="20"/>
                <w:szCs w:val="20"/>
              </w:rPr>
              <w:t>cron: '0 21 * * *' (毎日 21:00 UTC = 翌朝 6:00 JST) + workflow_dispatch</w:t>
            </w:r>
          </w:p>
        </w:tc>
      </w:tr>
      <w:tr w:rsidR="00FF2FC6" w14:paraId="041A5659" w14:textId="77777777">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4CA44F6" w14:textId="77777777" w:rsidR="00FF2FC6" w:rsidRDefault="00000000">
            <w:r>
              <w:rPr>
                <w:rFonts w:eastAsia="Helvetica Neue"/>
                <w:b/>
                <w:bCs/>
                <w:sz w:val="20"/>
                <w:szCs w:val="20"/>
              </w:rPr>
              <w:t>タイムゾーン</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EC48474" w14:textId="77777777" w:rsidR="00FF2FC6" w:rsidRDefault="00000000">
            <w:r>
              <w:rPr>
                <w:rFonts w:eastAsia="Helvetica Neue"/>
                <w:sz w:val="20"/>
                <w:szCs w:val="20"/>
              </w:rPr>
              <w:t>TZ=Asia/Tokyo</w:t>
            </w:r>
          </w:p>
        </w:tc>
      </w:tr>
      <w:tr w:rsidR="00FF2FC6" w14:paraId="36F41536"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16F3FB8" w14:textId="77777777" w:rsidR="00FF2FC6" w:rsidRDefault="00000000">
            <w:r>
              <w:rPr>
                <w:rFonts w:eastAsia="Helvetica Neue"/>
                <w:b/>
                <w:bCs/>
                <w:sz w:val="20"/>
                <w:szCs w:val="20"/>
              </w:rPr>
              <w:t>タイムアウト</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3EC2FD7" w14:textId="77777777" w:rsidR="00FF2FC6" w:rsidRDefault="00000000">
            <w:r>
              <w:rPr>
                <w:rFonts w:eastAsia="Helvetica Neue"/>
                <w:sz w:val="20"/>
                <w:szCs w:val="20"/>
              </w:rPr>
              <w:t>30 分</w:t>
            </w:r>
          </w:p>
        </w:tc>
      </w:tr>
      <w:tr w:rsidR="00FF2FC6" w14:paraId="5BE527E6" w14:textId="77777777">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CDE903F" w14:textId="77777777" w:rsidR="00FF2FC6" w:rsidRDefault="00000000">
            <w:r>
              <w:rPr>
                <w:rFonts w:eastAsia="Helvetica Neue"/>
                <w:b/>
                <w:bCs/>
                <w:sz w:val="20"/>
                <w:szCs w:val="20"/>
              </w:rPr>
              <w:t>パーミッション</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1509808" w14:textId="77777777" w:rsidR="00FF2FC6" w:rsidRDefault="00000000">
            <w:r>
              <w:rPr>
                <w:rFonts w:eastAsia="Helvetica Neue"/>
                <w:sz w:val="20"/>
                <w:szCs w:val="20"/>
              </w:rPr>
              <w:t>contents: write, models: read</w:t>
            </w:r>
          </w:p>
        </w:tc>
      </w:tr>
      <w:tr w:rsidR="00FF2FC6" w14:paraId="67052D44"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13876DA" w14:textId="77777777" w:rsidR="00FF2FC6" w:rsidRDefault="00000000">
            <w:r>
              <w:rPr>
                <w:rFonts w:eastAsia="Helvetica Neue"/>
                <w:b/>
                <w:bCs/>
                <w:sz w:val="20"/>
                <w:szCs w:val="20"/>
              </w:rPr>
              <w:t>実行環境</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E3449EE" w14:textId="77777777" w:rsidR="00FF2FC6" w:rsidRDefault="00000000">
            <w:r>
              <w:rPr>
                <w:rFonts w:eastAsia="Helvetica Neue"/>
                <w:sz w:val="20"/>
                <w:szCs w:val="20"/>
              </w:rPr>
              <w:t>ubuntu-latest, Python 3.12</w:t>
            </w:r>
          </w:p>
        </w:tc>
      </w:tr>
      <w:tr w:rsidR="00FF2FC6" w14:paraId="262D3CB5" w14:textId="77777777">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CA66E08" w14:textId="77777777" w:rsidR="00FF2FC6" w:rsidRDefault="00000000">
            <w:r>
              <w:rPr>
                <w:rFonts w:eastAsia="Helvetica Neue"/>
                <w:b/>
                <w:bCs/>
                <w:sz w:val="20"/>
                <w:szCs w:val="20"/>
              </w:rPr>
              <w:t>並列度</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7D80B10" w14:textId="77777777" w:rsidR="00FF2FC6" w:rsidRDefault="00000000">
            <w:r>
              <w:rPr>
                <w:rFonts w:eastAsia="Helvetica Neue"/>
                <w:sz w:val="20"/>
                <w:szCs w:val="20"/>
              </w:rPr>
              <w:t>逐次 (ソースごとに for ループ)</w:t>
            </w:r>
          </w:p>
        </w:tc>
      </w:tr>
      <w:tr w:rsidR="00FF2FC6" w14:paraId="0FE6C798"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07EA1B4" w14:textId="77777777" w:rsidR="00FF2FC6" w:rsidRDefault="00000000">
            <w:r>
              <w:rPr>
                <w:rFonts w:eastAsia="Helvetica Neue"/>
                <w:b/>
                <w:bCs/>
                <w:sz w:val="20"/>
                <w:szCs w:val="20"/>
              </w:rPr>
              <w:t>Secrets</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50E47D7" w14:textId="77777777" w:rsidR="00FF2FC6" w:rsidRDefault="00000000">
            <w:r>
              <w:rPr>
                <w:rFonts w:eastAsia="Helvetica Neue"/>
                <w:sz w:val="20"/>
                <w:szCs w:val="20"/>
              </w:rPr>
              <w:t>GITHUB_TOKEN / GMAIL_REFRESH_TOKEN / GEMINI_API_KEY / TRANSLATE_API_CHOICE / GITHUB_MODELS_TOKEN</w:t>
            </w:r>
          </w:p>
        </w:tc>
      </w:tr>
    </w:tbl>
    <w:p w14:paraId="2383C672" w14:textId="77777777" w:rsidR="00FF2FC6" w:rsidRDefault="00000000">
      <w:pPr>
        <w:pStyle w:val="2"/>
      </w:pPr>
      <w:r>
        <w:t>3.2 Gmail 取得 (scripts/fetch_gmail.py)</w:t>
      </w:r>
    </w:p>
    <w:p w14:paraId="1160CE0C" w14:textId="77777777" w:rsidR="00FF2FC6" w:rsidRDefault="00000000">
      <w:pPr>
        <w:pStyle w:val="a4"/>
        <w:numPr>
          <w:ilvl w:val="0"/>
          <w:numId w:val="2"/>
        </w:numPr>
        <w:spacing w:after="80"/>
      </w:pPr>
      <w:r>
        <w:rPr>
          <w:rFonts w:eastAsia="Helvetica Neue"/>
        </w:rPr>
        <w:t>OAuth 認証 (refresh_token ローテーション対応)</w:t>
      </w:r>
    </w:p>
    <w:p w14:paraId="49CD528A" w14:textId="77777777" w:rsidR="00FF2FC6" w:rsidRDefault="00000000">
      <w:pPr>
        <w:pStyle w:val="a4"/>
        <w:numPr>
          <w:ilvl w:val="0"/>
          <w:numId w:val="2"/>
        </w:numPr>
        <w:spacing w:after="80"/>
      </w:pPr>
      <w:r>
        <w:rPr>
          <w:rFonts w:eastAsia="Helvetica Neue"/>
        </w:rPr>
        <w:t>各ソースの label / sender フィルタで最新メール 1 通を取得</w:t>
      </w:r>
    </w:p>
    <w:p w14:paraId="64E44A1A" w14:textId="77777777" w:rsidR="00FF2FC6" w:rsidRDefault="00000000">
      <w:pPr>
        <w:pStyle w:val="a4"/>
        <w:numPr>
          <w:ilvl w:val="0"/>
          <w:numId w:val="2"/>
        </w:numPr>
        <w:spacing w:after="80"/>
      </w:pPr>
      <w:r>
        <w:rPr>
          <w:rFonts w:eastAsia="Helvetica Neue"/>
        </w:rPr>
        <w:t>HTML → plain text 変換 (html2text ベース)</w:t>
      </w:r>
    </w:p>
    <w:p w14:paraId="24FBBCB6" w14:textId="77777777" w:rsidR="00FF2FC6" w:rsidRDefault="00000000">
      <w:pPr>
        <w:pStyle w:val="a4"/>
        <w:numPr>
          <w:ilvl w:val="0"/>
          <w:numId w:val="2"/>
        </w:numPr>
        <w:spacing w:after="80"/>
      </w:pPr>
      <w:r>
        <w:rPr>
          <w:rFonts w:eastAsia="Helvetica Neue"/>
        </w:rPr>
        <w:t>上限チャンク 8000 字で分割 (translate 側でさらに分割)</w:t>
      </w:r>
    </w:p>
    <w:p w14:paraId="68834FDB" w14:textId="77777777" w:rsidR="00FF2FC6" w:rsidRDefault="00000000">
      <w:pPr>
        <w:pStyle w:val="2"/>
      </w:pPr>
      <w:r>
        <w:t>3.3 翻訳エンジン (scripts/translate_gemini.py)</w:t>
      </w:r>
    </w:p>
    <w:p w14:paraId="109B782D" w14:textId="77777777" w:rsidR="00FF2FC6" w:rsidRDefault="00000000">
      <w:pPr>
        <w:pStyle w:val="a4"/>
        <w:numPr>
          <w:ilvl w:val="0"/>
          <w:numId w:val="2"/>
        </w:numPr>
        <w:spacing w:after="80"/>
      </w:pPr>
      <w:del w:id="61" w:author="Claude" w:date="2026-05-03T06:00:00Z">
        <w:r>
          <w:rPr>
            <w:rFonts w:eastAsia="Helvetica Neue"/>
          </w:rPr>
          <w:delText>GitHub Models API (GPT-4.1) を使用 (10 RPM / 50 req/日)</w:delText>
        </w:r>
      </w:del>
      <w:ins w:id="62" w:author="Claude" w:date="2026-05-03T06:00:00Z">
        <w:r>
          <w:rPr>
            <w:rFonts w:eastAsia="Helvetica Neue"/>
          </w:rPr>
          <w:t>Gemini 2.5-flash (gemini-2.5-flash) を使用 (1,500 RPD / 15 RPM)【v2.1 更新: 1.5-flash → 2.5-flash 升級】</w:t>
        </w:r>
      </w:ins>
    </w:p>
    <w:p w14:paraId="375E143D" w14:textId="77777777" w:rsidR="00FF2FC6" w:rsidRDefault="00000000">
      <w:pPr>
        <w:pStyle w:val="a4"/>
        <w:numPr>
          <w:ilvl w:val="0"/>
          <w:numId w:val="2"/>
        </w:numPr>
        <w:spacing w:after="80"/>
      </w:pPr>
      <w:r>
        <w:rPr>
          <w:rFonts w:eastAsia="Helvetica Neue"/>
        </w:rPr>
        <w:t>429 レート制限検知時は [15, 30, 60] 秒 exponential backoff × 3 回</w:t>
      </w:r>
    </w:p>
    <w:p w14:paraId="2F3B4359" w14:textId="77777777" w:rsidR="00FF2FC6" w:rsidRDefault="00000000">
      <w:pPr>
        <w:pStyle w:val="a4"/>
        <w:numPr>
          <w:ilvl w:val="0"/>
          <w:numId w:val="2"/>
        </w:numPr>
        <w:spacing w:after="80"/>
      </w:pPr>
      <w:r>
        <w:rPr>
          <w:rFonts w:eastAsia="Helvetica Neue"/>
        </w:rPr>
        <w:t>translate_prompt.md を system prompt として読込 (編集で翻訳品質を調整可能)</w:t>
      </w:r>
    </w:p>
    <w:p w14:paraId="0F938959" w14:textId="77777777" w:rsidR="00FF2FC6" w:rsidRDefault="00000000">
      <w:pPr>
        <w:pStyle w:val="a4"/>
        <w:numPr>
          <w:ilvl w:val="0"/>
          <w:numId w:val="2"/>
        </w:numPr>
        <w:spacing w:after="80"/>
      </w:pPr>
      <w:r>
        <w:rPr>
          <w:rFonts w:eastAsia="Helvetica Neue"/>
        </w:rPr>
        <w:t>長文は自動チャンク分割 → 後接続 (v1.1 で導入)</w:t>
      </w:r>
    </w:p>
    <w:p w14:paraId="2A08D0E8" w14:textId="77777777" w:rsidR="00AB6E4E" w:rsidRDefault="00000000">
      <w:pPr>
        <w:pStyle w:val="a4"/>
        <w:numPr>
          <w:ilvl w:val="0"/>
          <w:numId w:val="2"/>
        </w:numPr>
        <w:spacing w:after="80"/>
      </w:pPr>
      <w:ins w:id="63" w:author="Claude" w:date="2026-05-03T06:00:00Z">
        <w:r>
          <w:rPr>
            <w:rFonts w:eastAsia="Helvetica Neue"/>
          </w:rPr>
          <w:t>Gemini API レスポンスパースに安全な .get() チェーンを採用 (v2.1): result.get(“candidates”, [{}])[0].get(“content”, {}).get(“parts”, [{“text”: “”}])[0].get(“text”, “”) — KeyError: ‘parts’ を根絶</w:t>
        </w:r>
      </w:ins>
    </w:p>
    <w:p w14:paraId="2F432940" w14:textId="77777777" w:rsidR="00AB6E4E" w:rsidRDefault="00000000">
      <w:pPr>
        <w:pStyle w:val="a4"/>
        <w:numPr>
          <w:ilvl w:val="0"/>
          <w:numId w:val="2"/>
        </w:numPr>
        <w:spacing w:after="80"/>
      </w:pPr>
      <w:ins w:id="64" w:author="Claude" w:date="2026-05-03T06:00:00Z">
        <w:r>
          <w:rPr>
            <w:rFonts w:eastAsia="Helvetica Neue"/>
          </w:rPr>
          <w:t>空レスポンス検知時のリトライロジック追加 (v2.1): finishReason ログ出力 + exponential backoff で自動再試行</w:t>
        </w:r>
      </w:ins>
    </w:p>
    <w:p w14:paraId="3E925557" w14:textId="77777777" w:rsidR="00FF2FC6" w:rsidRDefault="00000000">
      <w:pPr>
        <w:pStyle w:val="3"/>
      </w:pPr>
      <w:r>
        <w:t>3.3.1 Hero 画像生成エンジン概要 (詳細は §4 参照)</w:t>
      </w:r>
      <w:r>
        <w:rPr>
          <w:color w:val="B5322C"/>
          <w:sz w:val="16"/>
          <w:szCs w:val="16"/>
        </w:rPr>
        <w:t xml:space="preserve">  【v1.3 更新】</w:t>
      </w:r>
    </w:p>
    <w:p w14:paraId="0EE0C353" w14:textId="77777777" w:rsidR="00FF2FC6" w:rsidRDefault="00000000">
      <w:pPr>
        <w:spacing w:after="120"/>
      </w:pPr>
      <w:r>
        <w:rPr>
          <w:rFonts w:eastAsia="Helvetica Neue"/>
        </w:rPr>
        <w:t>v1.2 では generate_hero_image.py が summary 直接 → Gemini image の 1 段階プロンプトだったが、v1.3 (SPEC v1.1 完全準拠版) では 2 段階プロンプトに刷新。詳細仕様は §4 全 13 節で網羅する。</w:t>
      </w:r>
    </w:p>
    <w:p w14:paraId="5FB1FD06" w14:textId="77777777" w:rsidR="00FF2FC6" w:rsidRDefault="00000000">
      <w:pPr>
        <w:pStyle w:val="2"/>
      </w:pPr>
      <w:r>
        <w:t>3.4 Hugo 動的 Hero UI (layouts/index.html)</w:t>
      </w:r>
    </w:p>
    <w:p w14:paraId="4A44C005" w14:textId="77777777" w:rsidR="00FF2FC6" w:rsidRDefault="00000000">
      <w:pPr>
        <w:pStyle w:val="a4"/>
        <w:numPr>
          <w:ilvl w:val="0"/>
          <w:numId w:val="2"/>
        </w:numPr>
        <w:spacing w:after="80"/>
      </w:pPr>
      <w:r>
        <w:rPr>
          <w:rFonts w:eastAsia="Helvetica Neue"/>
        </w:rPr>
        <w:t>Hugo pool → JSON → JS random selection でランダム hero 画像表示</w:t>
      </w:r>
    </w:p>
    <w:p w14:paraId="4A876EC9" w14:textId="77777777" w:rsidR="00FF2FC6" w:rsidRDefault="00000000">
      <w:pPr>
        <w:pStyle w:val="a4"/>
        <w:numPr>
          <w:ilvl w:val="0"/>
          <w:numId w:val="2"/>
        </w:numPr>
        <w:spacing w:after="80"/>
      </w:pPr>
      <w:r>
        <w:rPr>
          <w:rFonts w:eastAsia="Helvetica Neue"/>
        </w:rPr>
        <w:t>モバイル: clamp(260px, 56vw, 480px)</w:t>
      </w:r>
    </w:p>
    <w:p w14:paraId="48B1EF3C" w14:textId="77777777" w:rsidR="00FF2FC6" w:rsidRDefault="00000000">
      <w:pPr>
        <w:pStyle w:val="a4"/>
        <w:numPr>
          <w:ilvl w:val="0"/>
          <w:numId w:val="2"/>
        </w:numPr>
        <w:spacing w:after="80"/>
      </w:pPr>
      <w:r>
        <w:rPr>
          <w:rFonts w:eastAsia="Helvetica Neue"/>
        </w:rPr>
        <w:t>680px breakpoint で responsive</w:t>
      </w:r>
    </w:p>
    <w:p w14:paraId="6D339EF2" w14:textId="77777777" w:rsidR="00FF2FC6" w:rsidRDefault="00000000">
      <w:r>
        <w:lastRenderedPageBreak/>
        <w:br w:type="page"/>
      </w:r>
    </w:p>
    <w:p w14:paraId="7065950F" w14:textId="77777777" w:rsidR="00FF2FC6" w:rsidRDefault="00000000">
      <w:pPr>
        <w:pStyle w:val="1"/>
      </w:pPr>
      <w:r>
        <w:lastRenderedPageBreak/>
        <w:t>§4. Hero 画像生成エンジン詳細仕様 (v1.1 SPEC 全 13 節 統合)</w:t>
      </w:r>
      <w:r>
        <w:rPr>
          <w:color w:val="B5322C"/>
          <w:sz w:val="20"/>
          <w:szCs w:val="20"/>
        </w:rPr>
        <w:t xml:space="preserve">  【v1.3 新規】</w:t>
      </w:r>
    </w:p>
    <w:p w14:paraId="041456EA" w14:textId="77777777" w:rsidR="00FF2FC6" w:rsidRDefault="00000000">
      <w:pPr>
        <w:spacing w:after="120"/>
      </w:pPr>
      <w:r>
        <w:rPr>
          <w:rFonts w:eastAsia="Helvetica Neue"/>
        </w:rPr>
        <w:t>本章は SPEC_hero_v1.1_2026-04-22.md (440 行) の全内容を dashboard 仕様書へ統合したものである。従来 v1.2 では本エンジンの詳細仕様が別ファイル化されており参照が分散していたが、v1.3 では本書 1 本に集約する。</w:t>
      </w:r>
    </w:p>
    <w:p w14:paraId="1B57093B" w14:textId="77777777" w:rsidR="00FF2FC6" w:rsidRDefault="00000000">
      <w:pPr>
        <w:spacing w:after="120"/>
      </w:pPr>
      <w:r>
        <w:rPr>
          <w:rFonts w:eastAsia="Helvetica Neue"/>
          <w:i/>
          <w:iCs/>
          <w:color w:val="6A6D74"/>
        </w:rPr>
        <w:t>対象: scripts/generate_hero_image.py の v1.1 SPEC 実装 (commit 4dc913f 時点 + 以降のパッチプラン)。</w:t>
      </w:r>
    </w:p>
    <w:p w14:paraId="7509D514" w14:textId="77777777" w:rsidR="00FF2FC6" w:rsidRDefault="00000000">
      <w:pPr>
        <w:pStyle w:val="2"/>
      </w:pPr>
      <w:r>
        <w:t>§4.0 TL;DR</w:t>
      </w:r>
    </w:p>
    <w:p w14:paraId="15404665" w14:textId="77777777" w:rsidR="00FF2FC6" w:rsidRDefault="00000000">
      <w:pPr>
        <w:pStyle w:val="a4"/>
        <w:numPr>
          <w:ilvl w:val="0"/>
          <w:numId w:val="2"/>
        </w:numPr>
        <w:spacing w:after="80"/>
      </w:pPr>
      <w:r>
        <w:rPr>
          <w:rFonts w:eastAsia="Helvetica Neue"/>
        </w:rPr>
        <w:t>旧実装 (v1.0) は summary 直接 → Gemini 2.5 Flash Image の 1 段階プロンプト。</w:t>
      </w:r>
    </w:p>
    <w:p w14:paraId="5DD95A58" w14:textId="77777777" w:rsidR="00FF2FC6" w:rsidRDefault="00000000">
      <w:pPr>
        <w:pStyle w:val="a4"/>
        <w:numPr>
          <w:ilvl w:val="0"/>
          <w:numId w:val="2"/>
        </w:numPr>
        <w:spacing w:after="80"/>
      </w:pPr>
      <w:r>
        <w:rPr>
          <w:rFonts w:eastAsia="Helvetica Neue"/>
        </w:rPr>
        <w:t>本仕様 (v1.1) は 2 段階プロンプト (Gemini text → Gemini image) に刷新する。</w:t>
      </w:r>
    </w:p>
    <w:p w14:paraId="766BD102" w14:textId="77777777" w:rsidR="00FF2FC6" w:rsidRDefault="00000000">
      <w:pPr>
        <w:pStyle w:val="a4"/>
        <w:numPr>
          <w:ilvl w:val="0"/>
          <w:numId w:val="2"/>
        </w:numPr>
        <w:spacing w:after="80"/>
      </w:pPr>
      <w:r>
        <w:rPr>
          <w:rFonts w:eastAsia="Helvetica Neue"/>
        </w:rPr>
        <w:t>中間段階で視覚概念を JSON 抽出し、媒体別スタイル辞書で最終プロンプトを組み立てる。</w:t>
      </w:r>
    </w:p>
    <w:p w14:paraId="213E4146" w14:textId="77777777" w:rsidR="00FF2FC6" w:rsidRDefault="00000000">
      <w:pPr>
        <w:pStyle w:val="a4"/>
        <w:numPr>
          <w:ilvl w:val="0"/>
          <w:numId w:val="2"/>
        </w:numPr>
        <w:spacing w:after="80"/>
      </w:pPr>
      <w:r>
        <w:rPr>
          <w:rFonts w:eastAsia="Helvetica Neue"/>
        </w:rPr>
        <w:t>コスト: $0/年 (Gemini 2.5 Flash text / image の両方とも無料枠内で完結)</w:t>
      </w:r>
    </w:p>
    <w:p w14:paraId="6C5AE488" w14:textId="77777777" w:rsidR="00FF2FC6" w:rsidRDefault="00000000">
      <w:pPr>
        <w:pStyle w:val="2"/>
      </w:pPr>
      <w:r>
        <w:t>§4.1 背景 — 現行実装の問題点</w:t>
      </w:r>
    </w:p>
    <w:p w14:paraId="75FE27E5" w14:textId="77777777" w:rsidR="00FF2FC6" w:rsidRDefault="00000000">
      <w:pPr>
        <w:spacing w:after="120"/>
      </w:pPr>
      <w:r>
        <w:rPr>
          <w:rFonts w:eastAsia="Helvetica Neue"/>
        </w:rPr>
        <w:t>現行 (v1.0) 実装の問題点 3 つ:</w:t>
      </w:r>
    </w:p>
    <w:p w14:paraId="324D6B03" w14:textId="77777777" w:rsidR="00FF2FC6" w:rsidRDefault="00000000">
      <w:pPr>
        <w:pStyle w:val="a4"/>
        <w:numPr>
          <w:ilvl w:val="0"/>
          <w:numId w:val="2"/>
        </w:numPr>
        <w:spacing w:after="80"/>
      </w:pPr>
      <w:r>
        <w:rPr>
          <w:rFonts w:eastAsia="Helvetica Neue"/>
        </w:rPr>
        <w:t>関連性の欠如 — summary の表面的キーワードから画像生成するため、記事の核心と画像がズレる。</w:t>
      </w:r>
    </w:p>
    <w:p w14:paraId="5F0F1E71" w14:textId="77777777" w:rsidR="00FF2FC6" w:rsidRDefault="00000000">
      <w:pPr>
        <w:pStyle w:val="a4"/>
        <w:numPr>
          <w:ilvl w:val="0"/>
          <w:numId w:val="2"/>
        </w:numPr>
        <w:spacing w:after="80"/>
      </w:pPr>
      <w:r>
        <w:rPr>
          <w:rFonts w:eastAsia="Helvetica Neue"/>
        </w:rPr>
        <w:t>スタイルの不統一 — 媒体ごとのブランド性 (WSJ のエディトリアル風 / Skift のライフスタイル調) が反映されない。</w:t>
      </w:r>
    </w:p>
    <w:p w14:paraId="620FB269" w14:textId="77777777" w:rsidR="00FF2FC6" w:rsidRDefault="00000000">
      <w:pPr>
        <w:pStyle w:val="a4"/>
        <w:numPr>
          <w:ilvl w:val="0"/>
          <w:numId w:val="2"/>
        </w:numPr>
        <w:spacing w:after="80"/>
      </w:pPr>
      <w:r>
        <w:rPr>
          <w:rFonts w:eastAsia="Helvetica Neue"/>
        </w:rPr>
        <w:t>主題の抽象化 — "growth", "market" のような抽象語が主語になり、描画不能な画像が生成される。</w:t>
      </w:r>
    </w:p>
    <w:p w14:paraId="0F3C4C6D" w14:textId="77777777" w:rsidR="00FF2FC6" w:rsidRDefault="00000000">
      <w:pPr>
        <w:spacing w:after="120"/>
      </w:pPr>
      <w:r>
        <w:rPr>
          <w:rFonts w:eastAsia="Helvetica Neue"/>
          <w:b/>
          <w:bCs/>
        </w:rPr>
        <w:t>解決策: 思考プロセスの明示化 (2 段階プロンプト) + 媒体別スタイル辞書</w:t>
      </w:r>
    </w:p>
    <w:p w14:paraId="174CA2C1" w14:textId="77777777" w:rsidR="00FF2FC6" w:rsidRDefault="00000000">
      <w:pPr>
        <w:pStyle w:val="2"/>
      </w:pPr>
      <w:r>
        <w:t>§4.2 API Key / 環境変数</w:t>
      </w:r>
    </w:p>
    <w:p w14:paraId="720C7F95" w14:textId="77777777" w:rsidR="00FF2FC6" w:rsidRDefault="00000000">
      <w:pPr>
        <w:pStyle w:val="3"/>
      </w:pPr>
      <w:r>
        <w:t>§4.2.1 使用する API Key (全て無料枠)</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1800"/>
        <w:gridCol w:w="1680"/>
        <w:gridCol w:w="1320"/>
      </w:tblGrid>
      <w:tr w:rsidR="00FF2FC6" w14:paraId="67C4A459" w14:textId="77777777">
        <w:trPr>
          <w:tblHeader/>
        </w:trPr>
        <w:tc>
          <w:tcPr>
            <w:tcW w:w="2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4875D2E" w14:textId="77777777" w:rsidR="00FF2FC6" w:rsidRDefault="00000000">
            <w:r>
              <w:rPr>
                <w:rFonts w:eastAsia="Helvetica Neue"/>
                <w:b/>
                <w:bCs/>
                <w:color w:val="FFFFFF"/>
                <w:sz w:val="20"/>
                <w:szCs w:val="20"/>
              </w:rPr>
              <w:t>変数名</w:t>
            </w:r>
          </w:p>
        </w:tc>
        <w:tc>
          <w:tcPr>
            <w:tcW w:w="2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80E96B0" w14:textId="77777777" w:rsidR="00FF2FC6" w:rsidRDefault="00000000">
            <w:r>
              <w:rPr>
                <w:rFonts w:eastAsia="Helvetica Neue"/>
                <w:b/>
                <w:bCs/>
                <w:color w:val="FFFFFF"/>
                <w:sz w:val="20"/>
                <w:szCs w:val="20"/>
              </w:rPr>
              <w:t>用途</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2B7A3C6" w14:textId="77777777" w:rsidR="00FF2FC6" w:rsidRDefault="00000000">
            <w:r>
              <w:rPr>
                <w:rFonts w:eastAsia="Helvetica Neue"/>
                <w:b/>
                <w:bCs/>
                <w:color w:val="FFFFFF"/>
                <w:sz w:val="20"/>
                <w:szCs w:val="20"/>
              </w:rPr>
              <w:t>取得元</w:t>
            </w:r>
          </w:p>
        </w:tc>
        <w:tc>
          <w:tcPr>
            <w:tcW w:w="16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A12A17E" w14:textId="77777777" w:rsidR="00FF2FC6" w:rsidRDefault="00000000">
            <w:r>
              <w:rPr>
                <w:rFonts w:eastAsia="Helvetica Neue"/>
                <w:b/>
                <w:bCs/>
                <w:color w:val="FFFFFF"/>
                <w:sz w:val="20"/>
                <w:szCs w:val="20"/>
              </w:rPr>
              <w:t>無料枠</w:t>
            </w:r>
          </w:p>
        </w:tc>
        <w:tc>
          <w:tcPr>
            <w:tcW w:w="13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7CA5250" w14:textId="77777777" w:rsidR="00FF2FC6" w:rsidRDefault="00000000">
            <w:r>
              <w:rPr>
                <w:rFonts w:eastAsia="Helvetica Neue"/>
                <w:b/>
                <w:bCs/>
                <w:color w:val="FFFFFF"/>
                <w:sz w:val="20"/>
                <w:szCs w:val="20"/>
              </w:rPr>
              <w:t>日次使用見込み</w:t>
            </w:r>
          </w:p>
        </w:tc>
      </w:tr>
      <w:tr w:rsidR="00FF2FC6" w14:paraId="5DCC461C" w14:textId="77777777">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DE1C9A3" w14:textId="77777777" w:rsidR="00FF2FC6" w:rsidRDefault="00000000">
            <w:r>
              <w:rPr>
                <w:rFonts w:eastAsia="Helvetica Neue"/>
                <w:sz w:val="20"/>
                <w:szCs w:val="20"/>
              </w:rPr>
              <w:t>GEMINI_API_KEY</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A017437" w14:textId="77777777" w:rsidR="00FF2FC6" w:rsidRDefault="00000000">
            <w:r>
              <w:rPr>
                <w:rFonts w:eastAsia="Helvetica Neue"/>
                <w:sz w:val="20"/>
                <w:szCs w:val="20"/>
              </w:rPr>
              <w:t>Text (JSON抽出) + Image (画像生成) 両方</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4D44185" w14:textId="77777777" w:rsidR="00FF2FC6" w:rsidRDefault="00000000">
            <w:r>
              <w:rPr>
                <w:rFonts w:eastAsia="Helvetica Neue"/>
                <w:sz w:val="20"/>
                <w:szCs w:val="20"/>
              </w:rPr>
              <w:t>Google AI Studio</w:t>
            </w:r>
          </w:p>
        </w:tc>
        <w:tc>
          <w:tcPr>
            <w:tcW w:w="1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DE22F21" w14:textId="77777777" w:rsidR="00FF2FC6" w:rsidRDefault="00000000">
            <w:r>
              <w:rPr>
                <w:rFonts w:eastAsia="Helvetica Neue"/>
                <w:sz w:val="20"/>
                <w:szCs w:val="20"/>
              </w:rPr>
              <w:t>1,500 RPD / 15 RPM</w:t>
            </w:r>
          </w:p>
        </w:tc>
        <w:tc>
          <w:tcPr>
            <w:tcW w:w="1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936FE72" w14:textId="77777777" w:rsidR="00FF2FC6" w:rsidRDefault="00000000">
            <w:r>
              <w:rPr>
                <w:rFonts w:eastAsia="Helvetica Neue"/>
                <w:sz w:val="20"/>
                <w:szCs w:val="20"/>
              </w:rPr>
              <w:t>最大 16 calls/日</w:t>
            </w:r>
          </w:p>
        </w:tc>
      </w:tr>
    </w:tbl>
    <w:p w14:paraId="00AA9331" w14:textId="77777777" w:rsidR="00FF2FC6" w:rsidRDefault="00000000">
      <w:pPr>
        <w:pStyle w:val="3"/>
      </w:pPr>
      <w:r>
        <w:t>§4.2.2 新規 Secret 追加</w:t>
      </w:r>
    </w:p>
    <w:p w14:paraId="2ADD6B4F" w14:textId="77777777" w:rsidR="00FF2FC6" w:rsidRDefault="00000000">
      <w:pPr>
        <w:spacing w:after="120"/>
      </w:pPr>
      <w:r>
        <w:rPr>
          <w:rFonts w:eastAsia="Helvetica Neue"/>
        </w:rPr>
        <w:t>不要。既存の GEMINI_API_KEY (.env および GitHub Actions Secrets) をそのまま流用する。</w:t>
      </w:r>
    </w:p>
    <w:p w14:paraId="0B6A8B7F" w14:textId="77777777" w:rsidR="00FF2FC6" w:rsidRDefault="00000000">
      <w:pPr>
        <w:pStyle w:val="3"/>
      </w:pPr>
      <w:r>
        <w:t>§4.2.3 無料枠の利用状況モニタリング</w:t>
      </w:r>
    </w:p>
    <w:p w14:paraId="1176454B" w14:textId="77777777" w:rsidR="00FF2FC6" w:rsidRDefault="00000000">
      <w:pPr>
        <w:spacing w:after="120"/>
      </w:pPr>
      <w:r>
        <w:rPr>
          <w:rFonts w:eastAsia="Helvetica Neue"/>
        </w:rPr>
        <w:t>ログ出力に daily call count を記録し、1,000 RPD 超過で警告を出す (logs/hero_generation.log)。</w:t>
      </w:r>
    </w:p>
    <w:p w14:paraId="014D0848" w14:textId="77777777" w:rsidR="00FF2FC6" w:rsidRDefault="00000000">
      <w:pPr>
        <w:pStyle w:val="3"/>
      </w:pPr>
      <w:r>
        <w:t>§4.2.4 プレビュー用環境変数 【v1.3 新規】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7"/>
        <w:gridCol w:w="3046"/>
        <w:gridCol w:w="2637"/>
      </w:tblGrid>
      <w:tr w:rsidR="00FF2FC6" w14:paraId="5D36E7AA" w14:textId="77777777">
        <w:trPr>
          <w:tblHeader/>
        </w:trPr>
        <w:tc>
          <w:tcPr>
            <w:tcW w:w="3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3436C91" w14:textId="77777777" w:rsidR="00FF2FC6" w:rsidRDefault="00000000">
            <w:r>
              <w:rPr>
                <w:rFonts w:eastAsia="Helvetica Neue"/>
                <w:b/>
                <w:bCs/>
                <w:color w:val="FFFFFF"/>
                <w:sz w:val="20"/>
                <w:szCs w:val="20"/>
              </w:rPr>
              <w:t>変数名</w:t>
            </w:r>
          </w:p>
        </w:tc>
        <w:tc>
          <w:tcPr>
            <w:tcW w:w="43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CA8AD90" w14:textId="77777777" w:rsidR="00FF2FC6" w:rsidRDefault="00000000">
            <w:r>
              <w:rPr>
                <w:rFonts w:eastAsia="Helvetica Neue"/>
                <w:b/>
                <w:bCs/>
                <w:color w:val="FFFFFF"/>
                <w:sz w:val="20"/>
                <w:szCs w:val="20"/>
              </w:rPr>
              <w:t>用途</w:t>
            </w:r>
          </w:p>
        </w:tc>
        <w:tc>
          <w:tcPr>
            <w:tcW w:w="14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E174173" w14:textId="77777777" w:rsidR="00FF2FC6" w:rsidRDefault="00000000">
            <w:r>
              <w:rPr>
                <w:rFonts w:eastAsia="Helvetica Neue"/>
                <w:b/>
                <w:bCs/>
                <w:color w:val="FFFFFF"/>
                <w:sz w:val="20"/>
                <w:szCs w:val="20"/>
              </w:rPr>
              <w:t>例</w:t>
            </w:r>
          </w:p>
        </w:tc>
      </w:tr>
      <w:tr w:rsidR="00FF2FC6" w14:paraId="06B9A525" w14:textId="77777777">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E624D96" w14:textId="77777777" w:rsidR="00FF2FC6" w:rsidRDefault="00000000">
            <w:r>
              <w:rPr>
                <w:rFonts w:eastAsia="Helvetica Neue"/>
                <w:sz w:val="20"/>
                <w:szCs w:val="20"/>
              </w:rPr>
              <w:t>HERO_OUTPUT_DIR</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C472B64" w14:textId="77777777" w:rsidR="00FF2FC6" w:rsidRDefault="00000000">
            <w:r>
              <w:rPr>
                <w:rFonts w:eastAsia="Helvetica Neue"/>
                <w:sz w:val="20"/>
                <w:szCs w:val="20"/>
              </w:rPr>
              <w:t>生成画像の出力先ディレクトリを上書き (本番 static/images/ を保護)</w:t>
            </w:r>
          </w:p>
        </w:tc>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1586223" w14:textId="77777777" w:rsidR="00FF2FC6" w:rsidRDefault="00000000">
            <w:r>
              <w:rPr>
                <w:rFonts w:eastAsia="Helvetica Neue"/>
                <w:sz w:val="20"/>
                <w:szCs w:val="20"/>
              </w:rPr>
              <w:t>_preview_hero_v1.1_2026-04-22</w:t>
            </w:r>
          </w:p>
        </w:tc>
      </w:tr>
      <w:tr w:rsidR="00FF2FC6" w14:paraId="1B0F9F94" w14:textId="77777777">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B013A69" w14:textId="77777777" w:rsidR="00FF2FC6" w:rsidRDefault="00000000">
            <w:r>
              <w:rPr>
                <w:rFonts w:eastAsia="Helvetica Neue"/>
                <w:sz w:val="20"/>
                <w:szCs w:val="20"/>
              </w:rPr>
              <w:lastRenderedPageBreak/>
              <w:t>HERO_SKIP_FRONTMATTER_INJECT</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92A89F1" w14:textId="77777777" w:rsidR="00FF2FC6" w:rsidRDefault="00000000">
            <w:r>
              <w:rPr>
                <w:rFonts w:eastAsia="Helvetica Neue"/>
                <w:sz w:val="20"/>
                <w:szCs w:val="20"/>
              </w:rPr>
              <w:t>生成後の content/&lt;source&gt;/&lt;date&gt;.md への hero_image: 注入をスキップ (プレビュー時は本番 md を汚さない)</w:t>
            </w:r>
          </w:p>
        </w:tc>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FFA9415" w14:textId="77777777" w:rsidR="00FF2FC6" w:rsidRDefault="00000000">
            <w:r>
              <w:rPr>
                <w:rFonts w:eastAsia="Helvetica Neue"/>
                <w:sz w:val="20"/>
                <w:szCs w:val="20"/>
              </w:rPr>
              <w:t>1</w:t>
            </w:r>
          </w:p>
        </w:tc>
      </w:tr>
    </w:tbl>
    <w:p w14:paraId="4169C237" w14:textId="77777777" w:rsidR="00FF2FC6" w:rsidRDefault="00000000">
      <w:pPr>
        <w:pStyle w:val="2"/>
      </w:pPr>
      <w:r>
        <w:t>§4.3 実装要件 — 2 段階プロンプト</w:t>
      </w:r>
    </w:p>
    <w:p w14:paraId="114C7C78" w14:textId="77777777" w:rsidR="00FF2FC6" w:rsidRDefault="00000000">
      <w:pPr>
        <w:pStyle w:val="3"/>
      </w:pPr>
      <w:r>
        <w:t>§4.3.1 プロンプト生成を 2 段階に分離</w:t>
      </w:r>
    </w:p>
    <w:p w14:paraId="3E4FBBD2" w14:textId="77777777" w:rsidR="00FF2FC6" w:rsidRDefault="00000000">
      <w:pPr>
        <w:shd w:val="clear" w:color="auto" w:fill="F6F4EE"/>
        <w:ind w:left="360"/>
      </w:pPr>
      <w:r>
        <w:rPr>
          <w:rFonts w:ascii="Courier New" w:eastAsia="Courier New" w:hAnsi="Courier New" w:cs="Courier New"/>
          <w:color w:val="303641"/>
          <w:sz w:val="18"/>
          <w:szCs w:val="18"/>
        </w:rPr>
        <w:t>[現行 v1.0]</w:t>
      </w:r>
    </w:p>
    <w:p w14:paraId="13E531EC" w14:textId="77777777" w:rsidR="00FF2FC6" w:rsidRDefault="00000000">
      <w:pPr>
        <w:shd w:val="clear" w:color="auto" w:fill="F6F4EE"/>
        <w:ind w:left="360"/>
      </w:pPr>
      <w:r>
        <w:rPr>
          <w:rFonts w:ascii="Courier New" w:eastAsia="Courier New" w:hAnsi="Courier New" w:cs="Courier New"/>
          <w:color w:val="303641"/>
          <w:sz w:val="18"/>
          <w:szCs w:val="18"/>
        </w:rPr>
        <w:t>summary → (Gemini 2.5 Flash Image) → hero.png</w:t>
      </w:r>
    </w:p>
    <w:p w14:paraId="5AB8DAE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0B314FC" w14:textId="77777777" w:rsidR="00FF2FC6" w:rsidRDefault="00000000">
      <w:pPr>
        <w:shd w:val="clear" w:color="auto" w:fill="F6F4EE"/>
        <w:ind w:left="360"/>
      </w:pPr>
      <w:r>
        <w:rPr>
          <w:rFonts w:ascii="Courier New" w:eastAsia="Courier New" w:hAnsi="Courier New" w:cs="Courier New"/>
          <w:color w:val="303641"/>
          <w:sz w:val="18"/>
          <w:szCs w:val="18"/>
        </w:rPr>
        <w:t>[新設 v1.1]</w:t>
      </w:r>
    </w:p>
    <w:p w14:paraId="7138B015" w14:textId="77777777" w:rsidR="00FF2FC6" w:rsidRDefault="00000000">
      <w:pPr>
        <w:shd w:val="clear" w:color="auto" w:fill="F6F4EE"/>
        <w:ind w:left="360"/>
      </w:pPr>
      <w:r>
        <w:rPr>
          <w:rFonts w:ascii="Courier New" w:eastAsia="Courier New" w:hAnsi="Courier New" w:cs="Courier New"/>
          <w:color w:val="303641"/>
          <w:sz w:val="18"/>
          <w:szCs w:val="18"/>
        </w:rPr>
        <w:t>summary → (Gemini 2.5 Flash text, JSON mode) → visual_concept (JSON)</w:t>
      </w:r>
    </w:p>
    <w:p w14:paraId="26C7F9BC" w14:textId="77777777" w:rsidR="00FF2FC6" w:rsidRDefault="00000000">
      <w:pPr>
        <w:shd w:val="clear" w:color="auto" w:fill="F6F4EE"/>
        <w:ind w:left="360"/>
      </w:pPr>
      <w:r>
        <w:rPr>
          <w:rFonts w:ascii="Courier New" w:eastAsia="Courier New" w:hAnsi="Courier New" w:cs="Courier New"/>
          <w:color w:val="303641"/>
          <w:sz w:val="18"/>
          <w:szCs w:val="18"/>
        </w:rPr>
        <w:t xml:space="preserve">         → build_hero_prompt() → (Gemini 2.5 Flash Image) → hero.png</w:t>
      </w:r>
    </w:p>
    <w:p w14:paraId="60C47A16" w14:textId="77777777" w:rsidR="00FF2FC6" w:rsidRDefault="00000000">
      <w:pPr>
        <w:pStyle w:val="3"/>
      </w:pPr>
      <w:r>
        <w:t>§4.3.2 中間 JSON スキーマ</w:t>
      </w:r>
    </w:p>
    <w:p w14:paraId="6C8C8132" w14:textId="77777777" w:rsidR="00FF2FC6" w:rsidRDefault="00000000">
      <w:pPr>
        <w:shd w:val="clear" w:color="auto" w:fill="F6F4EE"/>
        <w:ind w:left="360"/>
      </w:pPr>
      <w:r>
        <w:rPr>
          <w:rFonts w:ascii="Courier New" w:eastAsia="Courier New" w:hAnsi="Courier New" w:cs="Courier New"/>
          <w:color w:val="303641"/>
          <w:sz w:val="18"/>
          <w:szCs w:val="18"/>
        </w:rPr>
        <w:t>{</w:t>
      </w:r>
    </w:p>
    <w:p w14:paraId="654547E2" w14:textId="77777777" w:rsidR="00FF2FC6" w:rsidRDefault="00000000">
      <w:pPr>
        <w:shd w:val="clear" w:color="auto" w:fill="F6F4EE"/>
        <w:ind w:left="360"/>
      </w:pPr>
      <w:r>
        <w:rPr>
          <w:rFonts w:ascii="Courier New" w:eastAsia="Courier New" w:hAnsi="Courier New" w:cs="Courier New"/>
          <w:color w:val="303641"/>
          <w:sz w:val="18"/>
          <w:szCs w:val="18"/>
        </w:rPr>
        <w:t xml:space="preserve">  "core_theme": "記事の核心トピック (1 キーワード、英語)",</w:t>
      </w:r>
    </w:p>
    <w:p w14:paraId="2DE39885" w14:textId="77777777" w:rsidR="00FF2FC6" w:rsidRDefault="00000000">
      <w:pPr>
        <w:shd w:val="clear" w:color="auto" w:fill="F6F4EE"/>
        <w:ind w:left="360"/>
      </w:pPr>
      <w:r>
        <w:rPr>
          <w:rFonts w:ascii="Courier New" w:eastAsia="Courier New" w:hAnsi="Courier New" w:cs="Courier New"/>
          <w:color w:val="303641"/>
          <w:sz w:val="18"/>
          <w:szCs w:val="18"/>
        </w:rPr>
        <w:t xml:space="preserve">  "visual_metaphor": "そのトピックを象徴する具体的な物体/動作 (英語、1 フレーズ)",</w:t>
      </w:r>
    </w:p>
    <w:p w14:paraId="0F5F03FB" w14:textId="77777777" w:rsidR="00FF2FC6" w:rsidRDefault="00000000">
      <w:pPr>
        <w:shd w:val="clear" w:color="auto" w:fill="F6F4EE"/>
        <w:ind w:left="360"/>
      </w:pPr>
      <w:r>
        <w:rPr>
          <w:rFonts w:ascii="Courier New" w:eastAsia="Courier New" w:hAnsi="Courier New" w:cs="Courier New"/>
          <w:color w:val="303641"/>
          <w:sz w:val="18"/>
          <w:szCs w:val="18"/>
        </w:rPr>
        <w:t xml:space="preserve">  "contextual_detail": "ニュース固有の要素 (場所/産業/人物属性のいずれか 1 つ、英語)",</w:t>
      </w:r>
    </w:p>
    <w:p w14:paraId="4B28699B" w14:textId="77777777" w:rsidR="00FF2FC6" w:rsidRDefault="00000000">
      <w:pPr>
        <w:shd w:val="clear" w:color="auto" w:fill="F6F4EE"/>
        <w:ind w:left="360"/>
      </w:pPr>
      <w:r>
        <w:rPr>
          <w:rFonts w:ascii="Courier New" w:eastAsia="Courier New" w:hAnsi="Courier New" w:cs="Courier New"/>
          <w:color w:val="303641"/>
          <w:sz w:val="18"/>
          <w:szCs w:val="18"/>
        </w:rPr>
        <w:t xml:space="preserve">  "primary_subject_noun": "画像の主役となる具体名詞 (英語、最優先で描かせる対象)"</w:t>
      </w:r>
    </w:p>
    <w:p w14:paraId="68684CB4" w14:textId="77777777" w:rsidR="00FF2FC6" w:rsidRDefault="00000000">
      <w:pPr>
        <w:shd w:val="clear" w:color="auto" w:fill="F6F4EE"/>
        <w:ind w:left="360"/>
      </w:pPr>
      <w:r>
        <w:rPr>
          <w:rFonts w:ascii="Courier New" w:eastAsia="Courier New" w:hAnsi="Courier New" w:cs="Courier New"/>
          <w:color w:val="303641"/>
          <w:sz w:val="18"/>
          <w:szCs w:val="18"/>
        </w:rPr>
        <w:t>}</w:t>
      </w:r>
    </w:p>
    <w:p w14:paraId="045376BA" w14:textId="77777777" w:rsidR="00FF2FC6" w:rsidRDefault="00000000">
      <w:pPr>
        <w:pStyle w:val="3"/>
      </w:pPr>
      <w:r>
        <w:t>§4.3.3 Gemini 2.5 Flash (text) への System Prompt ※文言変更禁止</w:t>
      </w:r>
    </w:p>
    <w:p w14:paraId="10FE6F2D" w14:textId="77777777" w:rsidR="00FF2FC6" w:rsidRDefault="00000000">
      <w:pPr>
        <w:shd w:val="clear" w:color="auto" w:fill="F6F4EE"/>
        <w:ind w:left="360"/>
      </w:pPr>
      <w:r>
        <w:rPr>
          <w:rFonts w:ascii="Courier New" w:eastAsia="Courier New" w:hAnsi="Courier New" w:cs="Courier New"/>
          <w:color w:val="303641"/>
          <w:sz w:val="18"/>
          <w:szCs w:val="18"/>
        </w:rPr>
        <w:t>You are a visual concept director for a financial/business newsletter dashboard.</w:t>
      </w:r>
    </w:p>
    <w:p w14:paraId="0BFBCE45" w14:textId="77777777" w:rsidR="00FF2FC6" w:rsidRDefault="00000000">
      <w:pPr>
        <w:shd w:val="clear" w:color="auto" w:fill="F6F4EE"/>
        <w:ind w:left="360"/>
      </w:pPr>
      <w:r>
        <w:rPr>
          <w:rFonts w:ascii="Courier New" w:eastAsia="Courier New" w:hAnsi="Courier New" w:cs="Courier New"/>
          <w:color w:val="303641"/>
          <w:sz w:val="18"/>
          <w:szCs w:val="18"/>
        </w:rPr>
        <w:t>Given an article summary, extract the following in 3 strict steps:</w:t>
      </w:r>
    </w:p>
    <w:p w14:paraId="5624D40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DE6FBC4" w14:textId="77777777" w:rsidR="00FF2FC6" w:rsidRDefault="00000000">
      <w:pPr>
        <w:shd w:val="clear" w:color="auto" w:fill="F6F4EE"/>
        <w:ind w:left="360"/>
      </w:pPr>
      <w:r>
        <w:rPr>
          <w:rFonts w:ascii="Courier New" w:eastAsia="Courier New" w:hAnsi="Courier New" w:cs="Courier New"/>
          <w:color w:val="303641"/>
          <w:sz w:val="18"/>
          <w:szCs w:val="18"/>
        </w:rPr>
        <w:t>STEP 1 - Core Theme: Identify ONE central topic keyword.</w:t>
      </w:r>
    </w:p>
    <w:p w14:paraId="01556546" w14:textId="77777777" w:rsidR="00FF2FC6" w:rsidRDefault="00000000">
      <w:pPr>
        <w:shd w:val="clear" w:color="auto" w:fill="F6F4EE"/>
        <w:ind w:left="360"/>
      </w:pPr>
      <w:r>
        <w:rPr>
          <w:rFonts w:ascii="Courier New" w:eastAsia="Courier New" w:hAnsi="Courier New" w:cs="Courier New"/>
          <w:color w:val="303641"/>
          <w:sz w:val="18"/>
          <w:szCs w:val="18"/>
        </w:rPr>
        <w:t>STEP 2 - Visual Metaphor: Choose ONE concrete object or action that symbolizes the theme.</w:t>
      </w:r>
    </w:p>
    <w:p w14:paraId="441AE474" w14:textId="77777777" w:rsidR="00FF2FC6" w:rsidRDefault="00000000">
      <w:pPr>
        <w:shd w:val="clear" w:color="auto" w:fill="F6F4EE"/>
        <w:ind w:left="360"/>
      </w:pPr>
      <w:r>
        <w:rPr>
          <w:rFonts w:ascii="Courier New" w:eastAsia="Courier New" w:hAnsi="Courier New" w:cs="Courier New"/>
          <w:color w:val="303641"/>
          <w:sz w:val="18"/>
          <w:szCs w:val="18"/>
        </w:rPr>
        <w:t xml:space="preserve">  - For abstract concepts (inflation, recession, negotiation), use physical metaphors</w:t>
      </w:r>
    </w:p>
    <w:p w14:paraId="56BB0E8E" w14:textId="77777777" w:rsidR="00FF2FC6" w:rsidRDefault="00000000">
      <w:pPr>
        <w:shd w:val="clear" w:color="auto" w:fill="F6F4EE"/>
        <w:ind w:left="360"/>
      </w:pPr>
      <w:r>
        <w:rPr>
          <w:rFonts w:ascii="Courier New" w:eastAsia="Courier New" w:hAnsi="Courier New" w:cs="Courier New"/>
          <w:color w:val="303641"/>
          <w:sz w:val="18"/>
          <w:szCs w:val="18"/>
        </w:rPr>
        <w:t xml:space="preserve">    (a heavy weight, a stalled engine, a chessboard).</w:t>
      </w:r>
    </w:p>
    <w:p w14:paraId="612A4FC6" w14:textId="77777777" w:rsidR="00FF2FC6" w:rsidRDefault="00000000">
      <w:pPr>
        <w:shd w:val="clear" w:color="auto" w:fill="F6F4EE"/>
        <w:ind w:left="360"/>
      </w:pPr>
      <w:r>
        <w:rPr>
          <w:rFonts w:ascii="Courier New" w:eastAsia="Courier New" w:hAnsi="Courier New" w:cs="Courier New"/>
          <w:color w:val="303641"/>
          <w:sz w:val="18"/>
          <w:szCs w:val="18"/>
        </w:rPr>
        <w:t xml:space="preserve">  - For lifestyle/travel/tech, use scene-based imagery (a cyclist on a ridge,</w:t>
      </w:r>
    </w:p>
    <w:p w14:paraId="2F43583D" w14:textId="77777777" w:rsidR="00FF2FC6" w:rsidRDefault="00000000">
      <w:pPr>
        <w:shd w:val="clear" w:color="auto" w:fill="F6F4EE"/>
        <w:ind w:left="360"/>
      </w:pPr>
      <w:r>
        <w:rPr>
          <w:rFonts w:ascii="Courier New" w:eastAsia="Courier New" w:hAnsi="Courier New" w:cs="Courier New"/>
          <w:color w:val="303641"/>
          <w:sz w:val="18"/>
          <w:szCs w:val="18"/>
        </w:rPr>
        <w:t xml:space="preserve">    a traveler with luggage, a modern workspace).</w:t>
      </w:r>
    </w:p>
    <w:p w14:paraId="459CF8EC" w14:textId="77777777" w:rsidR="00FF2FC6" w:rsidRDefault="00000000">
      <w:pPr>
        <w:shd w:val="clear" w:color="auto" w:fill="F6F4EE"/>
        <w:ind w:left="360"/>
      </w:pPr>
      <w:r>
        <w:rPr>
          <w:rFonts w:ascii="Courier New" w:eastAsia="Courier New" w:hAnsi="Courier New" w:cs="Courier New"/>
          <w:color w:val="303641"/>
          <w:sz w:val="18"/>
          <w:szCs w:val="18"/>
        </w:rPr>
        <w:t>STEP 3 - Contextual Detail: Add ONE specific element from the article</w:t>
      </w:r>
    </w:p>
    <w:p w14:paraId="32064AA1" w14:textId="77777777" w:rsidR="00FF2FC6" w:rsidRDefault="00000000">
      <w:pPr>
        <w:shd w:val="clear" w:color="auto" w:fill="F6F4EE"/>
        <w:ind w:left="360"/>
      </w:pPr>
      <w:r>
        <w:rPr>
          <w:rFonts w:ascii="Courier New" w:eastAsia="Courier New" w:hAnsi="Courier New" w:cs="Courier New"/>
          <w:color w:val="303641"/>
          <w:sz w:val="18"/>
          <w:szCs w:val="18"/>
        </w:rPr>
        <w:t xml:space="preserve">  (location, industry, character attribute).</w:t>
      </w:r>
    </w:p>
    <w:p w14:paraId="3669D49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50E4183" w14:textId="77777777" w:rsidR="00FF2FC6" w:rsidRDefault="00000000">
      <w:pPr>
        <w:shd w:val="clear" w:color="auto" w:fill="F6F4EE"/>
        <w:ind w:left="360"/>
      </w:pPr>
      <w:r>
        <w:rPr>
          <w:rFonts w:ascii="Courier New" w:eastAsia="Courier New" w:hAnsi="Courier New" w:cs="Courier New"/>
          <w:color w:val="303641"/>
          <w:sz w:val="18"/>
          <w:szCs w:val="18"/>
        </w:rPr>
        <w:t>Also extract the PRIMARY SUBJECT NOUN — the single most important object</w:t>
      </w:r>
    </w:p>
    <w:p w14:paraId="5EF3F416" w14:textId="77777777" w:rsidR="00FF2FC6" w:rsidRDefault="00000000">
      <w:pPr>
        <w:shd w:val="clear" w:color="auto" w:fill="F6F4EE"/>
        <w:ind w:left="360"/>
      </w:pPr>
      <w:r>
        <w:rPr>
          <w:rFonts w:ascii="Courier New" w:eastAsia="Courier New" w:hAnsi="Courier New" w:cs="Courier New"/>
          <w:color w:val="303641"/>
          <w:sz w:val="18"/>
          <w:szCs w:val="18"/>
        </w:rPr>
        <w:t>that MUST appear as the visual anchor.</w:t>
      </w:r>
    </w:p>
    <w:p w14:paraId="4FE7E45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E305446" w14:textId="77777777" w:rsidR="00FF2FC6" w:rsidRDefault="00000000">
      <w:pPr>
        <w:shd w:val="clear" w:color="auto" w:fill="F6F4EE"/>
        <w:ind w:left="360"/>
      </w:pPr>
      <w:r>
        <w:rPr>
          <w:rFonts w:ascii="Courier New" w:eastAsia="Courier New" w:hAnsi="Courier New" w:cs="Courier New"/>
          <w:color w:val="303641"/>
          <w:sz w:val="18"/>
          <w:szCs w:val="18"/>
        </w:rPr>
        <w:t>Rules:</w:t>
      </w:r>
    </w:p>
    <w:p w14:paraId="6F1DB368" w14:textId="77777777" w:rsidR="00FF2FC6" w:rsidRDefault="00000000">
      <w:pPr>
        <w:shd w:val="clear" w:color="auto" w:fill="F6F4EE"/>
        <w:ind w:left="360"/>
      </w:pPr>
      <w:r>
        <w:rPr>
          <w:rFonts w:ascii="Courier New" w:eastAsia="Courier New" w:hAnsi="Courier New" w:cs="Courier New"/>
          <w:color w:val="303641"/>
          <w:sz w:val="18"/>
          <w:szCs w:val="18"/>
        </w:rPr>
        <w:t>- Never return abstract concepts as primary_subject_noun. Always a physical,</w:t>
      </w:r>
    </w:p>
    <w:p w14:paraId="61787C8A" w14:textId="77777777" w:rsidR="00FF2FC6" w:rsidRDefault="00000000">
      <w:pPr>
        <w:shd w:val="clear" w:color="auto" w:fill="F6F4EE"/>
        <w:ind w:left="360"/>
      </w:pPr>
      <w:r>
        <w:rPr>
          <w:rFonts w:ascii="Courier New" w:eastAsia="Courier New" w:hAnsi="Courier New" w:cs="Courier New"/>
          <w:color w:val="303641"/>
          <w:sz w:val="18"/>
          <w:szCs w:val="18"/>
        </w:rPr>
        <w:t xml:space="preserve">  drawable object (e.g., "a cyclist", "a skyscraper", "a golden coin",</w:t>
      </w:r>
    </w:p>
    <w:p w14:paraId="664E9937" w14:textId="77777777" w:rsidR="00FF2FC6" w:rsidRDefault="00000000">
      <w:pPr>
        <w:shd w:val="clear" w:color="auto" w:fill="F6F4EE"/>
        <w:ind w:left="360"/>
      </w:pPr>
      <w:r>
        <w:rPr>
          <w:rFonts w:ascii="Courier New" w:eastAsia="Courier New" w:hAnsi="Courier New" w:cs="Courier New"/>
          <w:color w:val="303641"/>
          <w:sz w:val="18"/>
          <w:szCs w:val="18"/>
        </w:rPr>
        <w:t xml:space="preserve">  NOT "growth" or "risk").</w:t>
      </w:r>
    </w:p>
    <w:p w14:paraId="7058C013" w14:textId="77777777" w:rsidR="00FF2FC6" w:rsidRDefault="00000000">
      <w:pPr>
        <w:shd w:val="clear" w:color="auto" w:fill="F6F4EE"/>
        <w:ind w:left="360"/>
      </w:pPr>
      <w:r>
        <w:rPr>
          <w:rFonts w:ascii="Courier New" w:eastAsia="Courier New" w:hAnsi="Courier New" w:cs="Courier New"/>
          <w:color w:val="303641"/>
          <w:sz w:val="18"/>
          <w:szCs w:val="18"/>
        </w:rPr>
        <w:t>- All fields in English.</w:t>
      </w:r>
    </w:p>
    <w:p w14:paraId="17CD84BA" w14:textId="77777777" w:rsidR="00FF2FC6" w:rsidRDefault="00000000">
      <w:pPr>
        <w:shd w:val="clear" w:color="auto" w:fill="F6F4EE"/>
        <w:ind w:left="360"/>
      </w:pPr>
      <w:r>
        <w:rPr>
          <w:rFonts w:ascii="Courier New" w:eastAsia="Courier New" w:hAnsi="Courier New" w:cs="Courier New"/>
          <w:color w:val="303641"/>
          <w:sz w:val="18"/>
          <w:szCs w:val="18"/>
        </w:rPr>
        <w:t>- Output ONLY valid JSON, no preamble, no markdown fences.</w:t>
      </w:r>
    </w:p>
    <w:p w14:paraId="426995BB" w14:textId="77777777" w:rsidR="00FF2FC6" w:rsidRDefault="00000000">
      <w:pPr>
        <w:pStyle w:val="3"/>
      </w:pPr>
      <w:r>
        <w:t>§4.3.4 Gemini API 呼出パラメータ (text)</w:t>
      </w:r>
    </w:p>
    <w:p w14:paraId="67A20FAE" w14:textId="77777777" w:rsidR="00FF2FC6" w:rsidRDefault="00000000">
      <w:pPr>
        <w:shd w:val="clear" w:color="auto" w:fill="F6F4EE"/>
        <w:ind w:left="360"/>
      </w:pPr>
      <w:r>
        <w:rPr>
          <w:rFonts w:ascii="Courier New" w:eastAsia="Courier New" w:hAnsi="Courier New" w:cs="Courier New"/>
          <w:color w:val="303641"/>
          <w:sz w:val="18"/>
          <w:szCs w:val="18"/>
        </w:rPr>
        <w:t>GEMINI_TEXT_MODEL = "gemini-2.5-flash"</w:t>
      </w:r>
    </w:p>
    <w:p w14:paraId="4F4083D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90FA693" w14:textId="77777777" w:rsidR="00FF2FC6" w:rsidRDefault="00000000">
      <w:pPr>
        <w:shd w:val="clear" w:color="auto" w:fill="F6F4EE"/>
        <w:ind w:left="360"/>
      </w:pPr>
      <w:r>
        <w:rPr>
          <w:rFonts w:ascii="Courier New" w:eastAsia="Courier New" w:hAnsi="Courier New" w:cs="Courier New"/>
          <w:color w:val="303641"/>
          <w:sz w:val="18"/>
          <w:szCs w:val="18"/>
        </w:rPr>
        <w:t>generation_config = {</w:t>
      </w:r>
    </w:p>
    <w:p w14:paraId="687647D1" w14:textId="77777777" w:rsidR="00FF2FC6" w:rsidRDefault="00000000">
      <w:pPr>
        <w:shd w:val="clear" w:color="auto" w:fill="F6F4EE"/>
        <w:ind w:left="360"/>
      </w:pPr>
      <w:r>
        <w:rPr>
          <w:rFonts w:ascii="Courier New" w:eastAsia="Courier New" w:hAnsi="Courier New" w:cs="Courier New"/>
          <w:color w:val="303641"/>
          <w:sz w:val="18"/>
          <w:szCs w:val="18"/>
        </w:rPr>
        <w:t xml:space="preserve">    "temperature": 0,                      # 決定論的抽出</w:t>
      </w:r>
    </w:p>
    <w:p w14:paraId="1CAE04DB" w14:textId="77777777" w:rsidR="00FF2FC6" w:rsidRDefault="00000000">
      <w:pPr>
        <w:shd w:val="clear" w:color="auto" w:fill="F6F4EE"/>
        <w:ind w:left="360"/>
      </w:pPr>
      <w:r>
        <w:rPr>
          <w:rFonts w:ascii="Courier New" w:eastAsia="Courier New" w:hAnsi="Courier New" w:cs="Courier New"/>
          <w:color w:val="303641"/>
          <w:sz w:val="18"/>
          <w:szCs w:val="18"/>
        </w:rPr>
        <w:t xml:space="preserve">    "max_output_tokens": 300,              # JSON は 200 tok 程度で収まる想定</w:t>
      </w:r>
    </w:p>
    <w:p w14:paraId="5AFCF68F" w14:textId="77777777" w:rsidR="00FF2FC6" w:rsidRDefault="00000000">
      <w:pPr>
        <w:shd w:val="clear" w:color="auto" w:fill="F6F4EE"/>
        <w:ind w:left="360"/>
      </w:pPr>
      <w:r>
        <w:rPr>
          <w:rFonts w:ascii="Courier New" w:eastAsia="Courier New" w:hAnsi="Courier New" w:cs="Courier New"/>
          <w:color w:val="303641"/>
          <w:sz w:val="18"/>
          <w:szCs w:val="18"/>
        </w:rPr>
        <w:t xml:space="preserve">    "response_mime_type": "application/json",  # JSON モード強制</w:t>
      </w:r>
    </w:p>
    <w:p w14:paraId="358BC436" w14:textId="77777777" w:rsidR="00FF2FC6" w:rsidRDefault="00000000">
      <w:pPr>
        <w:shd w:val="clear" w:color="auto" w:fill="F6F4EE"/>
        <w:ind w:left="360"/>
      </w:pPr>
      <w:r>
        <w:rPr>
          <w:rFonts w:ascii="Courier New" w:eastAsia="Courier New" w:hAnsi="Courier New" w:cs="Courier New"/>
          <w:color w:val="303641"/>
          <w:sz w:val="18"/>
          <w:szCs w:val="18"/>
        </w:rPr>
        <w:t>}</w:t>
      </w:r>
    </w:p>
    <w:p w14:paraId="4DF3138C" w14:textId="77777777" w:rsidR="00FF2FC6" w:rsidRDefault="00000000">
      <w:pPr>
        <w:spacing w:after="120"/>
      </w:pPr>
      <w:r>
        <w:rPr>
          <w:rFonts w:eastAsia="Helvetica Neue"/>
          <w:b/>
          <w:bCs/>
          <w:color w:val="A86A1A"/>
        </w:rPr>
        <w:t>【v1.3 既知課題】 上記 max_output_tokens=300 は、Gemini 2.5 Flash の thinking mode (thoughtsTokenCount ≈ 285) で枯渇することが 2026-04-22 の実配信検証で判明。§8.1 / §9.1 参</w:t>
        <w:lastRenderedPageBreak/>
        <w:t>照。</w:t>
      </w:r>
    </w:p>
    <w:p w14:paraId="0141CA17" w14:textId="77777777" w:rsidR="00FF2FC6" w:rsidRDefault="00000000">
      <w:pPr>
        <w:pStyle w:val="3"/>
      </w:pPr>
      <w:r>
        <w:t>§4.3.5 Summary の境界明示 (prompt injection 防御)</w:t>
      </w:r>
    </w:p>
    <w:p w14:paraId="53F27ADE" w14:textId="77777777" w:rsidR="00FF2FC6" w:rsidRDefault="00000000">
      <w:pPr>
        <w:spacing w:after="120"/>
      </w:pPr>
      <w:r>
        <w:rPr>
          <w:rFonts w:eastAsia="Helvetica Neue"/>
        </w:rPr>
        <w:t>User message 側で summary を """ で囲む:</w:t>
      </w:r>
    </w:p>
    <w:p w14:paraId="18607E6E" w14:textId="77777777" w:rsidR="00FF2FC6" w:rsidRDefault="00000000">
      <w:pPr>
        <w:shd w:val="clear" w:color="auto" w:fill="F6F4EE"/>
        <w:ind w:left="360"/>
      </w:pPr>
      <w:r>
        <w:rPr>
          <w:rFonts w:ascii="Courier New" w:eastAsia="Courier New" w:hAnsi="Courier New" w:cs="Courier New"/>
          <w:color w:val="303641"/>
          <w:sz w:val="18"/>
          <w:szCs w:val="18"/>
        </w:rPr>
        <w:t>user_message = f'''Extract the visual concept from the following article summary:</w:t>
      </w:r>
    </w:p>
    <w:p w14:paraId="48DEF07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BBCE3E5" w14:textId="77777777" w:rsidR="00FF2FC6" w:rsidRDefault="00000000">
      <w:pPr>
        <w:shd w:val="clear" w:color="auto" w:fill="F6F4EE"/>
        <w:ind w:left="360"/>
      </w:pPr>
      <w:r>
        <w:rPr>
          <w:rFonts w:ascii="Courier New" w:eastAsia="Courier New" w:hAnsi="Courier New" w:cs="Courier New"/>
          <w:color w:val="303641"/>
          <w:sz w:val="18"/>
          <w:szCs w:val="18"/>
        </w:rPr>
        <w:t>"""</w:t>
      </w:r>
    </w:p>
    <w:p w14:paraId="087FA508" w14:textId="77777777" w:rsidR="00FF2FC6" w:rsidRDefault="00000000">
      <w:pPr>
        <w:shd w:val="clear" w:color="auto" w:fill="F6F4EE"/>
        <w:ind w:left="360"/>
      </w:pPr>
      <w:r>
        <w:rPr>
          <w:rFonts w:ascii="Courier New" w:eastAsia="Courier New" w:hAnsi="Courier New" w:cs="Courier New"/>
          <w:color w:val="303641"/>
          <w:sz w:val="18"/>
          <w:szCs w:val="18"/>
        </w:rPr>
        <w:t>{summary}</w:t>
      </w:r>
    </w:p>
    <w:p w14:paraId="23EAD968" w14:textId="77777777" w:rsidR="00FF2FC6" w:rsidRDefault="00000000">
      <w:pPr>
        <w:shd w:val="clear" w:color="auto" w:fill="F6F4EE"/>
        <w:ind w:left="360"/>
      </w:pPr>
      <w:r>
        <w:rPr>
          <w:rFonts w:ascii="Courier New" w:eastAsia="Courier New" w:hAnsi="Courier New" w:cs="Courier New"/>
          <w:color w:val="303641"/>
          <w:sz w:val="18"/>
          <w:szCs w:val="18"/>
        </w:rPr>
        <w:t>"""</w:t>
      </w:r>
    </w:p>
    <w:p w14:paraId="03A338C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7C62DDE" w14:textId="77777777" w:rsidR="00FF2FC6" w:rsidRDefault="00000000">
      <w:pPr>
        <w:shd w:val="clear" w:color="auto" w:fill="F6F4EE"/>
        <w:ind w:left="360"/>
      </w:pPr>
      <w:r>
        <w:rPr>
          <w:rFonts w:ascii="Courier New" w:eastAsia="Courier New" w:hAnsi="Courier New" w:cs="Courier New"/>
          <w:color w:val="303641"/>
          <w:sz w:val="18"/>
          <w:szCs w:val="18"/>
        </w:rPr>
        <w:t>Output JSON only.'''</w:t>
      </w:r>
    </w:p>
    <w:p w14:paraId="78DA75FC" w14:textId="77777777" w:rsidR="00FF2FC6" w:rsidRDefault="00000000">
      <w:r>
        <w:br w:type="page"/>
      </w:r>
    </w:p>
    <w:p w14:paraId="6FED4AAA" w14:textId="77777777" w:rsidR="00FF2FC6" w:rsidRDefault="00000000">
      <w:pPr>
        <w:pStyle w:val="2"/>
      </w:pPr>
      <w:r>
        <w:lastRenderedPageBreak/>
        <w:t>§4.4 媒体別スタイル辞書 — 7 媒体・3 カテゴリ</w:t>
      </w:r>
    </w:p>
    <w:p w14:paraId="7D566134" w14:textId="77777777" w:rsidR="00FF2FC6" w:rsidRDefault="00000000">
      <w:pPr>
        <w:spacing w:after="120"/>
      </w:pPr>
      <w:r>
        <w:rPr>
          <w:rFonts w:eastAsia="Helvetica Neue"/>
        </w:rPr>
        <w:t>scripts/generate_hero_image.py の先頭に STYLE_DICTIONARY として定義。新媒体追加時は本定数 1 箇所を編集するだけで対応可能な設計。</w:t>
      </w:r>
    </w:p>
    <w:p w14:paraId="75DBF50F" w14:textId="77777777" w:rsidR="00FF2FC6" w:rsidRDefault="00000000">
      <w:pPr>
        <w:pStyle w:val="3"/>
      </w:pPr>
      <w:r>
        <w:t>§4.4.1 Editorial カテゴリ (エディトリアル風刺画)</w:t>
      </w:r>
    </w:p>
    <w:p w14:paraId="12553351" w14:textId="77777777" w:rsidR="00FF2FC6" w:rsidRDefault="00000000">
      <w:pPr>
        <w:shd w:val="clear" w:color="auto" w:fill="F6F4EE"/>
        <w:ind w:left="360"/>
      </w:pPr>
      <w:r>
        <w:rPr>
          <w:rFonts w:ascii="Courier New" w:eastAsia="Courier New" w:hAnsi="Courier New" w:cs="Courier New"/>
          <w:color w:val="303641"/>
          <w:sz w:val="18"/>
          <w:szCs w:val="18"/>
        </w:rPr>
        <w:t>STYLE_DICTIONARY["wsj"] = {</w:t>
      </w:r>
    </w:p>
    <w:p w14:paraId="699E6F6F"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7E25DA53"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0D359CAA" w14:textId="77777777" w:rsidR="00FF2FC6" w:rsidRDefault="00000000">
      <w:pPr>
        <w:shd w:val="clear" w:color="auto" w:fill="F6F4EE"/>
        <w:ind w:left="360"/>
      </w:pPr>
      <w:r>
        <w:rPr>
          <w:rFonts w:ascii="Courier New" w:eastAsia="Courier New" w:hAnsi="Courier New" w:cs="Courier New"/>
          <w:color w:val="303641"/>
          <w:sz w:val="18"/>
          <w:szCs w:val="18"/>
        </w:rPr>
        <w:t xml:space="preserve">        "traditional editorial illustration, sophisticated conceptual metaphor, "</w:t>
      </w:r>
    </w:p>
    <w:p w14:paraId="5CC7D8A2" w14:textId="77777777" w:rsidR="00FF2FC6" w:rsidRDefault="00000000">
      <w:pPr>
        <w:shd w:val="clear" w:color="auto" w:fill="F6F4EE"/>
        <w:ind w:left="360"/>
      </w:pPr>
      <w:r>
        <w:rPr>
          <w:rFonts w:ascii="Courier New" w:eastAsia="Courier New" w:hAnsi="Courier New" w:cs="Courier New"/>
          <w:color w:val="303641"/>
          <w:sz w:val="18"/>
          <w:szCs w:val="18"/>
        </w:rPr>
        <w:t xml:space="preserve">        "muted earth tones, subtle crosshatching texture, "</w:t>
      </w:r>
    </w:p>
    <w:p w14:paraId="79CEA580" w14:textId="77777777" w:rsidR="00FF2FC6" w:rsidRDefault="00000000">
      <w:pPr>
        <w:shd w:val="clear" w:color="auto" w:fill="F6F4EE"/>
        <w:ind w:left="360"/>
      </w:pPr>
      <w:r>
        <w:rPr>
          <w:rFonts w:ascii="Courier New" w:eastAsia="Courier New" w:hAnsi="Courier New" w:cs="Courier New"/>
          <w:color w:val="303641"/>
          <w:sz w:val="18"/>
          <w:szCs w:val="18"/>
        </w:rPr>
        <w:t xml:space="preserve">        "reminiscent of The Wall Street Journal opinion pages"</w:t>
      </w:r>
    </w:p>
    <w:p w14:paraId="07B019D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9DCD83A" w14:textId="77777777" w:rsidR="00FF2FC6" w:rsidRDefault="00000000">
      <w:pPr>
        <w:shd w:val="clear" w:color="auto" w:fill="F6F4EE"/>
        <w:ind w:left="360"/>
      </w:pPr>
      <w:r>
        <w:rPr>
          <w:rFonts w:ascii="Courier New" w:eastAsia="Courier New" w:hAnsi="Courier New" w:cs="Courier New"/>
          <w:color w:val="303641"/>
          <w:sz w:val="18"/>
          <w:szCs w:val="18"/>
        </w:rPr>
        <w:t xml:space="preserve">    "tone": "serious, weighty, intellectually refined",</w:t>
      </w:r>
    </w:p>
    <w:p w14:paraId="785FF199" w14:textId="77777777" w:rsidR="00FF2FC6" w:rsidRDefault="00000000">
      <w:pPr>
        <w:shd w:val="clear" w:color="auto" w:fill="F6F4EE"/>
        <w:ind w:left="360"/>
      </w:pPr>
      <w:r>
        <w:rPr>
          <w:rFonts w:ascii="Courier New" w:eastAsia="Courier New" w:hAnsi="Courier New" w:cs="Courier New"/>
          <w:color w:val="303641"/>
          <w:sz w:val="18"/>
          <w:szCs w:val="18"/>
        </w:rPr>
        <w:t>}</w:t>
      </w:r>
    </w:p>
    <w:p w14:paraId="13C4743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2AA4E25" w14:textId="77777777" w:rsidR="00FF2FC6" w:rsidRDefault="00000000">
      <w:pPr>
        <w:shd w:val="clear" w:color="auto" w:fill="F6F4EE"/>
        <w:ind w:left="360"/>
      </w:pPr>
      <w:r>
        <w:rPr>
          <w:rFonts w:ascii="Courier New" w:eastAsia="Courier New" w:hAnsi="Courier New" w:cs="Courier New"/>
          <w:color w:val="303641"/>
          <w:sz w:val="18"/>
          <w:szCs w:val="18"/>
        </w:rPr>
        <w:t>STYLE_DICTIONARY["nyt-bn"] = {</w:t>
      </w:r>
    </w:p>
    <w:p w14:paraId="0A84D330"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24A68193"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22C5B387" w14:textId="77777777" w:rsidR="00FF2FC6" w:rsidRDefault="00000000">
      <w:pPr>
        <w:shd w:val="clear" w:color="auto" w:fill="F6F4EE"/>
        <w:ind w:left="360"/>
      </w:pPr>
      <w:r>
        <w:rPr>
          <w:rFonts w:ascii="Courier New" w:eastAsia="Courier New" w:hAnsi="Courier New" w:cs="Courier New"/>
          <w:color w:val="303641"/>
          <w:sz w:val="18"/>
          <w:szCs w:val="18"/>
        </w:rPr>
        <w:t xml:space="preserve">        "modern editorial illustration, bold conceptual metaphor, "</w:t>
      </w:r>
    </w:p>
    <w:p w14:paraId="158514B1" w14:textId="77777777" w:rsidR="00FF2FC6" w:rsidRDefault="00000000">
      <w:pPr>
        <w:shd w:val="clear" w:color="auto" w:fill="F6F4EE"/>
        <w:ind w:left="360"/>
      </w:pPr>
      <w:r>
        <w:rPr>
          <w:rFonts w:ascii="Courier New" w:eastAsia="Courier New" w:hAnsi="Courier New" w:cs="Courier New"/>
          <w:color w:val="303641"/>
          <w:sz w:val="18"/>
          <w:szCs w:val="18"/>
        </w:rPr>
        <w:t xml:space="preserve">        "limited color palette with one accent color, clean composition, "</w:t>
      </w:r>
    </w:p>
    <w:p w14:paraId="2D778B31" w14:textId="77777777" w:rsidR="00FF2FC6" w:rsidRDefault="00000000">
      <w:pPr>
        <w:shd w:val="clear" w:color="auto" w:fill="F6F4EE"/>
        <w:ind w:left="360"/>
      </w:pPr>
      <w:r>
        <w:rPr>
          <w:rFonts w:ascii="Courier New" w:eastAsia="Courier New" w:hAnsi="Courier New" w:cs="Courier New"/>
          <w:color w:val="303641"/>
          <w:sz w:val="18"/>
          <w:szCs w:val="18"/>
        </w:rPr>
        <w:t xml:space="preserve">        "reminiscent of New York Times front-page art"</w:t>
      </w:r>
    </w:p>
    <w:p w14:paraId="5E2395D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637438D" w14:textId="77777777" w:rsidR="00FF2FC6" w:rsidRDefault="00000000">
      <w:pPr>
        <w:shd w:val="clear" w:color="auto" w:fill="F6F4EE"/>
        <w:ind w:left="360"/>
      </w:pPr>
      <w:r>
        <w:rPr>
          <w:rFonts w:ascii="Courier New" w:eastAsia="Courier New" w:hAnsi="Courier New" w:cs="Courier New"/>
          <w:color w:val="303641"/>
          <w:sz w:val="18"/>
          <w:szCs w:val="18"/>
        </w:rPr>
        <w:t xml:space="preserve">    "tone": "urgent, contemporary, journalistic",</w:t>
      </w:r>
    </w:p>
    <w:p w14:paraId="61273CC8" w14:textId="77777777" w:rsidR="00FF2FC6" w:rsidRDefault="00000000">
      <w:pPr>
        <w:shd w:val="clear" w:color="auto" w:fill="F6F4EE"/>
        <w:ind w:left="360"/>
      </w:pPr>
      <w:r>
        <w:rPr>
          <w:rFonts w:ascii="Courier New" w:eastAsia="Courier New" w:hAnsi="Courier New" w:cs="Courier New"/>
          <w:color w:val="303641"/>
          <w:sz w:val="18"/>
          <w:szCs w:val="18"/>
        </w:rPr>
        <w:t>}</w:t>
      </w:r>
    </w:p>
    <w:p w14:paraId="3953A63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91C527D" w14:textId="77777777" w:rsidR="00FF2FC6" w:rsidRDefault="00000000">
      <w:pPr>
        <w:shd w:val="clear" w:color="auto" w:fill="F6F4EE"/>
        <w:ind w:left="360"/>
      </w:pPr>
      <w:r>
        <w:rPr>
          <w:rFonts w:ascii="Courier New" w:eastAsia="Courier New" w:hAnsi="Courier New" w:cs="Courier New"/>
          <w:color w:val="303641"/>
          <w:sz w:val="18"/>
          <w:szCs w:val="18"/>
        </w:rPr>
        <w:t>STYLE_DICTIONARY["nyt-op"] = {</w:t>
      </w:r>
    </w:p>
    <w:p w14:paraId="2E955C54"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3303D0F7"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34747464" w14:textId="77777777" w:rsidR="00FF2FC6" w:rsidRDefault="00000000">
      <w:pPr>
        <w:shd w:val="clear" w:color="auto" w:fill="F6F4EE"/>
        <w:ind w:left="360"/>
      </w:pPr>
      <w:r>
        <w:rPr>
          <w:rFonts w:ascii="Courier New" w:eastAsia="Courier New" w:hAnsi="Courier New" w:cs="Courier New"/>
          <w:color w:val="303641"/>
          <w:sz w:val="18"/>
          <w:szCs w:val="18"/>
        </w:rPr>
        <w:t xml:space="preserve">        "bold contemporary satirical illustration, daring conceptual metaphor, "</w:t>
      </w:r>
    </w:p>
    <w:p w14:paraId="72A1DFF1" w14:textId="77777777" w:rsidR="00FF2FC6" w:rsidRDefault="00000000">
      <w:pPr>
        <w:shd w:val="clear" w:color="auto" w:fill="F6F4EE"/>
        <w:ind w:left="360"/>
      </w:pPr>
      <w:r>
        <w:rPr>
          <w:rFonts w:ascii="Courier New" w:eastAsia="Courier New" w:hAnsi="Courier New" w:cs="Courier New"/>
          <w:color w:val="303641"/>
          <w:sz w:val="18"/>
          <w:szCs w:val="18"/>
        </w:rPr>
        <w:t xml:space="preserve">        "high-contrast color blocks, reminiscent of New York Times Op-Ed section"</w:t>
      </w:r>
    </w:p>
    <w:p w14:paraId="4719028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583F1E8" w14:textId="77777777" w:rsidR="00FF2FC6" w:rsidRDefault="00000000">
      <w:pPr>
        <w:shd w:val="clear" w:color="auto" w:fill="F6F4EE"/>
        <w:ind w:left="360"/>
      </w:pPr>
      <w:r>
        <w:rPr>
          <w:rFonts w:ascii="Courier New" w:eastAsia="Courier New" w:hAnsi="Courier New" w:cs="Courier New"/>
          <w:color w:val="303641"/>
          <w:sz w:val="18"/>
          <w:szCs w:val="18"/>
        </w:rPr>
        <w:t xml:space="preserve">    "tone": "provocative, opinionated, modern",</w:t>
      </w:r>
    </w:p>
    <w:p w14:paraId="51E40F79" w14:textId="77777777" w:rsidR="00FF2FC6" w:rsidRDefault="00000000">
      <w:pPr>
        <w:shd w:val="clear" w:color="auto" w:fill="F6F4EE"/>
        <w:ind w:left="360"/>
      </w:pPr>
      <w:r>
        <w:rPr>
          <w:rFonts w:ascii="Courier New" w:eastAsia="Courier New" w:hAnsi="Courier New" w:cs="Courier New"/>
          <w:color w:val="303641"/>
          <w:sz w:val="18"/>
          <w:szCs w:val="18"/>
        </w:rPr>
        <w:t>}</w:t>
      </w:r>
    </w:p>
    <w:p w14:paraId="353265A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972A98F" w14:textId="77777777" w:rsidR="00FF2FC6" w:rsidRDefault="00000000">
      <w:pPr>
        <w:shd w:val="clear" w:color="auto" w:fill="F6F4EE"/>
        <w:ind w:left="360"/>
      </w:pPr>
      <w:r>
        <w:rPr>
          <w:rFonts w:ascii="Courier New" w:eastAsia="Courier New" w:hAnsi="Courier New" w:cs="Courier New"/>
          <w:color w:val="303641"/>
          <w:sz w:val="18"/>
          <w:szCs w:val="18"/>
        </w:rPr>
        <w:t>STYLE_DICTIONARY["buysiders"] = {</w:t>
      </w:r>
    </w:p>
    <w:p w14:paraId="6EDFB062"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167E8CDA"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0FEE343B" w14:textId="77777777" w:rsidR="00FF2FC6" w:rsidRDefault="00000000">
      <w:pPr>
        <w:shd w:val="clear" w:color="auto" w:fill="F6F4EE"/>
        <w:ind w:left="360"/>
      </w:pPr>
      <w:r>
        <w:rPr>
          <w:rFonts w:ascii="Courier New" w:eastAsia="Courier New" w:hAnsi="Courier New" w:cs="Courier New"/>
          <w:color w:val="303641"/>
          <w:sz w:val="18"/>
          <w:szCs w:val="18"/>
        </w:rPr>
        <w:t xml:space="preserve">        "financial editorial illustration, M&amp;A metaphor imagery "</w:t>
      </w:r>
    </w:p>
    <w:p w14:paraId="40567547" w14:textId="77777777" w:rsidR="00FF2FC6" w:rsidRDefault="00000000">
      <w:pPr>
        <w:shd w:val="clear" w:color="auto" w:fill="F6F4EE"/>
        <w:ind w:left="360"/>
      </w:pPr>
      <w:r>
        <w:rPr>
          <w:rFonts w:ascii="Courier New" w:eastAsia="Courier New" w:hAnsi="Courier New" w:cs="Courier New"/>
          <w:color w:val="303641"/>
          <w:sz w:val="18"/>
          <w:szCs w:val="18"/>
        </w:rPr>
        <w:t xml:space="preserve">        "(handshakes, merging shapes, chessboards), "</w:t>
      </w:r>
    </w:p>
    <w:p w14:paraId="4FDE0753" w14:textId="77777777" w:rsidR="00FF2FC6" w:rsidRDefault="00000000">
      <w:pPr>
        <w:shd w:val="clear" w:color="auto" w:fill="F6F4EE"/>
        <w:ind w:left="360"/>
      </w:pPr>
      <w:r>
        <w:rPr>
          <w:rFonts w:ascii="Courier New" w:eastAsia="Courier New" w:hAnsi="Courier New" w:cs="Courier New"/>
          <w:color w:val="303641"/>
          <w:sz w:val="18"/>
          <w:szCs w:val="18"/>
        </w:rPr>
        <w:t xml:space="preserve">        "navy and gold palette, sophisticated minimalism"</w:t>
      </w:r>
    </w:p>
    <w:p w14:paraId="13CBCF8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CE50F64" w14:textId="77777777" w:rsidR="00FF2FC6" w:rsidRDefault="00000000">
      <w:pPr>
        <w:shd w:val="clear" w:color="auto" w:fill="F6F4EE"/>
        <w:ind w:left="360"/>
      </w:pPr>
      <w:r>
        <w:rPr>
          <w:rFonts w:ascii="Courier New" w:eastAsia="Courier New" w:hAnsi="Courier New" w:cs="Courier New"/>
          <w:color w:val="303641"/>
          <w:sz w:val="18"/>
          <w:szCs w:val="18"/>
        </w:rPr>
        <w:t xml:space="preserve">    "tone": "corporate, strategic, high-stakes",</w:t>
      </w:r>
    </w:p>
    <w:p w14:paraId="4A8C1C49" w14:textId="77777777" w:rsidR="00FF2FC6" w:rsidRDefault="00000000">
      <w:pPr>
        <w:shd w:val="clear" w:color="auto" w:fill="F6F4EE"/>
        <w:ind w:left="360"/>
      </w:pPr>
      <w:r>
        <w:rPr>
          <w:rFonts w:ascii="Courier New" w:eastAsia="Courier New" w:hAnsi="Courier New" w:cs="Courier New"/>
          <w:color w:val="303641"/>
          <w:sz w:val="18"/>
          <w:szCs w:val="18"/>
        </w:rPr>
        <w:t>}</w:t>
      </w:r>
    </w:p>
    <w:p w14:paraId="7C25F5C1" w14:textId="77777777" w:rsidR="00FF2FC6" w:rsidRDefault="00000000">
      <w:pPr>
        <w:pStyle w:val="3"/>
      </w:pPr>
      <w:r>
        <w:t>§4.4.2 Lifestyle カテゴリ (モダンフラットアート)</w:t>
      </w:r>
    </w:p>
    <w:p w14:paraId="5751FA21" w14:textId="77777777" w:rsidR="00FF2FC6" w:rsidRDefault="00000000">
      <w:pPr>
        <w:shd w:val="clear" w:color="auto" w:fill="F6F4EE"/>
        <w:ind w:left="360"/>
      </w:pPr>
      <w:r>
        <w:rPr>
          <w:rFonts w:ascii="Courier New" w:eastAsia="Courier New" w:hAnsi="Courier New" w:cs="Courier New"/>
          <w:color w:val="303641"/>
          <w:sz w:val="18"/>
          <w:szCs w:val="18"/>
        </w:rPr>
        <w:t>STYLE_DICTIONARY["skift"] = {</w:t>
      </w:r>
    </w:p>
    <w:p w14:paraId="7EF597FB"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"lifestyle",</w:t>
      </w:r>
    </w:p>
    <w:p w14:paraId="2ED469C7"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25EAB8DB" w14:textId="77777777" w:rsidR="00FF2FC6" w:rsidRDefault="00000000">
      <w:pPr>
        <w:shd w:val="clear" w:color="auto" w:fill="F6F4EE"/>
        <w:ind w:left="360"/>
      </w:pPr>
      <w:r>
        <w:rPr>
          <w:rFonts w:ascii="Courier New" w:eastAsia="Courier New" w:hAnsi="Courier New" w:cs="Courier New"/>
          <w:color w:val="303641"/>
          <w:sz w:val="18"/>
          <w:szCs w:val="18"/>
        </w:rPr>
        <w:t xml:space="preserve">        "modern flat digital illustration, textured brush strokes, "</w:t>
      </w:r>
    </w:p>
    <w:p w14:paraId="38C280ED" w14:textId="77777777" w:rsidR="00FF2FC6" w:rsidRDefault="00000000">
      <w:pPr>
        <w:shd w:val="clear" w:color="auto" w:fill="F6F4EE"/>
        <w:ind w:left="360"/>
      </w:pPr>
      <w:r>
        <w:rPr>
          <w:rFonts w:ascii="Courier New" w:eastAsia="Courier New" w:hAnsi="Courier New" w:cs="Courier New"/>
          <w:color w:val="303641"/>
          <w:sz w:val="18"/>
          <w:szCs w:val="18"/>
        </w:rPr>
        <w:t xml:space="preserve">        "soft gradients, travel and hospitality scenes, "</w:t>
      </w:r>
    </w:p>
    <w:p w14:paraId="18D8D5FF" w14:textId="77777777" w:rsidR="00FF2FC6" w:rsidRDefault="00000000">
      <w:pPr>
        <w:shd w:val="clear" w:color="auto" w:fill="F6F4EE"/>
        <w:ind w:left="360"/>
      </w:pPr>
      <w:r>
        <w:rPr>
          <w:rFonts w:ascii="Courier New" w:eastAsia="Courier New" w:hAnsi="Courier New" w:cs="Courier New"/>
          <w:color w:val="303641"/>
          <w:sz w:val="18"/>
          <w:szCs w:val="18"/>
        </w:rPr>
        <w:t xml:space="preserve">        "serene atmosphere, clean and aspirational"</w:t>
      </w:r>
    </w:p>
    <w:p w14:paraId="51965F9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0DD25E7" w14:textId="77777777" w:rsidR="00FF2FC6" w:rsidRDefault="00000000">
      <w:pPr>
        <w:shd w:val="clear" w:color="auto" w:fill="F6F4EE"/>
        <w:ind w:left="360"/>
      </w:pPr>
      <w:r>
        <w:rPr>
          <w:rFonts w:ascii="Courier New" w:eastAsia="Courier New" w:hAnsi="Courier New" w:cs="Courier New"/>
          <w:color w:val="303641"/>
          <w:sz w:val="18"/>
          <w:szCs w:val="18"/>
        </w:rPr>
        <w:t xml:space="preserve">    "tone": "optimistic, aspirational, polished",</w:t>
      </w:r>
    </w:p>
    <w:p w14:paraId="0F03DBCC" w14:textId="77777777" w:rsidR="00FF2FC6" w:rsidRDefault="00000000">
      <w:pPr>
        <w:shd w:val="clear" w:color="auto" w:fill="F6F4EE"/>
        <w:ind w:left="360"/>
      </w:pPr>
      <w:r>
        <w:rPr>
          <w:rFonts w:ascii="Courier New" w:eastAsia="Courier New" w:hAnsi="Courier New" w:cs="Courier New"/>
          <w:color w:val="303641"/>
          <w:sz w:val="18"/>
          <w:szCs w:val="18"/>
        </w:rPr>
        <w:t>}</w:t>
      </w:r>
    </w:p>
    <w:p w14:paraId="2213E28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FE5F81B" w14:textId="77777777" w:rsidR="00FF2FC6" w:rsidRDefault="00000000">
      <w:pPr>
        <w:shd w:val="clear" w:color="auto" w:fill="F6F4EE"/>
        <w:ind w:left="360"/>
      </w:pPr>
      <w:r>
        <w:rPr>
          <w:rFonts w:ascii="Courier New" w:eastAsia="Courier New" w:hAnsi="Courier New" w:cs="Courier New"/>
          <w:color w:val="303641"/>
          <w:sz w:val="18"/>
          <w:szCs w:val="18"/>
        </w:rPr>
        <w:t>STYLE_DICTIONARY["business-insider"] = {</w:t>
      </w:r>
    </w:p>
    <w:p w14:paraId="646C244F"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"lifestyle",</w:t>
      </w:r>
    </w:p>
    <w:p w14:paraId="23B9D852"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2BAC91AA" w14:textId="77777777" w:rsidR="00FF2FC6" w:rsidRDefault="00000000">
      <w:pPr>
        <w:shd w:val="clear" w:color="auto" w:fill="F6F4EE"/>
        <w:ind w:left="360"/>
      </w:pPr>
      <w:r>
        <w:rPr>
          <w:rFonts w:ascii="Courier New" w:eastAsia="Courier New" w:hAnsi="Courier New" w:cs="Courier New"/>
          <w:color w:val="303641"/>
          <w:sz w:val="18"/>
          <w:szCs w:val="18"/>
        </w:rPr>
        <w:t xml:space="preserve">        "modern flat digital illustration, textured brush strokes, "</w:t>
      </w:r>
    </w:p>
    <w:p w14:paraId="165CF25D" w14:textId="77777777" w:rsidR="00FF2FC6" w:rsidRDefault="00000000">
      <w:pPr>
        <w:shd w:val="clear" w:color="auto" w:fill="F6F4EE"/>
        <w:ind w:left="360"/>
      </w:pPr>
      <w:r>
        <w:rPr>
          <w:rFonts w:ascii="Courier New" w:eastAsia="Courier New" w:hAnsi="Courier New" w:cs="Courier New"/>
          <w:color w:val="303641"/>
          <w:sz w:val="18"/>
          <w:szCs w:val="18"/>
        </w:rPr>
        <w:t xml:space="preserve">        "subtle gradients, contemporary urban or business scenes, "</w:t>
      </w:r>
    </w:p>
    <w:p w14:paraId="06CA97D4" w14:textId="77777777" w:rsidR="00FF2FC6" w:rsidRDefault="00000000">
      <w:pPr>
        <w:shd w:val="clear" w:color="auto" w:fill="F6F4EE"/>
        <w:ind w:left="360"/>
      </w:pPr>
      <w:r>
        <w:rPr>
          <w:rFonts w:ascii="Courier New" w:eastAsia="Courier New" w:hAnsi="Courier New" w:cs="Courier New"/>
          <w:color w:val="303641"/>
          <w:sz w:val="18"/>
          <w:szCs w:val="18"/>
        </w:rPr>
        <w:t xml:space="preserve">        "clean composition with tactile detail"</w:t>
      </w:r>
    </w:p>
    <w:p w14:paraId="252F62C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5ED4011" w14:textId="77777777" w:rsidR="00FF2FC6" w:rsidRDefault="00000000">
      <w:pPr>
        <w:shd w:val="clear" w:color="auto" w:fill="F6F4EE"/>
        <w:ind w:left="360"/>
      </w:pPr>
      <w:r>
        <w:rPr>
          <w:rFonts w:ascii="Courier New" w:eastAsia="Courier New" w:hAnsi="Courier New" w:cs="Courier New"/>
          <w:color w:val="303641"/>
          <w:sz w:val="18"/>
          <w:szCs w:val="18"/>
        </w:rPr>
        <w:t xml:space="preserve">    "tone": "accessible, contemporary, visually rich",</w:t>
      </w:r>
    </w:p>
    <w:p w14:paraId="19BF8280" w14:textId="77777777" w:rsidR="00FF2FC6" w:rsidRDefault="00000000">
      <w:pPr>
        <w:shd w:val="clear" w:color="auto" w:fill="F6F4EE"/>
        <w:ind w:left="360"/>
      </w:pPr>
      <w:r>
        <w:rPr>
          <w:rFonts w:ascii="Courier New" w:eastAsia="Courier New" w:hAnsi="Courier New" w:cs="Courier New"/>
          <w:color w:val="303641"/>
          <w:sz w:val="18"/>
          <w:szCs w:val="18"/>
        </w:rPr>
        <w:t>}</w:t>
      </w:r>
    </w:p>
    <w:p w14:paraId="62FE366C" w14:textId="77777777" w:rsidR="00FF2FC6" w:rsidRDefault="00000000">
      <w:pPr>
        <w:pStyle w:val="3"/>
      </w:pPr>
      <w:r>
        <w:lastRenderedPageBreak/>
        <w:t>§4.4.3 Editorial-playful カテゴリ</w:t>
      </w:r>
    </w:p>
    <w:p w14:paraId="4D7AC9D7" w14:textId="77777777" w:rsidR="00FF2FC6" w:rsidRDefault="00000000">
      <w:pPr>
        <w:shd w:val="clear" w:color="auto" w:fill="F6F4EE"/>
        <w:ind w:left="360"/>
      </w:pPr>
      <w:r>
        <w:rPr>
          <w:rFonts w:ascii="Courier New" w:eastAsia="Courier New" w:hAnsi="Courier New" w:cs="Courier New"/>
          <w:color w:val="303641"/>
          <w:sz w:val="18"/>
          <w:szCs w:val="18"/>
        </w:rPr>
        <w:t>STYLE_DICTIONARY["short-squeez"] = {</w:t>
      </w:r>
    </w:p>
    <w:p w14:paraId="7A9E1990"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"editorial-playful",</w:t>
      </w:r>
    </w:p>
    <w:p w14:paraId="1E47AF10"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3F13B521" w14:textId="77777777" w:rsidR="00FF2FC6" w:rsidRDefault="00000000">
      <w:pPr>
        <w:shd w:val="clear" w:color="auto" w:fill="F6F4EE"/>
        <w:ind w:left="360"/>
      </w:pPr>
      <w:r>
        <w:rPr>
          <w:rFonts w:ascii="Courier New" w:eastAsia="Courier New" w:hAnsi="Courier New" w:cs="Courier New"/>
          <w:color w:val="303641"/>
          <w:sz w:val="18"/>
          <w:szCs w:val="18"/>
        </w:rPr>
        <w:t xml:space="preserve">        "playful financial editorial illustration, Wall Street metaphor imagery, "</w:t>
      </w:r>
    </w:p>
    <w:p w14:paraId="7218954B" w14:textId="77777777" w:rsidR="00FF2FC6" w:rsidRDefault="00000000">
      <w:pPr>
        <w:shd w:val="clear" w:color="auto" w:fill="F6F4EE"/>
        <w:ind w:left="360"/>
      </w:pPr>
      <w:r>
        <w:rPr>
          <w:rFonts w:ascii="Courier New" w:eastAsia="Courier New" w:hAnsi="Courier New" w:cs="Courier New"/>
          <w:color w:val="303641"/>
          <w:sz w:val="18"/>
          <w:szCs w:val="18"/>
        </w:rPr>
        <w:t xml:space="preserve">        "slightly irreverent tone, clean vector-style with texture accents, "</w:t>
      </w:r>
    </w:p>
    <w:p w14:paraId="34244413" w14:textId="77777777" w:rsidR="00FF2FC6" w:rsidRDefault="00000000">
      <w:pPr>
        <w:shd w:val="clear" w:color="auto" w:fill="F6F4EE"/>
        <w:ind w:left="360"/>
      </w:pPr>
      <w:r>
        <w:rPr>
          <w:rFonts w:ascii="Courier New" w:eastAsia="Courier New" w:hAnsi="Courier New" w:cs="Courier New"/>
          <w:color w:val="303641"/>
          <w:sz w:val="18"/>
          <w:szCs w:val="18"/>
        </w:rPr>
        <w:t xml:space="preserve">        "tinted or textured backgrounds (cream, pale navy, warm gray)"</w:t>
      </w:r>
    </w:p>
    <w:p w14:paraId="6E54610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61BE286" w14:textId="77777777" w:rsidR="00FF2FC6" w:rsidRDefault="00000000">
      <w:pPr>
        <w:shd w:val="clear" w:color="auto" w:fill="F6F4EE"/>
        <w:ind w:left="360"/>
      </w:pPr>
      <w:r>
        <w:rPr>
          <w:rFonts w:ascii="Courier New" w:eastAsia="Courier New" w:hAnsi="Courier New" w:cs="Courier New"/>
          <w:color w:val="303641"/>
          <w:sz w:val="18"/>
          <w:szCs w:val="18"/>
        </w:rPr>
        <w:t xml:space="preserve">    "tone": "witty, finance-savvy, slightly irreverent",</w:t>
      </w:r>
    </w:p>
    <w:p w14:paraId="66CE0E5C" w14:textId="77777777" w:rsidR="00FF2FC6" w:rsidRDefault="00000000">
      <w:pPr>
        <w:shd w:val="clear" w:color="auto" w:fill="F6F4EE"/>
        <w:ind w:left="360"/>
      </w:pPr>
      <w:r>
        <w:rPr>
          <w:rFonts w:ascii="Courier New" w:eastAsia="Courier New" w:hAnsi="Courier New" w:cs="Courier New"/>
          <w:color w:val="303641"/>
          <w:sz w:val="18"/>
          <w:szCs w:val="18"/>
        </w:rPr>
        <w:t>}</w:t>
      </w:r>
    </w:p>
    <w:p w14:paraId="0A09DDE8" w14:textId="77777777" w:rsidR="00FF2FC6" w:rsidRDefault="00000000">
      <w:pPr>
        <w:pStyle w:val="3"/>
      </w:pPr>
      <w:r>
        <w:t>§4.4.4 運用上の注意</w:t>
      </w:r>
    </w:p>
    <w:p w14:paraId="3792B1C6" w14:textId="77777777" w:rsidR="00FF2FC6" w:rsidRDefault="00000000">
      <w:pPr>
        <w:pStyle w:val="a4"/>
        <w:numPr>
          <w:ilvl w:val="0"/>
          <w:numId w:val="2"/>
        </w:numPr>
        <w:spacing w:after="80"/>
      </w:pPr>
      <w:r>
        <w:rPr>
          <w:rFonts w:eastAsia="Helvetica Neue"/>
        </w:rPr>
        <w:t>economist は 2026-04-22 時点で日次配信実績ゼロ。実装後、配信が始まった段階で追加する。</w:t>
      </w:r>
    </w:p>
    <w:p w14:paraId="11BABE04" w14:textId="77777777" w:rsidR="00FF2FC6" w:rsidRDefault="00000000">
      <w:pPr>
        <w:pStyle w:val="a4"/>
        <w:numPr>
          <w:ilvl w:val="0"/>
          <w:numId w:val="2"/>
        </w:numPr>
        <w:spacing w:after="80"/>
      </w:pPr>
      <w:r>
        <w:rPr>
          <w:rFonts w:eastAsia="Helvetica Neue"/>
        </w:rPr>
        <w:t>新セクション追加時は、STYLE_DICTIONARY 1 箇所を編集するだけで対応可能な設計。</w:t>
      </w:r>
    </w:p>
    <w:p w14:paraId="44186510" w14:textId="77777777" w:rsidR="00FF2FC6" w:rsidRDefault="00000000">
      <w:pPr>
        <w:pStyle w:val="a4"/>
        <w:numPr>
          <w:ilvl w:val="0"/>
          <w:numId w:val="2"/>
        </w:numPr>
        <w:spacing w:after="80"/>
      </w:pPr>
      <w:r>
        <w:rPr>
          <w:rFonts w:eastAsia="Helvetica Neue"/>
        </w:rPr>
        <w:t>category は 3 種類 (editorial / editorial-playful / lifestyle) で固定。新カテゴリ追加時は build_hero_prompt() の分岐も同時に更新要。</w:t>
      </w:r>
    </w:p>
    <w:p w14:paraId="76E9E6D5" w14:textId="77777777" w:rsidR="00FF2FC6" w:rsidRDefault="00000000">
      <w:r>
        <w:br w:type="page"/>
      </w:r>
    </w:p>
    <w:p w14:paraId="06497949" w14:textId="77777777" w:rsidR="00FF2FC6" w:rsidRDefault="00000000">
      <w:pPr>
        <w:pStyle w:val="2"/>
      </w:pPr>
      <w:r>
        <w:lastRenderedPageBreak/>
        <w:t>§4.5 最終プロンプト組み立てロジック (build_hero_prompt)</w:t>
      </w:r>
    </w:p>
    <w:p w14:paraId="4BBE9B65" w14:textId="77777777" w:rsidR="00FF2FC6" w:rsidRDefault="00000000">
      <w:pPr>
        <w:spacing w:after="120"/>
      </w:pPr>
      <w:r>
        <w:rPr>
          <w:rFonts w:eastAsia="Helvetica Neue"/>
        </w:rPr>
        <w:t>名詞の順序を厳守する (先頭が最も強く描画に反映される)。1. PRIMARY SUBJECT / 2. METAPHORICAL CONTEXT / 3. CONTEXTUAL DETAIL / 4. STYLE / 5. CONSTRAINTS の 5 層構造。</w:t>
      </w:r>
    </w:p>
    <w:p w14:paraId="6A5C3C2B" w14:textId="77777777" w:rsidR="00FF2FC6" w:rsidRDefault="00000000">
      <w:pPr>
        <w:shd w:val="clear" w:color="auto" w:fill="F6F4EE"/>
        <w:ind w:left="360"/>
      </w:pPr>
      <w:r>
        <w:rPr>
          <w:rFonts w:ascii="Courier New" w:eastAsia="Courier New" w:hAnsi="Courier New" w:cs="Courier New"/>
          <w:color w:val="303641"/>
          <w:sz w:val="18"/>
          <w:szCs w:val="18"/>
        </w:rPr>
        <w:t>def build_hero_prompt(subject_noun: str, metaphor: str, context: str,</w:t>
      </w:r>
    </w:p>
    <w:p w14:paraId="6F7D2C96"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str, category: str) -&gt; str:</w:t>
      </w:r>
    </w:p>
    <w:p w14:paraId="3024771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1F8BBB2" w14:textId="77777777" w:rsidR="00FF2FC6" w:rsidRDefault="00000000">
      <w:pPr>
        <w:shd w:val="clear" w:color="auto" w:fill="F6F4EE"/>
        <w:ind w:left="360"/>
      </w:pPr>
      <w:r>
        <w:rPr>
          <w:rFonts w:ascii="Courier New" w:eastAsia="Courier New" w:hAnsi="Courier New" w:cs="Courier New"/>
          <w:color w:val="303641"/>
          <w:sz w:val="18"/>
          <w:szCs w:val="18"/>
        </w:rPr>
        <w:t xml:space="preserve">    Gemini 2.5 Flash Image 向けの最終プロンプトを組み立てる。</w:t>
      </w:r>
    </w:p>
    <w:p w14:paraId="3E453A1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0D22E19" w14:textId="77777777" w:rsidR="00FF2FC6" w:rsidRDefault="00000000">
      <w:pPr>
        <w:shd w:val="clear" w:color="auto" w:fill="F6F4EE"/>
        <w:ind w:left="360"/>
      </w:pPr>
      <w:r>
        <w:rPr>
          <w:rFonts w:ascii="Courier New" w:eastAsia="Courier New" w:hAnsi="Courier New" w:cs="Courier New"/>
          <w:color w:val="303641"/>
          <w:sz w:val="18"/>
          <w:szCs w:val="18"/>
        </w:rPr>
        <w:t xml:space="preserve">    CRITICAL: 名詞の順序厳守 (先頭が最も強く描画に反映される)</w:t>
      </w:r>
    </w:p>
    <w:p w14:paraId="1A3F1FDE" w14:textId="77777777" w:rsidR="00FF2FC6" w:rsidRDefault="00000000">
      <w:pPr>
        <w:shd w:val="clear" w:color="auto" w:fill="F6F4EE"/>
        <w:ind w:left="360"/>
      </w:pPr>
      <w:r>
        <w:rPr>
          <w:rFonts w:ascii="Courier New" w:eastAsia="Courier New" w:hAnsi="Courier New" w:cs="Courier New"/>
          <w:color w:val="303641"/>
          <w:sz w:val="18"/>
          <w:szCs w:val="18"/>
        </w:rPr>
        <w:t xml:space="preserve">    1. PRIMARY SUBJECT (主役の物体) - 最優先</w:t>
      </w:r>
    </w:p>
    <w:p w14:paraId="02B656A1" w14:textId="77777777" w:rsidR="00FF2FC6" w:rsidRDefault="00000000">
      <w:pPr>
        <w:shd w:val="clear" w:color="auto" w:fill="F6F4EE"/>
        <w:ind w:left="360"/>
      </w:pPr>
      <w:r>
        <w:rPr>
          <w:rFonts w:ascii="Courier New" w:eastAsia="Courier New" w:hAnsi="Courier New" w:cs="Courier New"/>
          <w:color w:val="303641"/>
          <w:sz w:val="18"/>
          <w:szCs w:val="18"/>
        </w:rPr>
        <w:t xml:space="preserve">    2. METAPHORICAL CONTEXT (比喩の文脈)</w:t>
      </w:r>
    </w:p>
    <w:p w14:paraId="28260856" w14:textId="77777777" w:rsidR="00FF2FC6" w:rsidRDefault="00000000">
      <w:pPr>
        <w:shd w:val="clear" w:color="auto" w:fill="F6F4EE"/>
        <w:ind w:left="360"/>
      </w:pPr>
      <w:r>
        <w:rPr>
          <w:rFonts w:ascii="Courier New" w:eastAsia="Courier New" w:hAnsi="Courier New" w:cs="Courier New"/>
          <w:color w:val="303641"/>
          <w:sz w:val="18"/>
          <w:szCs w:val="18"/>
        </w:rPr>
        <w:t xml:space="preserve">    3. CONTEXTUAL DETAIL (固有の詳細)</w:t>
      </w:r>
    </w:p>
    <w:p w14:paraId="561AA306" w14:textId="77777777" w:rsidR="00FF2FC6" w:rsidRDefault="00000000">
      <w:pPr>
        <w:shd w:val="clear" w:color="auto" w:fill="F6F4EE"/>
        <w:ind w:left="360"/>
      </w:pPr>
      <w:r>
        <w:rPr>
          <w:rFonts w:ascii="Courier New" w:eastAsia="Courier New" w:hAnsi="Courier New" w:cs="Courier New"/>
          <w:color w:val="303641"/>
          <w:sz w:val="18"/>
          <w:szCs w:val="18"/>
        </w:rPr>
        <w:t xml:space="preserve">    4. STYLE (媒体固有のスタイル)</w:t>
      </w:r>
    </w:p>
    <w:p w14:paraId="56ECF2DC" w14:textId="77777777" w:rsidR="00FF2FC6" w:rsidRDefault="00000000">
      <w:pPr>
        <w:shd w:val="clear" w:color="auto" w:fill="F6F4EE"/>
        <w:ind w:left="360"/>
      </w:pPr>
      <w:r>
        <w:rPr>
          <w:rFonts w:ascii="Courier New" w:eastAsia="Courier New" w:hAnsi="Courier New" w:cs="Courier New"/>
          <w:color w:val="303641"/>
          <w:sz w:val="18"/>
          <w:szCs w:val="18"/>
        </w:rPr>
        <w:t xml:space="preserve">    5. CONSTRAINTS (共通制約)</w:t>
      </w:r>
    </w:p>
    <w:p w14:paraId="5B2DC3B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5B9ABCF" w14:textId="77777777" w:rsidR="00FF2FC6" w:rsidRDefault="00000000">
      <w:pPr>
        <w:shd w:val="clear" w:color="auto" w:fill="F6F4EE"/>
        <w:ind w:left="360"/>
      </w:pPr>
      <w:r>
        <w:rPr>
          <w:rFonts w:ascii="Courier New" w:eastAsia="Courier New" w:hAnsi="Courier New" w:cs="Courier New"/>
          <w:color w:val="303641"/>
          <w:sz w:val="18"/>
          <w:szCs w:val="18"/>
        </w:rPr>
        <w:t xml:space="preserve">    if category == "editorial":</w:t>
      </w:r>
    </w:p>
    <w:p w14:paraId="3F00C864"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conceptual metaphor illustration featuring"</w:t>
      </w:r>
    </w:p>
    <w:p w14:paraId="1C1473E8"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  # editorial は白背景OK (意図的スタイル)</w:t>
      </w:r>
    </w:p>
    <w:p w14:paraId="57AF3B02" w14:textId="77777777" w:rsidR="00FF2FC6" w:rsidRDefault="00000000">
      <w:pPr>
        <w:shd w:val="clear" w:color="auto" w:fill="F6F4EE"/>
        <w:ind w:left="360"/>
      </w:pPr>
      <w:r>
        <w:rPr>
          <w:rFonts w:ascii="Courier New" w:eastAsia="Courier New" w:hAnsi="Courier New" w:cs="Courier New"/>
          <w:color w:val="303641"/>
          <w:sz w:val="18"/>
          <w:szCs w:val="18"/>
        </w:rPr>
        <w:t xml:space="preserve">    elif category == "editorial-playful":</w:t>
      </w:r>
    </w:p>
    <w:p w14:paraId="7877B09D"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playful conceptual illustration featuring"</w:t>
      </w:r>
    </w:p>
    <w:p w14:paraId="22BF5EAA"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w:t>
      </w:r>
    </w:p>
    <w:p w14:paraId="229F5B54" w14:textId="77777777" w:rsidR="00FF2FC6" w:rsidRDefault="00000000">
      <w:pPr>
        <w:shd w:val="clear" w:color="auto" w:fill="F6F4EE"/>
        <w:ind w:left="360"/>
      </w:pPr>
      <w:r>
        <w:rPr>
          <w:rFonts w:ascii="Courier New" w:eastAsia="Courier New" w:hAnsi="Courier New" w:cs="Courier New"/>
          <w:color w:val="303641"/>
          <w:sz w:val="18"/>
          <w:szCs w:val="18"/>
        </w:rPr>
        <w:t xml:space="preserve">            "avoid pure white backgrounds; "</w:t>
      </w:r>
    </w:p>
    <w:p w14:paraId="567F6880" w14:textId="77777777" w:rsidR="00FF2FC6" w:rsidRDefault="00000000">
      <w:pPr>
        <w:shd w:val="clear" w:color="auto" w:fill="F6F4EE"/>
        <w:ind w:left="360"/>
      </w:pPr>
      <w:r>
        <w:rPr>
          <w:rFonts w:ascii="Courier New" w:eastAsia="Courier New" w:hAnsi="Courier New" w:cs="Courier New"/>
          <w:color w:val="303641"/>
          <w:sz w:val="18"/>
          <w:szCs w:val="18"/>
        </w:rPr>
        <w:t xml:space="preserve">            "use tinted or textured backgrounds (cream, pale navy, warm gray). "</w:t>
      </w:r>
    </w:p>
    <w:p w14:paraId="70D8DF2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AF691AC" w14:textId="77777777" w:rsidR="00FF2FC6" w:rsidRDefault="00000000">
      <w:pPr>
        <w:shd w:val="clear" w:color="auto" w:fill="F6F4EE"/>
        <w:ind w:left="360"/>
      </w:pPr>
      <w:r>
        <w:rPr>
          <w:rFonts w:ascii="Courier New" w:eastAsia="Courier New" w:hAnsi="Courier New" w:cs="Courier New"/>
          <w:color w:val="303641"/>
          <w:sz w:val="18"/>
          <w:szCs w:val="18"/>
        </w:rPr>
        <w:t xml:space="preserve">    else:  # lifestyle</w:t>
      </w:r>
    </w:p>
    <w:p w14:paraId="703F4288"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refined lifestyle scene featuring"</w:t>
      </w:r>
    </w:p>
    <w:p w14:paraId="45E84D72"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w:t>
      </w:r>
    </w:p>
    <w:p w14:paraId="7BEFF9C8" w14:textId="77777777" w:rsidR="00FF2FC6" w:rsidRDefault="00000000">
      <w:pPr>
        <w:shd w:val="clear" w:color="auto" w:fill="F6F4EE"/>
        <w:ind w:left="360"/>
      </w:pPr>
      <w:r>
        <w:rPr>
          <w:rFonts w:ascii="Courier New" w:eastAsia="Courier New" w:hAnsi="Courier New" w:cs="Courier New"/>
          <w:color w:val="303641"/>
          <w:sz w:val="18"/>
          <w:szCs w:val="18"/>
        </w:rPr>
        <w:t xml:space="preserve">            "avoid pure white backgrounds; "</w:t>
      </w:r>
    </w:p>
    <w:p w14:paraId="404E7906" w14:textId="77777777" w:rsidR="00FF2FC6" w:rsidRDefault="00000000">
      <w:pPr>
        <w:shd w:val="clear" w:color="auto" w:fill="F6F4EE"/>
        <w:ind w:left="360"/>
      </w:pPr>
      <w:r>
        <w:rPr>
          <w:rFonts w:ascii="Courier New" w:eastAsia="Courier New" w:hAnsi="Courier New" w:cs="Courier New"/>
          <w:color w:val="303641"/>
          <w:sz w:val="18"/>
          <w:szCs w:val="18"/>
        </w:rPr>
        <w:t xml:space="preserve">            "use tinted or textured backgrounds (cream, pale navy, warm gray). "</w:t>
      </w:r>
    </w:p>
    <w:p w14:paraId="1D85AF5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CA3DC5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547EF1C" w14:textId="77777777" w:rsidR="00FF2FC6" w:rsidRDefault="00000000">
      <w:pPr>
        <w:shd w:val="clear" w:color="auto" w:fill="F6F4EE"/>
        <w:ind w:left="360"/>
      </w:pPr>
      <w:r>
        <w:rPr>
          <w:rFonts w:ascii="Courier New" w:eastAsia="Courier New" w:hAnsi="Courier New" w:cs="Courier New"/>
          <w:color w:val="303641"/>
          <w:sz w:val="18"/>
          <w:szCs w:val="18"/>
        </w:rPr>
        <w:t xml:space="preserve">    prompt = (</w:t>
      </w:r>
    </w:p>
    <w:p w14:paraId="53ACDD49" w14:textId="77777777" w:rsidR="00FF2FC6" w:rsidRDefault="00000000">
      <w:pPr>
        <w:shd w:val="clear" w:color="auto" w:fill="F6F4EE"/>
        <w:ind w:left="360"/>
      </w:pPr>
      <w:r>
        <w:rPr>
          <w:rFonts w:ascii="Courier New" w:eastAsia="Courier New" w:hAnsi="Courier New" w:cs="Courier New"/>
          <w:color w:val="303641"/>
          <w:sz w:val="18"/>
          <w:szCs w:val="18"/>
        </w:rPr>
        <w:t xml:space="preserve">        f"{composition} {subject_noun}, "</w:t>
      </w:r>
    </w:p>
    <w:p w14:paraId="29B22ABD" w14:textId="77777777" w:rsidR="00FF2FC6" w:rsidRDefault="00000000">
      <w:pPr>
        <w:shd w:val="clear" w:color="auto" w:fill="F6F4EE"/>
        <w:ind w:left="360"/>
      </w:pPr>
      <w:r>
        <w:rPr>
          <w:rFonts w:ascii="Courier New" w:eastAsia="Courier New" w:hAnsi="Courier New" w:cs="Courier New"/>
          <w:color w:val="303641"/>
          <w:sz w:val="18"/>
          <w:szCs w:val="18"/>
        </w:rPr>
        <w:t xml:space="preserve">        f"symbolizing {metaphor}, "</w:t>
      </w:r>
    </w:p>
    <w:p w14:paraId="331E59BF" w14:textId="77777777" w:rsidR="00FF2FC6" w:rsidRDefault="00000000">
      <w:pPr>
        <w:shd w:val="clear" w:color="auto" w:fill="F6F4EE"/>
        <w:ind w:left="360"/>
      </w:pPr>
      <w:r>
        <w:rPr>
          <w:rFonts w:ascii="Courier New" w:eastAsia="Courier New" w:hAnsi="Courier New" w:cs="Courier New"/>
          <w:color w:val="303641"/>
          <w:sz w:val="18"/>
          <w:szCs w:val="18"/>
        </w:rPr>
        <w:t xml:space="preserve">        f"with contextual elements of {context}. "</w:t>
      </w:r>
    </w:p>
    <w:p w14:paraId="2E65B9FF" w14:textId="77777777" w:rsidR="00FF2FC6" w:rsidRDefault="00000000">
      <w:pPr>
        <w:shd w:val="clear" w:color="auto" w:fill="F6F4EE"/>
        <w:ind w:left="360"/>
      </w:pPr>
      <w:r>
        <w:rPr>
          <w:rFonts w:ascii="Courier New" w:eastAsia="Courier New" w:hAnsi="Courier New" w:cs="Courier New"/>
          <w:color w:val="303641"/>
          <w:sz w:val="18"/>
          <w:szCs w:val="18"/>
        </w:rPr>
        <w:t xml:space="preserve">        f"Style: {style_keywords}. "</w:t>
      </w:r>
    </w:p>
    <w:p w14:paraId="0F9D3BAA" w14:textId="77777777" w:rsidR="00FF2FC6" w:rsidRDefault="00000000">
      <w:pPr>
        <w:shd w:val="clear" w:color="auto" w:fill="F6F4EE"/>
        <w:ind w:left="360"/>
      </w:pPr>
      <w:r>
        <w:rPr>
          <w:rFonts w:ascii="Courier New" w:eastAsia="Courier New" w:hAnsi="Courier New" w:cs="Courier New"/>
          <w:color w:val="303641"/>
          <w:sz w:val="18"/>
          <w:szCs w:val="18"/>
        </w:rPr>
        <w:t xml:space="preserve">        f"Composition: 16:9 aspect ratio, centered focal point, "</w:t>
      </w:r>
    </w:p>
    <w:p w14:paraId="1E069BF0" w14:textId="77777777" w:rsidR="00FF2FC6" w:rsidRDefault="00000000">
      <w:pPr>
        <w:shd w:val="clear" w:color="auto" w:fill="F6F4EE"/>
        <w:ind w:left="360"/>
      </w:pPr>
      <w:r>
        <w:rPr>
          <w:rFonts w:ascii="Courier New" w:eastAsia="Courier New" w:hAnsi="Courier New" w:cs="Courier New"/>
          <w:color w:val="303641"/>
          <w:sz w:val="18"/>
          <w:szCs w:val="18"/>
        </w:rPr>
        <w:t xml:space="preserve">        f"room for overlay text on the lower third (but do NOT include any text). "</w:t>
      </w:r>
    </w:p>
    <w:p w14:paraId="7E98FBFC" w14:textId="77777777" w:rsidR="00FF2FC6" w:rsidRDefault="00000000">
      <w:pPr>
        <w:shd w:val="clear" w:color="auto" w:fill="F6F4EE"/>
        <w:ind w:left="360"/>
      </w:pPr>
      <w:r>
        <w:rPr>
          <w:rFonts w:ascii="Courier New" w:eastAsia="Courier New" w:hAnsi="Courier New" w:cs="Courier New"/>
          <w:color w:val="303641"/>
          <w:sz w:val="18"/>
          <w:szCs w:val="18"/>
        </w:rPr>
        <w:t xml:space="preserve">        f"{background_directive}"</w:t>
      </w:r>
    </w:p>
    <w:p w14:paraId="4E07DC6C" w14:textId="77777777" w:rsidR="00FF2FC6" w:rsidRDefault="00000000">
      <w:pPr>
        <w:shd w:val="clear" w:color="auto" w:fill="F6F4EE"/>
        <w:ind w:left="360"/>
      </w:pPr>
      <w:r>
        <w:rPr>
          <w:rFonts w:ascii="Courier New" w:eastAsia="Courier New" w:hAnsi="Courier New" w:cs="Courier New"/>
          <w:color w:val="303641"/>
          <w:sz w:val="18"/>
          <w:szCs w:val="18"/>
        </w:rPr>
        <w:t xml:space="preserve">        f"STRICT CONSTRAINTS: illustration only (NOT photorealistic), "</w:t>
      </w:r>
    </w:p>
    <w:p w14:paraId="1E9FE80A" w14:textId="77777777" w:rsidR="00FF2FC6" w:rsidRDefault="00000000">
      <w:pPr>
        <w:shd w:val="clear" w:color="auto" w:fill="F6F4EE"/>
        <w:ind w:left="360"/>
      </w:pPr>
      <w:r>
        <w:rPr>
          <w:rFonts w:ascii="Courier New" w:eastAsia="Courier New" w:hAnsi="Courier New" w:cs="Courier New"/>
          <w:color w:val="303641"/>
          <w:sz w:val="18"/>
          <w:szCs w:val="18"/>
        </w:rPr>
        <w:t xml:space="preserve">        f"absolutely no text, no letters, no words, no logos, no watermarks, "</w:t>
      </w:r>
    </w:p>
    <w:p w14:paraId="77958213" w14:textId="77777777" w:rsidR="00FF2FC6" w:rsidRDefault="00000000">
      <w:pPr>
        <w:shd w:val="clear" w:color="auto" w:fill="F6F4EE"/>
        <w:ind w:left="360"/>
      </w:pPr>
      <w:r>
        <w:rPr>
          <w:rFonts w:ascii="Courier New" w:eastAsia="Courier New" w:hAnsi="Courier New" w:cs="Courier New"/>
          <w:color w:val="303641"/>
          <w:sz w:val="18"/>
          <w:szCs w:val="18"/>
        </w:rPr>
        <w:t xml:space="preserve">        f"no UI elements, no charts with labels."</w:t>
      </w:r>
    </w:p>
    <w:p w14:paraId="3DAC06D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B8E59C5"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prompt</w:t>
      </w:r>
    </w:p>
    <w:p w14:paraId="6F1685DF" w14:textId="77777777" w:rsidR="00FF2FC6" w:rsidRDefault="00000000">
      <w:pPr>
        <w:pStyle w:val="2"/>
      </w:pPr>
      <w:r>
        <w:t>§4.6 Aspect Ratio 16:9 の強制</w:t>
      </w:r>
    </w:p>
    <w:p w14:paraId="4E1ABBC4" w14:textId="77777777" w:rsidR="00FF2FC6" w:rsidRDefault="00000000">
      <w:pPr>
        <w:pStyle w:val="3"/>
      </w:pPr>
      <w:r>
        <w:t>§4.6.1 プロンプト内テキストだけでは不十分</w:t>
      </w:r>
    </w:p>
    <w:p w14:paraId="72A21C80" w14:textId="77777777" w:rsidR="00FF2FC6" w:rsidRDefault="00000000">
      <w:pPr>
        <w:spacing w:after="120"/>
      </w:pPr>
      <w:r>
        <w:rPr>
          <w:rFonts w:eastAsia="Helvetica Neue"/>
        </w:rPr>
        <w:t>Gemini 2.5 Flash Image は自然言語の「16:9 aspect ratio」指示を弱く扱い、デフォルトで 1024×1024 (正方形) を返す傾向がある (現状の実配信が 1024×1024 である実証済み)。</w:t>
      </w:r>
    </w:p>
    <w:p w14:paraId="502C5395" w14:textId="77777777" w:rsidR="00FF2FC6" w:rsidRDefault="00000000">
      <w:pPr>
        <w:pStyle w:val="3"/>
      </w:pPr>
      <w:r>
        <w:t>§4.6.2 API パラメータでの明示指定</w:t>
      </w:r>
    </w:p>
    <w:p w14:paraId="4F8F6959" w14:textId="77777777" w:rsidR="00FF2FC6" w:rsidRDefault="00000000">
      <w:pPr>
        <w:shd w:val="clear" w:color="auto" w:fill="F6F4EE"/>
        <w:ind w:left="360"/>
      </w:pPr>
      <w:r>
        <w:rPr>
          <w:rFonts w:ascii="Courier New" w:eastAsia="Courier New" w:hAnsi="Courier New" w:cs="Courier New"/>
          <w:color w:val="303641"/>
          <w:sz w:val="18"/>
          <w:szCs w:val="18"/>
        </w:rPr>
        <w:t>payload = {</w:t>
      </w:r>
    </w:p>
    <w:p w14:paraId="4BC95C97" w14:textId="77777777" w:rsidR="00FF2FC6" w:rsidRDefault="00000000">
      <w:pPr>
        <w:shd w:val="clear" w:color="auto" w:fill="F6F4EE"/>
        <w:ind w:left="360"/>
      </w:pPr>
      <w:r>
        <w:rPr>
          <w:rFonts w:ascii="Courier New" w:eastAsia="Courier New" w:hAnsi="Courier New" w:cs="Courier New"/>
          <w:color w:val="303641"/>
          <w:sz w:val="18"/>
          <w:szCs w:val="18"/>
        </w:rPr>
        <w:t xml:space="preserve">    "contents": [{</w:t>
      </w:r>
    </w:p>
    <w:p w14:paraId="06F1DDDB" w14:textId="77777777" w:rsidR="00FF2FC6" w:rsidRDefault="00000000">
      <w:pPr>
        <w:shd w:val="clear" w:color="auto" w:fill="F6F4EE"/>
        <w:ind w:left="360"/>
      </w:pPr>
      <w:r>
        <w:rPr>
          <w:rFonts w:ascii="Courier New" w:eastAsia="Courier New" w:hAnsi="Courier New" w:cs="Courier New"/>
          <w:color w:val="303641"/>
          <w:sz w:val="18"/>
          <w:szCs w:val="18"/>
        </w:rPr>
        <w:t xml:space="preserve">        "parts": [{"text": prompt}],</w:t>
      </w:r>
    </w:p>
    <w:p w14:paraId="07D8DB9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56D4989" w14:textId="77777777" w:rsidR="00FF2FC6" w:rsidRDefault="00000000">
      <w:pPr>
        <w:shd w:val="clear" w:color="auto" w:fill="F6F4EE"/>
        <w:ind w:left="360"/>
      </w:pPr>
      <w:r>
        <w:rPr>
          <w:rFonts w:ascii="Courier New" w:eastAsia="Courier New" w:hAnsi="Courier New" w:cs="Courier New"/>
          <w:color w:val="303641"/>
          <w:sz w:val="18"/>
          <w:szCs w:val="18"/>
        </w:rPr>
        <w:t xml:space="preserve">    "generationConfig": {</w:t>
      </w:r>
    </w:p>
    <w:p w14:paraId="6CAAD526" w14:textId="77777777" w:rsidR="00FF2FC6" w:rsidRDefault="00000000">
      <w:pPr>
        <w:shd w:val="clear" w:color="auto" w:fill="F6F4EE"/>
        <w:ind w:left="360"/>
      </w:pPr>
      <w:r>
        <w:rPr>
          <w:rFonts w:ascii="Courier New" w:eastAsia="Courier New" w:hAnsi="Courier New" w:cs="Courier New"/>
          <w:color w:val="303641"/>
          <w:sz w:val="18"/>
          <w:szCs w:val="18"/>
        </w:rPr>
        <w:t xml:space="preserve">        "responseModalities": ["IMAGE"],</w:t>
      </w:r>
    </w:p>
    <w:p w14:paraId="70BFFE79" w14:textId="77777777" w:rsidR="00FF2FC6" w:rsidRDefault="00000000">
      <w:pPr>
        <w:shd w:val="clear" w:color="auto" w:fill="F6F4EE"/>
        <w:ind w:left="360"/>
      </w:pPr>
      <w:r>
        <w:rPr>
          <w:rFonts w:ascii="Courier New" w:eastAsia="Courier New" w:hAnsi="Courier New" w:cs="Courier New"/>
          <w:color w:val="303641"/>
          <w:sz w:val="18"/>
          <w:szCs w:val="18"/>
        </w:rPr>
        <w:t xml:space="preserve">        "imageConfig": {</w:t>
      </w:r>
    </w:p>
    <w:p w14:paraId="109268E9" w14:textId="77777777" w:rsidR="00FF2FC6" w:rsidRDefault="00000000">
      <w:pPr>
        <w:shd w:val="clear" w:color="auto" w:fill="F6F4EE"/>
        <w:ind w:left="360"/>
      </w:pPr>
      <w:r>
        <w:rPr>
          <w:rFonts w:ascii="Courier New" w:eastAsia="Courier New" w:hAnsi="Courier New" w:cs="Courier New"/>
          <w:color w:val="303641"/>
          <w:sz w:val="18"/>
          <w:szCs w:val="18"/>
        </w:rPr>
        <w:t xml:space="preserve">            "aspectRatio": "16:9",</w:t>
      </w:r>
    </w:p>
    <w:p w14:paraId="5BCF7D5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2089CD8" w14:textId="77777777" w:rsidR="00FF2FC6" w:rsidRDefault="00000000">
      <w:pPr>
        <w:shd w:val="clear" w:color="auto" w:fill="F6F4EE"/>
        <w:ind w:left="360"/>
      </w:pPr>
      <w:r>
        <w:rPr>
          <w:rFonts w:ascii="Courier New" w:eastAsia="Courier New" w:hAnsi="Courier New" w:cs="Courier New"/>
          <w:color w:val="303641"/>
          <w:sz w:val="18"/>
          <w:szCs w:val="18"/>
        </w:rPr>
        <w:lastRenderedPageBreak/>
        <w:t xml:space="preserve">    },</w:t>
      </w:r>
    </w:p>
    <w:p w14:paraId="5F75D851" w14:textId="77777777" w:rsidR="00FF2FC6" w:rsidRDefault="00000000">
      <w:pPr>
        <w:shd w:val="clear" w:color="auto" w:fill="F6F4EE"/>
        <w:ind w:left="360"/>
      </w:pPr>
      <w:r>
        <w:rPr>
          <w:rFonts w:ascii="Courier New" w:eastAsia="Courier New" w:hAnsi="Courier New" w:cs="Courier New"/>
          <w:color w:val="303641"/>
          <w:sz w:val="18"/>
          <w:szCs w:val="18"/>
        </w:rPr>
        <w:t>}</w:t>
      </w:r>
    </w:p>
    <w:p w14:paraId="46F89110" w14:textId="77777777" w:rsidR="00FF2FC6" w:rsidRDefault="00000000">
      <w:pPr>
        <w:pStyle w:val="3"/>
      </w:pPr>
      <w:r>
        <w:t>§4.6.3 実装時の確認事項</w:t>
      </w:r>
    </w:p>
    <w:p w14:paraId="48E1F365" w14:textId="77777777" w:rsidR="00FF2FC6" w:rsidRDefault="00000000">
      <w:pPr>
        <w:pStyle w:val="a4"/>
        <w:numPr>
          <w:ilvl w:val="0"/>
          <w:numId w:val="2"/>
        </w:numPr>
        <w:spacing w:after="80"/>
      </w:pPr>
      <w:r>
        <w:rPr>
          <w:rFonts w:eastAsia="Helvetica Neue"/>
        </w:rPr>
        <w:t>google-generativeai SDK のバージョンを確認 (pip show google-generativeai)</w:t>
      </w:r>
    </w:p>
    <w:p w14:paraId="1F4348B4" w14:textId="77777777" w:rsidR="00FF2FC6" w:rsidRDefault="00000000">
      <w:pPr>
        <w:pStyle w:val="a4"/>
        <w:numPr>
          <w:ilvl w:val="0"/>
          <w:numId w:val="2"/>
        </w:numPr>
        <w:spacing w:after="80"/>
      </w:pPr>
      <w:r>
        <w:rPr>
          <w:rFonts w:eastAsia="Helvetica Neue"/>
        </w:rPr>
        <w:t>バージョンによって aspectRatio / aspect_ratio / IMAGE_CONFIG の命名が異なるため、実装時に公式ドキュメントで最新仕様を確認すること</w:t>
      </w:r>
    </w:p>
    <w:p w14:paraId="7348E127" w14:textId="77777777" w:rsidR="00FF2FC6" w:rsidRDefault="00000000">
      <w:pPr>
        <w:pStyle w:val="a4"/>
        <w:numPr>
          <w:ilvl w:val="0"/>
          <w:numId w:val="2"/>
        </w:numPr>
        <w:spacing w:after="80"/>
      </w:pPr>
      <w:r>
        <w:rPr>
          <w:rFonts w:eastAsia="Helvetica Neue"/>
        </w:rPr>
        <w:t>API 側で指定不可なバージョンの場合は、生成後に Pillow で 1920×1080 にクロップする fallback を実装</w:t>
      </w:r>
    </w:p>
    <w:p w14:paraId="4DF2851C" w14:textId="77777777" w:rsidR="00FF2FC6" w:rsidRDefault="00000000">
      <w:pPr>
        <w:pStyle w:val="3"/>
      </w:pPr>
      <w:r>
        <w:t>§4.6.4 実配信結果 (2026-04-22)</w:t>
      </w:r>
    </w:p>
    <w:p w14:paraId="6BE96B3F" w14:textId="77777777" w:rsidR="00FF2FC6" w:rsidRDefault="00000000">
      <w:pPr>
        <w:spacing w:after="120"/>
      </w:pPr>
      <w:r>
        <w:rPr>
          <w:rFonts w:eastAsia="Helvetica Neue"/>
          <w:color w:val="2F6B3D"/>
        </w:rPr>
        <w:t>urllib ベース (SDK 非使用) の直叩き実装で imageConfig.aspectRatio="16:9" を指定した結果、4 ソース全てが 1344×768 (aspect 1.750、16:9 からの乖離 1.6%、許容値 ±5% 以内) で出力された。API 側強制が機能している。</w:t>
      </w:r>
    </w:p>
    <w:p w14:paraId="74C43530" w14:textId="77777777" w:rsidR="00FF2FC6" w:rsidRDefault="00000000">
      <w:r>
        <w:br w:type="page"/>
      </w:r>
    </w:p>
    <w:p w14:paraId="26396275" w14:textId="77777777" w:rsidR="00FF2FC6" w:rsidRDefault="00000000">
      <w:pPr>
        <w:pStyle w:val="2"/>
      </w:pPr>
      <w:r>
        <w:lastRenderedPageBreak/>
        <w:t>§4.7 失敗検知・リトライ・fallback</w:t>
      </w:r>
    </w:p>
    <w:p w14:paraId="0282EB43" w14:textId="77777777" w:rsidR="00FF2FC6" w:rsidRDefault="00000000">
      <w:pPr>
        <w:pStyle w:val="3"/>
      </w:pPr>
      <w:r>
        <w:t>§4.7.1 抽象名詞ブラックリスト (強化版) — 全 24 語</w:t>
      </w:r>
    </w:p>
    <w:p w14:paraId="73882B20" w14:textId="77777777" w:rsidR="00FF2FC6" w:rsidRDefault="00000000">
      <w:pPr>
        <w:shd w:val="clear" w:color="auto" w:fill="F6F4EE"/>
        <w:ind w:left="360"/>
      </w:pPr>
      <w:r>
        <w:rPr>
          <w:rFonts w:ascii="Courier New" w:eastAsia="Courier New" w:hAnsi="Courier New" w:cs="Courier New"/>
          <w:color w:val="303641"/>
          <w:sz w:val="18"/>
          <w:szCs w:val="18"/>
        </w:rPr>
        <w:t>ABSTRACT_NOUN_BLACKLIST = {</w:t>
      </w:r>
    </w:p>
    <w:p w14:paraId="49EB56E6" w14:textId="77777777" w:rsidR="00FF2FC6" w:rsidRDefault="00000000">
      <w:pPr>
        <w:shd w:val="clear" w:color="auto" w:fill="F6F4EE"/>
        <w:ind w:left="360"/>
      </w:pPr>
      <w:r>
        <w:rPr>
          <w:rFonts w:ascii="Courier New" w:eastAsia="Courier New" w:hAnsi="Courier New" w:cs="Courier New"/>
          <w:color w:val="303641"/>
          <w:sz w:val="18"/>
          <w:szCs w:val="18"/>
        </w:rPr>
        <w:t xml:space="preserve">    # v1.0 からの引き継ぎ (9 語)</w:t>
      </w:r>
    </w:p>
    <w:p w14:paraId="64719217" w14:textId="77777777" w:rsidR="00FF2FC6" w:rsidRDefault="00000000">
      <w:pPr>
        <w:shd w:val="clear" w:color="auto" w:fill="F6F4EE"/>
        <w:ind w:left="360"/>
      </w:pPr>
      <w:r>
        <w:rPr>
          <w:rFonts w:ascii="Courier New" w:eastAsia="Courier New" w:hAnsi="Courier New" w:cs="Courier New"/>
          <w:color w:val="303641"/>
          <w:sz w:val="18"/>
          <w:szCs w:val="18"/>
        </w:rPr>
        <w:t xml:space="preserve">    "growth", "risk", "trend", "market", "economy", "strategy",</w:t>
      </w:r>
    </w:p>
    <w:p w14:paraId="73FE62B4" w14:textId="77777777" w:rsidR="00FF2FC6" w:rsidRDefault="00000000">
      <w:pPr>
        <w:shd w:val="clear" w:color="auto" w:fill="F6F4EE"/>
        <w:ind w:left="360"/>
      </w:pPr>
      <w:r>
        <w:rPr>
          <w:rFonts w:ascii="Courier New" w:eastAsia="Courier New" w:hAnsi="Courier New" w:cs="Courier New"/>
          <w:color w:val="303641"/>
          <w:sz w:val="18"/>
          <w:szCs w:val="18"/>
        </w:rPr>
        <w:t xml:space="preserve">    "future", "change", "impact",</w:t>
      </w:r>
    </w:p>
    <w:p w14:paraId="011D983E" w14:textId="77777777" w:rsidR="00FF2FC6" w:rsidRDefault="00000000">
      <w:pPr>
        <w:shd w:val="clear" w:color="auto" w:fill="F6F4EE"/>
        <w:ind w:left="360"/>
      </w:pPr>
      <w:r>
        <w:rPr>
          <w:rFonts w:ascii="Courier New" w:eastAsia="Courier New" w:hAnsi="Courier New" w:cs="Courier New"/>
          <w:color w:val="303641"/>
          <w:sz w:val="18"/>
          <w:szCs w:val="18"/>
        </w:rPr>
        <w:t xml:space="preserve">    # v1.1 追加 (金融・ビジネスニュースで頻出、10 語)</w:t>
      </w:r>
    </w:p>
    <w:p w14:paraId="676637F2" w14:textId="77777777" w:rsidR="00FF2FC6" w:rsidRDefault="00000000">
      <w:pPr>
        <w:shd w:val="clear" w:color="auto" w:fill="F6F4EE"/>
        <w:ind w:left="360"/>
      </w:pPr>
      <w:r>
        <w:rPr>
          <w:rFonts w:ascii="Courier New" w:eastAsia="Courier New" w:hAnsi="Courier New" w:cs="Courier New"/>
          <w:color w:val="303641"/>
          <w:sz w:val="18"/>
          <w:szCs w:val="18"/>
        </w:rPr>
        <w:t xml:space="preserve">    "innovation", "disruption", "transformation", "opportunity", "challenge",</w:t>
      </w:r>
    </w:p>
    <w:p w14:paraId="577D2C4F" w14:textId="77777777" w:rsidR="00FF2FC6" w:rsidRDefault="00000000">
      <w:pPr>
        <w:shd w:val="clear" w:color="auto" w:fill="F6F4EE"/>
        <w:ind w:left="360"/>
      </w:pPr>
      <w:r>
        <w:rPr>
          <w:rFonts w:ascii="Courier New" w:eastAsia="Courier New" w:hAnsi="Courier New" w:cs="Courier New"/>
          <w:color w:val="303641"/>
          <w:sz w:val="18"/>
          <w:szCs w:val="18"/>
        </w:rPr>
        <w:t xml:space="preserve">    "landscape", "dynamics", "ecosystem", "momentum", "outlook",</w:t>
      </w:r>
    </w:p>
    <w:p w14:paraId="7819BF7E" w14:textId="77777777" w:rsidR="00FF2FC6" w:rsidRDefault="00000000">
      <w:pPr>
        <w:shd w:val="clear" w:color="auto" w:fill="F6F4EE"/>
        <w:ind w:left="360"/>
      </w:pPr>
      <w:r>
        <w:rPr>
          <w:rFonts w:ascii="Courier New" w:eastAsia="Courier New" w:hAnsi="Courier New" w:cs="Courier New"/>
          <w:color w:val="303641"/>
          <w:sz w:val="18"/>
          <w:szCs w:val="18"/>
        </w:rPr>
        <w:t xml:space="preserve">    # さらなる抽象語 (5 語)</w:t>
      </w:r>
    </w:p>
    <w:p w14:paraId="0ED43B17" w14:textId="77777777" w:rsidR="00FF2FC6" w:rsidRDefault="00000000">
      <w:pPr>
        <w:shd w:val="clear" w:color="auto" w:fill="F6F4EE"/>
        <w:ind w:left="360"/>
      </w:pPr>
      <w:r>
        <w:rPr>
          <w:rFonts w:ascii="Courier New" w:eastAsia="Courier New" w:hAnsi="Courier New" w:cs="Courier New"/>
          <w:color w:val="303641"/>
          <w:sz w:val="18"/>
          <w:szCs w:val="18"/>
        </w:rPr>
        <w:t xml:space="preserve">    "potential", "value", "performance", "competition", "advantage",</w:t>
      </w:r>
    </w:p>
    <w:p w14:paraId="7EEB8DA2" w14:textId="77777777" w:rsidR="00FF2FC6" w:rsidRDefault="00000000">
      <w:pPr>
        <w:shd w:val="clear" w:color="auto" w:fill="F6F4EE"/>
        <w:ind w:left="360"/>
      </w:pPr>
      <w:r>
        <w:rPr>
          <w:rFonts w:ascii="Courier New" w:eastAsia="Courier New" w:hAnsi="Courier New" w:cs="Courier New"/>
          <w:color w:val="303641"/>
          <w:sz w:val="18"/>
          <w:szCs w:val="18"/>
        </w:rPr>
        <w:t>}</w:t>
      </w:r>
    </w:p>
    <w:p w14:paraId="2DA58D78" w14:textId="77777777" w:rsidR="00FF2FC6" w:rsidRDefault="00000000">
      <w:pPr>
        <w:pStyle w:val="3"/>
      </w:pPr>
      <w:r>
        <w:t>§4.7.2 リトライ判定</w:t>
      </w:r>
    </w:p>
    <w:p w14:paraId="4330F39C" w14:textId="77777777" w:rsidR="00FF2FC6" w:rsidRDefault="00000000">
      <w:pPr>
        <w:spacing w:after="120"/>
      </w:pPr>
      <w:r>
        <w:rPr>
          <w:rFonts w:eastAsia="Helvetica Neue"/>
        </w:rPr>
        <w:t>以下のいずれかに該当したら 1 回だけ再試行:</w:t>
      </w:r>
    </w:p>
    <w:p w14:paraId="47FE784B" w14:textId="77777777" w:rsidR="00FF2FC6" w:rsidRDefault="00000000">
      <w:pPr>
        <w:pStyle w:val="a4"/>
        <w:numPr>
          <w:ilvl w:val="0"/>
          <w:numId w:val="2"/>
        </w:numPr>
        <w:spacing w:after="80"/>
      </w:pPr>
      <w:r>
        <w:rPr>
          <w:rFonts w:eastAsia="Helvetica Neue"/>
        </w:rPr>
        <w:t>primary_subject_noun に ABSTRACT_NOUN_BLACKLIST の語が含まれる (小文字比較)</w:t>
      </w:r>
    </w:p>
    <w:p w14:paraId="0859C02C" w14:textId="77777777" w:rsidR="00FF2FC6" w:rsidRDefault="00000000">
      <w:pPr>
        <w:pStyle w:val="a4"/>
        <w:numPr>
          <w:ilvl w:val="0"/>
          <w:numId w:val="2"/>
        </w:numPr>
        <w:spacing w:after="80"/>
      </w:pPr>
      <w:r>
        <w:rPr>
          <w:rFonts w:eastAsia="Helvetica Neue"/>
        </w:rPr>
        <w:t>primary_subject_noun が 2 語以下 (冠詞を除く)</w:t>
      </w:r>
    </w:p>
    <w:p w14:paraId="762E132D" w14:textId="77777777" w:rsidR="00FF2FC6" w:rsidRDefault="00000000">
      <w:pPr>
        <w:pStyle w:val="a4"/>
        <w:numPr>
          <w:ilvl w:val="0"/>
          <w:numId w:val="2"/>
        </w:numPr>
        <w:spacing w:after="80"/>
      </w:pPr>
      <w:r>
        <w:rPr>
          <w:rFonts w:eastAsia="Helvetica Neue"/>
        </w:rPr>
        <w:t>JSON パース失敗</w:t>
      </w:r>
    </w:p>
    <w:p w14:paraId="60A29238" w14:textId="77777777" w:rsidR="00FF2FC6" w:rsidRDefault="00000000">
      <w:pPr>
        <w:pStyle w:val="3"/>
      </w:pPr>
      <w:r>
        <w:t>§4.7.3 リトライ時の追加指示</w:t>
      </w:r>
    </w:p>
    <w:p w14:paraId="57D04556" w14:textId="77777777" w:rsidR="00FF2FC6" w:rsidRDefault="00000000">
      <w:pPr>
        <w:shd w:val="clear" w:color="auto" w:fill="F6F4EE"/>
        <w:ind w:left="360"/>
      </w:pPr>
      <w:r>
        <w:rPr>
          <w:rFonts w:ascii="Courier New" w:eastAsia="Courier New" w:hAnsi="Courier New" w:cs="Courier New"/>
          <w:color w:val="303641"/>
          <w:sz w:val="18"/>
          <w:szCs w:val="18"/>
        </w:rPr>
        <w:t>RETRY_EXTRA_INSTRUCTION = (</w:t>
      </w:r>
    </w:p>
    <w:p w14:paraId="6C00C9A8" w14:textId="77777777" w:rsidR="00FF2FC6" w:rsidRDefault="00000000">
      <w:pPr>
        <w:shd w:val="clear" w:color="auto" w:fill="F6F4EE"/>
        <w:ind w:left="360"/>
      </w:pPr>
      <w:r>
        <w:rPr>
          <w:rFonts w:ascii="Courier New" w:eastAsia="Courier New" w:hAnsi="Courier New" w:cs="Courier New"/>
          <w:color w:val="303641"/>
          <w:sz w:val="18"/>
          <w:szCs w:val="18"/>
        </w:rPr>
        <w:t xml:space="preserve">    "Your previous output was too abstract. The primary_subject_noun must be "</w:t>
      </w:r>
    </w:p>
    <w:p w14:paraId="754534EE" w14:textId="77777777" w:rsidR="00FF2FC6" w:rsidRDefault="00000000">
      <w:pPr>
        <w:shd w:val="clear" w:color="auto" w:fill="F6F4EE"/>
        <w:ind w:left="360"/>
      </w:pPr>
      <w:r>
        <w:rPr>
          <w:rFonts w:ascii="Courier New" w:eastAsia="Courier New" w:hAnsi="Courier New" w:cs="Courier New"/>
          <w:color w:val="303641"/>
          <w:sz w:val="18"/>
          <w:szCs w:val="18"/>
        </w:rPr>
        <w:t xml:space="preserve">    "a physically drawable object that a child could recognize. "</w:t>
      </w:r>
    </w:p>
    <w:p w14:paraId="7B0C74E2" w14:textId="77777777" w:rsidR="00FF2FC6" w:rsidRDefault="00000000">
      <w:pPr>
        <w:shd w:val="clear" w:color="auto" w:fill="F6F4EE"/>
        <w:ind w:left="360"/>
      </w:pPr>
      <w:r>
        <w:rPr>
          <w:rFonts w:ascii="Courier New" w:eastAsia="Courier New" w:hAnsi="Courier New" w:cs="Courier New"/>
          <w:color w:val="303641"/>
          <w:sz w:val="18"/>
          <w:szCs w:val="18"/>
        </w:rPr>
        <w:t xml:space="preserve">    'Examples of GOOD nouns: "a cyclist", "a skyscraper", "a golden coin", '</w:t>
      </w:r>
    </w:p>
    <w:p w14:paraId="27ED0DFF" w14:textId="77777777" w:rsidR="00FF2FC6" w:rsidRDefault="00000000">
      <w:pPr>
        <w:shd w:val="clear" w:color="auto" w:fill="F6F4EE"/>
        <w:ind w:left="360"/>
      </w:pPr>
      <w:r>
        <w:rPr>
          <w:rFonts w:ascii="Courier New" w:eastAsia="Courier New" w:hAnsi="Courier New" w:cs="Courier New"/>
          <w:color w:val="303641"/>
          <w:sz w:val="18"/>
          <w:szCs w:val="18"/>
        </w:rPr>
        <w:t xml:space="preserve">    '"a chess piece", "a suitcase". Retry with a more concrete noun.'</w:t>
      </w:r>
    </w:p>
    <w:p w14:paraId="4C3EA7E8" w14:textId="77777777" w:rsidR="00FF2FC6" w:rsidRDefault="00000000">
      <w:pPr>
        <w:shd w:val="clear" w:color="auto" w:fill="F6F4EE"/>
        <w:ind w:left="360"/>
      </w:pPr>
      <w:r>
        <w:rPr>
          <w:rFonts w:ascii="Courier New" w:eastAsia="Courier New" w:hAnsi="Courier New" w:cs="Courier New"/>
          <w:color w:val="303641"/>
          <w:sz w:val="18"/>
          <w:szCs w:val="18"/>
        </w:rPr>
        <w:t>)</w:t>
      </w:r>
    </w:p>
    <w:p w14:paraId="1ABC58EF" w14:textId="77777777" w:rsidR="00FF2FC6" w:rsidRDefault="00000000">
      <w:pPr>
        <w:pStyle w:val="3"/>
      </w:pPr>
      <w:r>
        <w:t>§4.7.4 最終フォールバック (Gemini text 2 回失敗時の挙動)</w:t>
      </w:r>
    </w:p>
    <w:p w14:paraId="46AC80A5" w14:textId="77777777" w:rsidR="00FF2FC6" w:rsidRDefault="00000000">
      <w:pPr>
        <w:spacing w:after="120"/>
      </w:pPr>
      <w:r>
        <w:rPr>
          <w:rFonts w:eastAsia="Helvetica Neue"/>
        </w:rPr>
        <w:t>Gemini text (JSON抽出) が 2 回失敗した場合の fallback オーケストレーション:</w:t>
      </w:r>
    </w:p>
    <w:p w14:paraId="62D02024" w14:textId="77777777" w:rsidR="00FF2FC6" w:rsidRDefault="00000000">
      <w:pPr>
        <w:shd w:val="clear" w:color="auto" w:fill="F6F4EE"/>
        <w:ind w:left="360"/>
      </w:pPr>
      <w:r>
        <w:rPr>
          <w:rFonts w:ascii="Courier New" w:eastAsia="Courier New" w:hAnsi="Courier New" w:cs="Courier New"/>
          <w:color w:val="303641"/>
          <w:sz w:val="18"/>
          <w:szCs w:val="18"/>
        </w:rPr>
        <w:t>def generate_hero_with_fallback(</w:t>
      </w:r>
    </w:p>
    <w:p w14:paraId="656DFBFD" w14:textId="77777777" w:rsidR="00FF2FC6" w:rsidRDefault="00000000">
      <w:pPr>
        <w:shd w:val="clear" w:color="auto" w:fill="F6F4EE"/>
        <w:ind w:left="360"/>
      </w:pPr>
      <w:r>
        <w:rPr>
          <w:rFonts w:ascii="Courier New" w:eastAsia="Courier New" w:hAnsi="Courier New" w:cs="Courier New"/>
          <w:color w:val="303641"/>
          <w:sz w:val="18"/>
          <w:szCs w:val="18"/>
        </w:rPr>
        <w:t xml:space="preserve">    source: str, fm: dict, api_key: str</w:t>
      </w:r>
    </w:p>
    <w:p w14:paraId="4768FCDD" w14:textId="77777777" w:rsidR="00FF2FC6" w:rsidRDefault="00000000">
      <w:pPr>
        <w:shd w:val="clear" w:color="auto" w:fill="F6F4EE"/>
        <w:ind w:left="360"/>
      </w:pPr>
      <w:r>
        <w:rPr>
          <w:rFonts w:ascii="Courier New" w:eastAsia="Courier New" w:hAnsi="Courier New" w:cs="Courier New"/>
          <w:color w:val="303641"/>
          <w:sz w:val="18"/>
          <w:szCs w:val="18"/>
        </w:rPr>
        <w:t>) -&gt; Tuple[bytes, dict]:</w:t>
      </w:r>
    </w:p>
    <w:p w14:paraId="21B98FF7" w14:textId="77777777" w:rsidR="00FF2FC6" w:rsidRDefault="00000000">
      <w:pPr>
        <w:shd w:val="clear" w:color="auto" w:fill="F6F4EE"/>
        <w:ind w:left="360"/>
      </w:pPr>
      <w:r>
        <w:rPr>
          <w:rFonts w:ascii="Courier New" w:eastAsia="Courier New" w:hAnsi="Courier New" w:cs="Courier New"/>
          <w:color w:val="303641"/>
          <w:sz w:val="18"/>
          <w:szCs w:val="18"/>
        </w:rPr>
        <w:t xml:space="preserve">    summary = (fm.get("summary") or "").strip()</w:t>
      </w:r>
    </w:p>
    <w:p w14:paraId="66D4BCDC" w14:textId="77777777" w:rsidR="00FF2FC6" w:rsidRDefault="00000000">
      <w:pPr>
        <w:shd w:val="clear" w:color="auto" w:fill="F6F4EE"/>
        <w:ind w:left="360"/>
      </w:pPr>
      <w:r>
        <w:rPr>
          <w:rFonts w:ascii="Courier New" w:eastAsia="Courier New" w:hAnsi="Courier New" w:cs="Courier New"/>
          <w:color w:val="303641"/>
          <w:sz w:val="18"/>
          <w:szCs w:val="18"/>
        </w:rPr>
        <w:t xml:space="preserve">    meta: dict = {"path": "", "concept": None}</w:t>
      </w:r>
    </w:p>
    <w:p w14:paraId="0A5E44B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D7F5043" w14:textId="77777777" w:rsidR="00FF2FC6" w:rsidRDefault="00000000">
      <w:pPr>
        <w:shd w:val="clear" w:color="auto" w:fill="F6F4EE"/>
        <w:ind w:left="360"/>
      </w:pPr>
      <w:r>
        <w:rPr>
          <w:rFonts w:ascii="Courier New" w:eastAsia="Courier New" w:hAnsi="Courier New" w:cs="Courier New"/>
          <w:color w:val="303641"/>
          <w:sz w:val="18"/>
          <w:szCs w:val="18"/>
        </w:rPr>
        <w:t xml:space="preserve">    # 1. Primary path (2-stage prompt)</w:t>
      </w:r>
    </w:p>
    <w:p w14:paraId="7836F91F" w14:textId="77777777" w:rsidR="00FF2FC6" w:rsidRDefault="00000000">
      <w:pPr>
        <w:shd w:val="clear" w:color="auto" w:fill="F6F4EE"/>
        <w:ind w:left="360"/>
      </w:pPr>
      <w:r>
        <w:rPr>
          <w:rFonts w:ascii="Courier New" w:eastAsia="Courier New" w:hAnsi="Courier New" w:cs="Courier New"/>
          <w:color w:val="303641"/>
          <w:sz w:val="18"/>
          <w:szCs w:val="18"/>
        </w:rPr>
        <w:t xml:space="preserve">    if source in STYLE_DICTIONARY and summary:</w:t>
      </w:r>
    </w:p>
    <w:p w14:paraId="700011D8" w14:textId="77777777" w:rsidR="00FF2FC6" w:rsidRDefault="00000000">
      <w:pPr>
        <w:shd w:val="clear" w:color="auto" w:fill="F6F4EE"/>
        <w:ind w:left="360"/>
      </w:pPr>
      <w:r>
        <w:rPr>
          <w:rFonts w:ascii="Courier New" w:eastAsia="Courier New" w:hAnsi="Courier New" w:cs="Courier New"/>
          <w:color w:val="303641"/>
          <w:sz w:val="18"/>
          <w:szCs w:val="18"/>
        </w:rPr>
        <w:t xml:space="preserve">        try:</w:t>
      </w:r>
    </w:p>
    <w:p w14:paraId="4DB987C6" w14:textId="77777777" w:rsidR="00FF2FC6" w:rsidRDefault="00000000">
      <w:pPr>
        <w:shd w:val="clear" w:color="auto" w:fill="F6F4EE"/>
        <w:ind w:left="360"/>
      </w:pPr>
      <w:r>
        <w:rPr>
          <w:rFonts w:ascii="Courier New" w:eastAsia="Courier New" w:hAnsi="Courier New" w:cs="Courier New"/>
          <w:color w:val="303641"/>
          <w:sz w:val="18"/>
          <w:szCs w:val="18"/>
        </w:rPr>
        <w:t xml:space="preserve">            concept = extract_visual_concept_with_retry(summary, api_key)</w:t>
      </w:r>
    </w:p>
    <w:p w14:paraId="619A9DF4" w14:textId="77777777" w:rsidR="00FF2FC6" w:rsidRDefault="00000000">
      <w:pPr>
        <w:shd w:val="clear" w:color="auto" w:fill="F6F4EE"/>
        <w:ind w:left="360"/>
      </w:pPr>
      <w:r>
        <w:rPr>
          <w:rFonts w:ascii="Courier New" w:eastAsia="Courier New" w:hAnsi="Courier New" w:cs="Courier New"/>
          <w:color w:val="303641"/>
          <w:sz w:val="18"/>
          <w:szCs w:val="18"/>
        </w:rPr>
        <w:t xml:space="preserve">            style = STYLE_DICTIONARY[source]</w:t>
      </w:r>
    </w:p>
    <w:p w14:paraId="03AA907B" w14:textId="77777777" w:rsidR="00FF2FC6" w:rsidRDefault="00000000">
      <w:pPr>
        <w:shd w:val="clear" w:color="auto" w:fill="F6F4EE"/>
        <w:ind w:left="360"/>
      </w:pPr>
      <w:r>
        <w:rPr>
          <w:rFonts w:ascii="Courier New" w:eastAsia="Courier New" w:hAnsi="Courier New" w:cs="Courier New"/>
          <w:color w:val="303641"/>
          <w:sz w:val="18"/>
          <w:szCs w:val="18"/>
        </w:rPr>
        <w:t xml:space="preserve">            prompt = build_hero_prompt(</w:t>
      </w:r>
    </w:p>
    <w:p w14:paraId="4175754E" w14:textId="77777777" w:rsidR="00FF2FC6" w:rsidRDefault="00000000">
      <w:pPr>
        <w:shd w:val="clear" w:color="auto" w:fill="F6F4EE"/>
        <w:ind w:left="360"/>
      </w:pPr>
      <w:r>
        <w:rPr>
          <w:rFonts w:ascii="Courier New" w:eastAsia="Courier New" w:hAnsi="Courier New" w:cs="Courier New"/>
          <w:color w:val="303641"/>
          <w:sz w:val="18"/>
          <w:szCs w:val="18"/>
        </w:rPr>
        <w:t xml:space="preserve">                subject_noun=concept["primary_subject_noun"],</w:t>
      </w:r>
    </w:p>
    <w:p w14:paraId="52221B22" w14:textId="77777777" w:rsidR="00FF2FC6" w:rsidRDefault="00000000">
      <w:pPr>
        <w:shd w:val="clear" w:color="auto" w:fill="F6F4EE"/>
        <w:ind w:left="360"/>
      </w:pPr>
      <w:r>
        <w:rPr>
          <w:rFonts w:ascii="Courier New" w:eastAsia="Courier New" w:hAnsi="Courier New" w:cs="Courier New"/>
          <w:color w:val="303641"/>
          <w:sz w:val="18"/>
          <w:szCs w:val="18"/>
        </w:rPr>
        <w:t xml:space="preserve">                metaphor=concept["visual_metaphor"],</w:t>
      </w:r>
    </w:p>
    <w:p w14:paraId="0177D37A" w14:textId="77777777" w:rsidR="00FF2FC6" w:rsidRDefault="00000000">
      <w:pPr>
        <w:shd w:val="clear" w:color="auto" w:fill="F6F4EE"/>
        <w:ind w:left="360"/>
      </w:pPr>
      <w:r>
        <w:rPr>
          <w:rFonts w:ascii="Courier New" w:eastAsia="Courier New" w:hAnsi="Courier New" w:cs="Courier New"/>
          <w:color w:val="303641"/>
          <w:sz w:val="18"/>
          <w:szCs w:val="18"/>
        </w:rPr>
        <w:t xml:space="preserve">                context=concept["contextual_detail"],</w:t>
      </w:r>
    </w:p>
    <w:p w14:paraId="6CF8A6EA"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style_keywords=style["style_keywords"],</w:t>
      </w:r>
    </w:p>
    <w:p w14:paraId="1A2856AC"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category=style["category"],</w:t>
      </w:r>
    </w:p>
    <w:p w14:paraId="1891C68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B78D0F4" w14:textId="77777777" w:rsidR="00FF2FC6" w:rsidRDefault="00000000">
      <w:pPr>
        <w:shd w:val="clear" w:color="auto" w:fill="F6F4EE"/>
        <w:ind w:left="360"/>
      </w:pPr>
      <w:r>
        <w:rPr>
          <w:rFonts w:ascii="Courier New" w:eastAsia="Courier New" w:hAnsi="Courier New" w:cs="Courier New"/>
          <w:color w:val="303641"/>
          <w:sz w:val="18"/>
          <w:szCs w:val="18"/>
        </w:rPr>
        <w:t xml:space="preserve">            png = call_gemini_image(prompt, api_key)</w:t>
      </w:r>
    </w:p>
    <w:p w14:paraId="54F4D9CF" w14:textId="77777777" w:rsidR="00FF2FC6" w:rsidRDefault="00000000">
      <w:pPr>
        <w:shd w:val="clear" w:color="auto" w:fill="F6F4EE"/>
        <w:ind w:left="360"/>
      </w:pPr>
      <w:r>
        <w:rPr>
          <w:rFonts w:ascii="Courier New" w:eastAsia="Courier New" w:hAnsi="Courier New" w:cs="Courier New"/>
          <w:color w:val="303641"/>
          <w:sz w:val="18"/>
          <w:szCs w:val="18"/>
        </w:rPr>
        <w:t xml:space="preserve">            meta["path"] = "2-stage"</w:t>
      </w:r>
    </w:p>
    <w:p w14:paraId="5054CABE" w14:textId="77777777" w:rsidR="00FF2FC6" w:rsidRDefault="00000000">
      <w:pPr>
        <w:shd w:val="clear" w:color="auto" w:fill="F6F4EE"/>
        <w:ind w:left="360"/>
      </w:pPr>
      <w:r>
        <w:rPr>
          <w:rFonts w:ascii="Courier New" w:eastAsia="Courier New" w:hAnsi="Courier New" w:cs="Courier New"/>
          <w:color w:val="303641"/>
          <w:sz w:val="18"/>
          <w:szCs w:val="18"/>
        </w:rPr>
        <w:t xml:space="preserve">            meta["concept"] = concept</w:t>
      </w:r>
    </w:p>
    <w:p w14:paraId="5FF2AE1E"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png, meta</w:t>
      </w:r>
    </w:p>
    <w:p w14:paraId="7C0E9F98" w14:textId="77777777" w:rsidR="00FF2FC6" w:rsidRDefault="00000000">
      <w:pPr>
        <w:shd w:val="clear" w:color="auto" w:fill="F6F4EE"/>
        <w:ind w:left="360"/>
      </w:pPr>
      <w:r>
        <w:rPr>
          <w:rFonts w:ascii="Courier New" w:eastAsia="Courier New" w:hAnsi="Courier New" w:cs="Courier New"/>
          <w:color w:val="303641"/>
          <w:sz w:val="18"/>
          <w:szCs w:val="18"/>
        </w:rPr>
        <w:t xml:space="preserve">        except GeminiTextExtractionError as e:</w:t>
      </w:r>
    </w:p>
    <w:p w14:paraId="580D7D3C" w14:textId="77777777" w:rsidR="00FF2FC6" w:rsidRDefault="00000000">
      <w:pPr>
        <w:shd w:val="clear" w:color="auto" w:fill="F6F4EE"/>
        <w:ind w:left="360"/>
      </w:pPr>
      <w:r>
        <w:rPr>
          <w:rFonts w:ascii="Courier New" w:eastAsia="Courier New" w:hAnsi="Courier New" w:cs="Courier New"/>
          <w:color w:val="303641"/>
          <w:sz w:val="18"/>
          <w:szCs w:val="18"/>
        </w:rPr>
        <w:t xml:space="preserve">            log.warning(f"Gemini text failed ({e}); falling back")</w:t>
      </w:r>
    </w:p>
    <w:p w14:paraId="188A39BF" w14:textId="77777777" w:rsidR="00FF2FC6" w:rsidRDefault="00000000">
      <w:pPr>
        <w:shd w:val="clear" w:color="auto" w:fill="F6F4EE"/>
        <w:ind w:left="360"/>
      </w:pPr>
      <w:r>
        <w:rPr>
          <w:rFonts w:ascii="Courier New" w:eastAsia="Courier New" w:hAnsi="Courier New" w:cs="Courier New"/>
          <w:color w:val="303641"/>
          <w:sz w:val="18"/>
          <w:szCs w:val="18"/>
        </w:rPr>
        <w:t xml:space="preserve">            # fall through to legacy path</w:t>
      </w:r>
    </w:p>
    <w:p w14:paraId="09D60AC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36895E9" w14:textId="77777777" w:rsidR="00FF2FC6" w:rsidRDefault="00000000">
      <w:pPr>
        <w:shd w:val="clear" w:color="auto" w:fill="F6F4EE"/>
        <w:ind w:left="360"/>
      </w:pPr>
      <w:r>
        <w:rPr>
          <w:rFonts w:ascii="Courier New" w:eastAsia="Courier New" w:hAnsi="Courier New" w:cs="Courier New"/>
          <w:color w:val="303641"/>
          <w:sz w:val="18"/>
          <w:szCs w:val="18"/>
        </w:rPr>
        <w:t xml:space="preserve">    # 2. Fallback path (legacy direct summary)</w:t>
      </w:r>
    </w:p>
    <w:p w14:paraId="0E4C0422" w14:textId="77777777" w:rsidR="00FF2FC6" w:rsidRDefault="00000000">
      <w:pPr>
        <w:shd w:val="clear" w:color="auto" w:fill="F6F4EE"/>
        <w:ind w:left="360"/>
      </w:pPr>
      <w:r>
        <w:rPr>
          <w:rFonts w:ascii="Courier New" w:eastAsia="Courier New" w:hAnsi="Courier New" w:cs="Courier New"/>
          <w:color w:val="303641"/>
          <w:sz w:val="18"/>
          <w:szCs w:val="18"/>
        </w:rPr>
        <w:t xml:space="preserve">    prompt = build_prompt(source, fm)  # SECTION_STYLES ベース</w:t>
      </w:r>
    </w:p>
    <w:p w14:paraId="154742D4" w14:textId="77777777" w:rsidR="00FF2FC6" w:rsidRDefault="00000000">
      <w:pPr>
        <w:shd w:val="clear" w:color="auto" w:fill="F6F4EE"/>
        <w:ind w:left="360"/>
      </w:pPr>
      <w:r>
        <w:rPr>
          <w:rFonts w:ascii="Courier New" w:eastAsia="Courier New" w:hAnsi="Courier New" w:cs="Courier New"/>
          <w:color w:val="303641"/>
          <w:sz w:val="18"/>
          <w:szCs w:val="18"/>
        </w:rPr>
        <w:t xml:space="preserve">    png = call_gemini_image(prompt, api_key)</w:t>
      </w:r>
    </w:p>
    <w:p w14:paraId="69DB7483" w14:textId="77777777" w:rsidR="00FF2FC6" w:rsidRDefault="00000000">
      <w:pPr>
        <w:shd w:val="clear" w:color="auto" w:fill="F6F4EE"/>
        <w:ind w:left="360"/>
      </w:pPr>
      <w:r>
        <w:rPr>
          <w:rFonts w:ascii="Courier New" w:eastAsia="Courier New" w:hAnsi="Courier New" w:cs="Courier New"/>
          <w:color w:val="303641"/>
          <w:sz w:val="18"/>
          <w:szCs w:val="18"/>
        </w:rPr>
        <w:t xml:space="preserve">    meta["path"] = "legacy"</w:t>
      </w:r>
    </w:p>
    <w:p w14:paraId="2311B9F5"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png, meta</w:t>
      </w:r>
    </w:p>
    <w:p w14:paraId="7A17A2D9" w14:textId="77777777" w:rsidR="00FF2FC6" w:rsidRDefault="00000000">
      <w:pPr>
        <w:spacing w:after="120"/>
      </w:pPr>
      <w:r>
        <w:rPr>
          <w:rFonts w:eastAsia="Helvetica Neue"/>
          <w:b/>
          <w:bCs/>
          <w:color w:val="A86A1A"/>
        </w:rPr>
        <w:lastRenderedPageBreak/>
        <w:t>【v1.3 既知課題】 legacy fallback の SECTION_STYLES / COMMON_STYLE が "Photorealistic" を明示指定しており、2-stage 失敗時に写真調画像が出力される。§8.2 / §9.2 参照。</w:t>
      </w:r>
    </w:p>
    <w:p w14:paraId="77CF5D88" w14:textId="77777777" w:rsidR="00FF2FC6" w:rsidRDefault="00000000">
      <w:r>
        <w:br w:type="page"/>
      </w:r>
    </w:p>
    <w:p w14:paraId="6944309A" w14:textId="77777777" w:rsidR="00FF2FC6" w:rsidRDefault="00000000">
      <w:pPr>
        <w:pStyle w:val="2"/>
      </w:pPr>
      <w:r>
        <w:lastRenderedPageBreak/>
        <w:t>§4.8 ログ出力仕様</w:t>
      </w:r>
    </w:p>
    <w:p w14:paraId="78096A12" w14:textId="77777777" w:rsidR="00FF2FC6" w:rsidRDefault="00000000">
      <w:pPr>
        <w:pStyle w:val="3"/>
      </w:pPr>
      <w:r>
        <w:t>§4.8.1 出力先</w:t>
      </w:r>
    </w:p>
    <w:p w14:paraId="1C37247C" w14:textId="77777777" w:rsidR="00FF2FC6" w:rsidRDefault="00000000">
      <w:pPr>
        <w:spacing w:after="120"/>
      </w:pPr>
      <w:r>
        <w:rPr>
          <w:rFonts w:eastAsia="Helvetica Neue"/>
        </w:rPr>
        <w:t>~/newsletter-dashboard/logs/hero_generation.log</w:t>
      </w:r>
    </w:p>
    <w:p w14:paraId="0A7F6AC3" w14:textId="77777777" w:rsidR="00FF2FC6" w:rsidRDefault="00000000">
      <w:pPr>
        <w:pStyle w:val="3"/>
      </w:pPr>
      <w:r>
        <w:t>§4.8.2 ログレベル分離</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F2FC6" w14:paraId="080840BF" w14:textId="77777777">
        <w:trPr>
          <w:tblHeader/>
        </w:trPr>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52F79C7" w14:textId="77777777" w:rsidR="00FF2FC6" w:rsidRDefault="00000000">
            <w:r>
              <w:rPr>
                <w:rFonts w:eastAsia="Helvetica Neue"/>
                <w:b/>
                <w:bCs/>
                <w:color w:val="FFFFFF"/>
                <w:sz w:val="20"/>
                <w:szCs w:val="20"/>
              </w:rPr>
              <w:t>レベル</w:t>
            </w:r>
          </w:p>
        </w:tc>
        <w:tc>
          <w:tcPr>
            <w:tcW w:w="75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95FB750" w14:textId="77777777" w:rsidR="00FF2FC6" w:rsidRDefault="00000000">
            <w:r>
              <w:rPr>
                <w:rFonts w:eastAsia="Helvetica Neue"/>
                <w:b/>
                <w:bCs/>
                <w:color w:val="FFFFFF"/>
                <w:sz w:val="20"/>
                <w:szCs w:val="20"/>
              </w:rPr>
              <w:t>内容</w:t>
            </w:r>
          </w:p>
        </w:tc>
      </w:tr>
      <w:tr w:rsidR="00FF2FC6" w14:paraId="60748EAD"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FA89A35" w14:textId="77777777" w:rsidR="00FF2FC6" w:rsidRDefault="00000000">
            <w:r>
              <w:rPr>
                <w:rFonts w:eastAsia="Helvetica Neue"/>
                <w:sz w:val="20"/>
                <w:szCs w:val="20"/>
              </w:rPr>
              <w:t>INFO</w:t>
            </w:r>
          </w:p>
        </w:tc>
        <w:tc>
          <w:tcPr>
            <w:tcW w:w="7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230AD49" w14:textId="77777777" w:rsidR="00FF2FC6" w:rsidRDefault="00000000">
            <w:r>
              <w:rPr>
                <w:rFonts w:eastAsia="Helvetica Neue"/>
                <w:sz w:val="20"/>
                <w:szCs w:val="20"/>
              </w:rPr>
              <w:t>成功/失敗、media、slug、所要時間、daily call count、extraction_method (2-stage/legacy)、style_category、retry_count</w:t>
            </w:r>
          </w:p>
        </w:tc>
      </w:tr>
      <w:tr w:rsidR="00FF2FC6" w14:paraId="3EA1D482" w14:textId="77777777">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29275C9" w14:textId="77777777" w:rsidR="00FF2FC6" w:rsidRDefault="00000000">
            <w:r>
              <w:rPr>
                <w:rFonts w:eastAsia="Helvetica Neue"/>
                <w:sz w:val="20"/>
                <w:szCs w:val="20"/>
              </w:rPr>
              <w:t>DEBUG (opt-in)</w:t>
            </w:r>
          </w:p>
        </w:tc>
        <w:tc>
          <w:tcPr>
            <w:tcW w:w="7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7BD9248" w14:textId="77777777" w:rsidR="00FF2FC6" w:rsidRDefault="00000000">
            <w:r>
              <w:rPr>
                <w:rFonts w:eastAsia="Helvetica Neue"/>
                <w:sz w:val="20"/>
                <w:szCs w:val="20"/>
              </w:rPr>
              <w:t>全プロンプト、JSON 抽出結果、Gemini raw response</w:t>
            </w:r>
          </w:p>
        </w:tc>
      </w:tr>
    </w:tbl>
    <w:p w14:paraId="61625EE9" w14:textId="77777777" w:rsidR="00FF2FC6" w:rsidRDefault="00000000">
      <w:pPr>
        <w:pStyle w:val="3"/>
      </w:pPr>
      <w:r>
        <w:t>§4.8.3 INFO レベル出力例</w:t>
      </w:r>
    </w:p>
    <w:p w14:paraId="15DFE8C3" w14:textId="77777777" w:rsidR="00FF2FC6" w:rsidRDefault="00000000">
      <w:pPr>
        <w:shd w:val="clear" w:color="auto" w:fill="F6F4EE"/>
        <w:ind w:left="360"/>
      </w:pPr>
      <w:r>
        <w:rPr>
          <w:rFonts w:ascii="Courier New" w:eastAsia="Courier New" w:hAnsi="Courier New" w:cs="Courier New"/>
          <w:color w:val="303641"/>
          <w:sz w:val="18"/>
          <w:szCs w:val="18"/>
        </w:rPr>
        <w:t>[2026-04-22 10:30:15] INFO article_slug=wsj-2026-04-22 media=wsj</w:t>
      </w:r>
    </w:p>
    <w:p w14:paraId="49F14BB1" w14:textId="77777777" w:rsidR="00FF2FC6" w:rsidRDefault="00000000">
      <w:pPr>
        <w:shd w:val="clear" w:color="auto" w:fill="F6F4EE"/>
        <w:ind w:left="360"/>
      </w:pPr>
      <w:r>
        <w:rPr>
          <w:rFonts w:ascii="Courier New" w:eastAsia="Courier New" w:hAnsi="Courier New" w:cs="Courier New"/>
          <w:color w:val="303641"/>
          <w:sz w:val="18"/>
          <w:szCs w:val="18"/>
        </w:rPr>
        <w:t xml:space="preserve">  core_theme=inflation</w:t>
      </w:r>
    </w:p>
    <w:p w14:paraId="48F1B0BF" w14:textId="77777777" w:rsidR="00FF2FC6" w:rsidRDefault="00000000">
      <w:pPr>
        <w:shd w:val="clear" w:color="auto" w:fill="F6F4EE"/>
        <w:ind w:left="360"/>
      </w:pPr>
      <w:r>
        <w:rPr>
          <w:rFonts w:ascii="Courier New" w:eastAsia="Courier New" w:hAnsi="Courier New" w:cs="Courier New"/>
          <w:color w:val="303641"/>
          <w:sz w:val="18"/>
          <w:szCs w:val="18"/>
        </w:rPr>
        <w:t xml:space="preserve">  subject_noun="a heavy weight"</w:t>
      </w:r>
    </w:p>
    <w:p w14:paraId="7B167B5B" w14:textId="77777777" w:rsidR="00FF2FC6" w:rsidRDefault="00000000">
      <w:pPr>
        <w:shd w:val="clear" w:color="auto" w:fill="F6F4EE"/>
        <w:ind w:left="360"/>
      </w:pPr>
      <w:r>
        <w:rPr>
          <w:rFonts w:ascii="Courier New" w:eastAsia="Courier New" w:hAnsi="Courier New" w:cs="Courier New"/>
          <w:color w:val="303641"/>
          <w:sz w:val="18"/>
          <w:szCs w:val="18"/>
        </w:rPr>
        <w:t xml:space="preserve">  extraction_method=2-stage</w:t>
      </w:r>
    </w:p>
    <w:p w14:paraId="28874872" w14:textId="77777777" w:rsidR="00FF2FC6" w:rsidRDefault="00000000">
      <w:pPr>
        <w:shd w:val="clear" w:color="auto" w:fill="F6F4EE"/>
        <w:ind w:left="360"/>
      </w:pPr>
      <w:r>
        <w:rPr>
          <w:rFonts w:ascii="Courier New" w:eastAsia="Courier New" w:hAnsi="Courier New" w:cs="Courier New"/>
          <w:color w:val="303641"/>
          <w:sz w:val="18"/>
          <w:szCs w:val="18"/>
        </w:rPr>
        <w:t xml:space="preserve">  style_category=editorial</w:t>
      </w:r>
    </w:p>
    <w:p w14:paraId="68F316F4" w14:textId="77777777" w:rsidR="00FF2FC6" w:rsidRDefault="00000000">
      <w:pPr>
        <w:shd w:val="clear" w:color="auto" w:fill="F6F4EE"/>
        <w:ind w:left="360"/>
      </w:pPr>
      <w:r>
        <w:rPr>
          <w:rFonts w:ascii="Courier New" w:eastAsia="Courier New" w:hAnsi="Courier New" w:cs="Courier New"/>
          <w:color w:val="303641"/>
          <w:sz w:val="18"/>
          <w:szCs w:val="18"/>
        </w:rPr>
        <w:t xml:space="preserve">  retry_count=0</w:t>
      </w:r>
    </w:p>
    <w:p w14:paraId="50C46ACD" w14:textId="77777777" w:rsidR="00FF2FC6" w:rsidRDefault="00000000">
      <w:pPr>
        <w:shd w:val="clear" w:color="auto" w:fill="F6F4EE"/>
        <w:ind w:left="360"/>
      </w:pPr>
      <w:r>
        <w:rPr>
          <w:rFonts w:ascii="Courier New" w:eastAsia="Courier New" w:hAnsi="Courier New" w:cs="Courier New"/>
          <w:color w:val="303641"/>
          <w:sz w:val="18"/>
          <w:szCs w:val="18"/>
        </w:rPr>
        <w:t xml:space="preserve">  result=success duration=4.2s</w:t>
      </w:r>
    </w:p>
    <w:p w14:paraId="1A422459" w14:textId="77777777" w:rsidR="00FF2FC6" w:rsidRDefault="00000000">
      <w:pPr>
        <w:shd w:val="clear" w:color="auto" w:fill="F6F4EE"/>
        <w:ind w:left="360"/>
      </w:pPr>
      <w:r>
        <w:rPr>
          <w:rFonts w:ascii="Courier New" w:eastAsia="Courier New" w:hAnsi="Courier New" w:cs="Courier New"/>
          <w:color w:val="303641"/>
          <w:sz w:val="18"/>
          <w:szCs w:val="18"/>
        </w:rPr>
        <w:t xml:space="preserve">  daily_calls=12/1500</w:t>
      </w:r>
    </w:p>
    <w:p w14:paraId="7679370E" w14:textId="77777777" w:rsidR="00FF2FC6" w:rsidRDefault="00000000">
      <w:pPr>
        <w:pStyle w:val="3"/>
      </w:pPr>
      <w:r>
        <w:t>§4.8.4 PII / Key 漏洩防止</w:t>
      </w:r>
    </w:p>
    <w:p w14:paraId="2342144A" w14:textId="77777777" w:rsidR="00FF2FC6" w:rsidRDefault="00000000">
      <w:pPr>
        <w:pStyle w:val="a4"/>
        <w:numPr>
          <w:ilvl w:val="0"/>
          <w:numId w:val="2"/>
        </w:numPr>
        <w:spacing w:after="80"/>
      </w:pPr>
      <w:r>
        <w:rPr>
          <w:rFonts w:eastAsia="Helvetica Neue"/>
        </w:rPr>
        <w:t>GEMINI_API_KEY は絶対にログに出さない (マスク必須: AIza...XXX の先頭 4 + 末尾 3 文字のみ)</w:t>
      </w:r>
    </w:p>
    <w:p w14:paraId="39112CA1" w14:textId="77777777" w:rsidR="00FF2FC6" w:rsidRDefault="00000000">
      <w:pPr>
        <w:pStyle w:val="a4"/>
        <w:numPr>
          <w:ilvl w:val="0"/>
          <w:numId w:val="2"/>
        </w:numPr>
        <w:spacing w:after="80"/>
      </w:pPr>
      <w:r>
        <w:rPr>
          <w:rFonts w:eastAsia="Helvetica Neue"/>
        </w:rPr>
        <w:t>ファイルパスはホームディレクトリを ~ に置換</w:t>
      </w:r>
    </w:p>
    <w:p w14:paraId="62E9FCD8" w14:textId="77777777" w:rsidR="00FF2FC6" w:rsidRDefault="00000000">
      <w:pPr>
        <w:pStyle w:val="a4"/>
        <w:numPr>
          <w:ilvl w:val="0"/>
          <w:numId w:val="2"/>
        </w:numPr>
        <w:spacing w:after="80"/>
      </w:pPr>
      <w:r>
        <w:rPr>
          <w:rFonts w:eastAsia="Helvetica Neue"/>
        </w:rPr>
        <w:t>summary の本文は DEBUG レベルのみ、INFO には出さない</w:t>
      </w:r>
    </w:p>
    <w:p w14:paraId="4595DAF0" w14:textId="77777777" w:rsidR="00FF2FC6" w:rsidRDefault="00000000">
      <w:r>
        <w:br w:type="page"/>
      </w:r>
    </w:p>
    <w:p w14:paraId="20FCF551" w14:textId="77777777" w:rsidR="00FF2FC6" w:rsidRDefault="00000000">
      <w:pPr>
        <w:pStyle w:val="2"/>
      </w:pPr>
      <w:r>
        <w:lastRenderedPageBreak/>
        <w:t>§4.9 受け入れ基準 (TC-01〜TC-06)</w:t>
      </w:r>
    </w:p>
    <w:p w14:paraId="235BECE2" w14:textId="77777777" w:rsidR="00FF2FC6" w:rsidRDefault="00000000">
      <w:pPr>
        <w:pStyle w:val="3"/>
      </w:pPr>
      <w:r>
        <w:t>§4.9.1 ユニットテスト (tests/test_hero_generation.py) — 決定論的で検証可能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4320"/>
        <w:gridCol w:w="4320"/>
      </w:tblGrid>
      <w:tr w:rsidR="00FF2FC6" w14:paraId="4A79129B" w14:textId="77777777">
        <w:trPr>
          <w:tblHeader/>
        </w:trPr>
        <w:tc>
          <w:tcPr>
            <w:tcW w:w="7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89B6662" w14:textId="77777777" w:rsidR="00FF2FC6" w:rsidRDefault="00000000">
            <w:r>
              <w:rPr>
                <w:rFonts w:eastAsia="Helvetica Neue"/>
                <w:b/>
                <w:bCs/>
                <w:color w:val="FFFFFF"/>
                <w:sz w:val="20"/>
                <w:szCs w:val="20"/>
              </w:rPr>
              <w:t>TC</w:t>
            </w:r>
          </w:p>
        </w:tc>
        <w:tc>
          <w:tcPr>
            <w:tcW w:w="43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CB36DA2" w14:textId="77777777" w:rsidR="00FF2FC6" w:rsidRDefault="00000000">
            <w:r>
              <w:rPr>
                <w:rFonts w:eastAsia="Helvetica Neue"/>
                <w:b/>
                <w:bCs/>
                <w:color w:val="FFFFFF"/>
                <w:sz w:val="20"/>
                <w:szCs w:val="20"/>
              </w:rPr>
              <w:t>入力</w:t>
            </w:r>
          </w:p>
        </w:tc>
        <w:tc>
          <w:tcPr>
            <w:tcW w:w="43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A81A3E3" w14:textId="77777777" w:rsidR="00FF2FC6" w:rsidRDefault="00000000">
            <w:r>
              <w:rPr>
                <w:rFonts w:eastAsia="Helvetica Neue"/>
                <w:b/>
                <w:bCs/>
                <w:color w:val="FFFFFF"/>
                <w:sz w:val="20"/>
                <w:szCs w:val="20"/>
              </w:rPr>
              <w:t>合格条件</w:t>
            </w:r>
          </w:p>
        </w:tc>
      </w:tr>
      <w:tr w:rsidR="00FF2FC6" w14:paraId="56E2CC18" w14:textId="77777777">
        <w:tc>
          <w:tcPr>
            <w:tcW w:w="7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1CBA7AA" w14:textId="77777777" w:rsidR="00FF2FC6" w:rsidRDefault="00000000">
            <w:r>
              <w:rPr>
                <w:rFonts w:eastAsia="Helvetica Neue"/>
                <w:sz w:val="20"/>
                <w:szCs w:val="20"/>
              </w:rPr>
              <w:t>TC-01</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CEBF90E" w14:textId="77777777" w:rsidR="00FF2FC6" w:rsidRDefault="00000000">
            <w:r>
              <w:rPr>
                <w:rFonts w:eastAsia="Helvetica Neue"/>
                <w:sz w:val="20"/>
                <w:szCs w:val="20"/>
              </w:rPr>
              <w:t>summary="日銀が利上げを示唆、円高が進行" (media=wsj)</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3BE4ED3" w14:textId="77777777" w:rsidR="00FF2FC6" w:rsidRDefault="00000000">
            <w:r>
              <w:rPr>
                <w:rFonts w:eastAsia="Helvetica Neue"/>
                <w:sz w:val="20"/>
                <w:szCs w:val="20"/>
              </w:rPr>
              <w:t>primary_subject_noun が ABSTRACT_NOUN_BLACKLIST に含まれない</w:t>
            </w:r>
          </w:p>
        </w:tc>
      </w:tr>
      <w:tr w:rsidR="00FF2FC6" w14:paraId="5B38A9C1" w14:textId="77777777">
        <w:tc>
          <w:tcPr>
            <w:tcW w:w="7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5BC8D95" w14:textId="77777777" w:rsidR="00FF2FC6" w:rsidRDefault="00000000">
            <w:r>
              <w:rPr>
                <w:rFonts w:eastAsia="Helvetica Neue"/>
                <w:sz w:val="20"/>
                <w:szCs w:val="20"/>
              </w:rPr>
              <w:t>TC-02</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D90774E" w14:textId="77777777" w:rsidR="00FF2FC6" w:rsidRDefault="00000000">
            <w:r>
              <w:rPr>
                <w:rFonts w:eastAsia="Helvetica Neue"/>
                <w:sz w:val="20"/>
                <w:szCs w:val="20"/>
              </w:rPr>
              <w:t>summary="JAL City那覇、GW期間のADRが前年比+15%" (media=skift)</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A3DAD92" w14:textId="77777777" w:rsidR="00FF2FC6" w:rsidRDefault="00000000">
            <w:r>
              <w:rPr>
                <w:rFonts w:eastAsia="Helvetica Neue"/>
                <w:sz w:val="20"/>
                <w:szCs w:val="20"/>
              </w:rPr>
              <w:t>同上 + 最終プロンプト中に aspirational が含まれる</w:t>
            </w:r>
          </w:p>
        </w:tc>
      </w:tr>
      <w:tr w:rsidR="00FF2FC6" w14:paraId="711A3822" w14:textId="77777777">
        <w:tc>
          <w:tcPr>
            <w:tcW w:w="7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7D54AA6" w14:textId="77777777" w:rsidR="00FF2FC6" w:rsidRDefault="00000000">
            <w:r>
              <w:rPr>
                <w:rFonts w:eastAsia="Helvetica Neue"/>
                <w:sz w:val="20"/>
                <w:szCs w:val="20"/>
              </w:rPr>
              <w:t>TC-03</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C9D8D9C" w14:textId="77777777" w:rsidR="00FF2FC6" w:rsidRDefault="00000000">
            <w:r>
              <w:rPr>
                <w:rFonts w:eastAsia="Helvetica Neue"/>
                <w:sz w:val="20"/>
                <w:szCs w:val="20"/>
              </w:rPr>
              <w:t>summary="Marubeniが仙台SS30の取得を検討" (media=buysiders)</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34E6235" w14:textId="77777777" w:rsidR="00FF2FC6" w:rsidRDefault="00000000">
            <w:r>
              <w:rPr>
                <w:rFonts w:eastAsia="Helvetica Neue"/>
                <w:sz w:val="20"/>
                <w:szCs w:val="20"/>
              </w:rPr>
              <w:t>同上 + 最終プロンプトに navy and gold が含まれる</w:t>
            </w:r>
          </w:p>
        </w:tc>
      </w:tr>
      <w:tr w:rsidR="00FF2FC6" w14:paraId="4BBF4C70" w14:textId="77777777">
        <w:tc>
          <w:tcPr>
            <w:tcW w:w="7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5E868FE" w14:textId="77777777" w:rsidR="00FF2FC6" w:rsidRDefault="00000000">
            <w:r>
              <w:rPr>
                <w:rFonts w:eastAsia="Helvetica Neue"/>
                <w:sz w:val="20"/>
                <w:szCs w:val="20"/>
              </w:rPr>
              <w:t>TC-04</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0108D40" w14:textId="77777777" w:rsidR="00FF2FC6" w:rsidRDefault="00000000">
            <w:r>
              <w:rPr>
                <w:rFonts w:eastAsia="Helvetica Neue"/>
                <w:sz w:val="20"/>
                <w:szCs w:val="20"/>
              </w:rPr>
              <w:t>summary="AI規制の必要性" (media=nyt-op)</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60793D5" w14:textId="77777777" w:rsidR="00FF2FC6" w:rsidRDefault="00000000">
            <w:r>
              <w:rPr>
                <w:rFonts w:eastAsia="Helvetica Neue"/>
                <w:sz w:val="20"/>
                <w:szCs w:val="20"/>
              </w:rPr>
              <w:t>同上 + 最終プロンプトに bold と high-contrast が含まれる</w:t>
            </w:r>
          </w:p>
        </w:tc>
      </w:tr>
      <w:tr w:rsidR="00FF2FC6" w14:paraId="675BB115" w14:textId="77777777">
        <w:tc>
          <w:tcPr>
            <w:tcW w:w="7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4E43A69" w14:textId="77777777" w:rsidR="00FF2FC6" w:rsidRDefault="00000000">
            <w:r>
              <w:rPr>
                <w:rFonts w:eastAsia="Helvetica Neue"/>
                <w:sz w:val="20"/>
                <w:szCs w:val="20"/>
              </w:rPr>
              <w:t>TC-05</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2A179D4" w14:textId="77777777" w:rsidR="00FF2FC6" w:rsidRDefault="00000000">
            <w:r>
              <w:rPr>
                <w:rFonts w:eastAsia="Helvetica Neue"/>
                <w:sz w:val="20"/>
                <w:szCs w:val="20"/>
              </w:rPr>
              <w:t>Gemini text が "primary_subject_noun":"growth" を返す (mock)</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7CB8FE2" w14:textId="77777777" w:rsidR="00FF2FC6" w:rsidRDefault="00000000">
            <w:r>
              <w:rPr>
                <w:rFonts w:eastAsia="Helvetica Neue"/>
                <w:sz w:val="20"/>
                <w:szCs w:val="20"/>
              </w:rPr>
              <w:t>1 回リトライが実行される</w:t>
            </w:r>
          </w:p>
        </w:tc>
      </w:tr>
      <w:tr w:rsidR="00FF2FC6" w14:paraId="7216D0B5" w14:textId="77777777">
        <w:tc>
          <w:tcPr>
            <w:tcW w:w="7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3A5669E" w14:textId="77777777" w:rsidR="00FF2FC6" w:rsidRDefault="00000000">
            <w:r>
              <w:rPr>
                <w:rFonts w:eastAsia="Helvetica Neue"/>
                <w:sz w:val="20"/>
                <w:szCs w:val="20"/>
              </w:rPr>
              <w:t>TC-06</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B5E9C22" w14:textId="77777777" w:rsidR="00FF2FC6" w:rsidRDefault="00000000">
            <w:r>
              <w:rPr>
                <w:rFonts w:eastAsia="Helvetica Neue"/>
                <w:sz w:val="20"/>
                <w:szCs w:val="20"/>
              </w:rPr>
              <w:t>Gemini text が 2 回失敗 (mock)</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7988AEF" w14:textId="77777777" w:rsidR="00FF2FC6" w:rsidRDefault="00000000">
            <w:r>
              <w:rPr>
                <w:rFonts w:eastAsia="Helvetica Neue"/>
                <w:sz w:val="20"/>
                <w:szCs w:val="20"/>
              </w:rPr>
              <w:t>フォールバック (現行ロジック) が呼ばれる</w:t>
            </w:r>
          </w:p>
        </w:tc>
      </w:tr>
    </w:tbl>
    <w:p w14:paraId="7051A072" w14:textId="77777777" w:rsidR="00FF2FC6" w:rsidRDefault="00000000">
      <w:pPr>
        <w:pStyle w:val="3"/>
      </w:pPr>
      <w:r>
        <w:t>§4.9.2 参考的な期待値 (LLM 非決定性のため必須合格条件ではない)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F2FC6" w14:paraId="317A1949" w14:textId="77777777">
        <w:trPr>
          <w:tblHeader/>
        </w:trPr>
        <w:tc>
          <w:tcPr>
            <w:tcW w:w="46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6851673" w14:textId="77777777" w:rsidR="00FF2FC6" w:rsidRDefault="00000000">
            <w:r>
              <w:rPr>
                <w:rFonts w:eastAsia="Helvetica Neue"/>
                <w:b/>
                <w:bCs/>
                <w:color w:val="FFFFFF"/>
                <w:sz w:val="20"/>
                <w:szCs w:val="20"/>
              </w:rPr>
              <w:t>入力</w:t>
            </w:r>
          </w:p>
        </w:tc>
        <w:tc>
          <w:tcPr>
            <w:tcW w:w="46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ABAF5F2" w14:textId="77777777" w:rsidR="00FF2FC6" w:rsidRDefault="00000000">
            <w:r>
              <w:rPr>
                <w:rFonts w:eastAsia="Helvetica Neue"/>
                <w:b/>
                <w:bCs/>
                <w:color w:val="FFFFFF"/>
                <w:sz w:val="20"/>
                <w:szCs w:val="20"/>
              </w:rPr>
              <w:t>期待される主役名詞 (参考)</w:t>
            </w:r>
          </w:p>
        </w:tc>
      </w:tr>
      <w:tr w:rsidR="00FF2FC6" w14:paraId="29E6BE92" w14:textId="77777777">
        <w:tc>
          <w:tcPr>
            <w:tcW w:w="4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428CD3A" w14:textId="77777777" w:rsidR="00FF2FC6" w:rsidRDefault="00000000">
            <w:r>
              <w:rPr>
                <w:rFonts w:eastAsia="Helvetica Neue"/>
                <w:sz w:val="20"/>
                <w:szCs w:val="20"/>
              </w:rPr>
              <w:t>日銀が利上げを示唆...</w:t>
            </w:r>
          </w:p>
        </w:tc>
        <w:tc>
          <w:tcPr>
            <w:tcW w:w="4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C55FD65" w14:textId="77777777" w:rsidR="00FF2FC6" w:rsidRDefault="00000000">
            <w:r>
              <w:rPr>
                <w:rFonts w:eastAsia="Helvetica Neue"/>
                <w:sz w:val="20"/>
                <w:szCs w:val="20"/>
              </w:rPr>
              <w:t>"a steep staircase" または "a rising arrow made of yen coins"</w:t>
            </w:r>
          </w:p>
        </w:tc>
      </w:tr>
      <w:tr w:rsidR="00FF2FC6" w14:paraId="67170DD1" w14:textId="77777777">
        <w:tc>
          <w:tcPr>
            <w:tcW w:w="4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429A755" w14:textId="77777777" w:rsidR="00FF2FC6" w:rsidRDefault="00000000">
            <w:r>
              <w:rPr>
                <w:rFonts w:eastAsia="Helvetica Neue"/>
                <w:sz w:val="20"/>
                <w:szCs w:val="20"/>
              </w:rPr>
              <w:t>JAL City那覇...</w:t>
            </w:r>
          </w:p>
        </w:tc>
        <w:tc>
          <w:tcPr>
            <w:tcW w:w="4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D051583" w14:textId="77777777" w:rsidR="00FF2FC6" w:rsidRDefault="00000000">
            <w:r>
              <w:rPr>
                <w:rFonts w:eastAsia="Helvetica Neue"/>
                <w:sz w:val="20"/>
                <w:szCs w:val="20"/>
              </w:rPr>
              <w:t>"a luxury hotel lobby" または "a traveler with luggage"</w:t>
            </w:r>
          </w:p>
        </w:tc>
      </w:tr>
      <w:tr w:rsidR="00FF2FC6" w14:paraId="7B5FA235" w14:textId="77777777">
        <w:tc>
          <w:tcPr>
            <w:tcW w:w="4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A79F2D9" w14:textId="77777777" w:rsidR="00FF2FC6" w:rsidRDefault="00000000">
            <w:r>
              <w:rPr>
                <w:rFonts w:eastAsia="Helvetica Neue"/>
                <w:sz w:val="20"/>
                <w:szCs w:val="20"/>
              </w:rPr>
              <w:t>Marubeniが仙台SS30...</w:t>
            </w:r>
          </w:p>
        </w:tc>
        <w:tc>
          <w:tcPr>
            <w:tcW w:w="4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3666C90" w14:textId="77777777" w:rsidR="00FF2FC6" w:rsidRDefault="00000000">
            <w:r>
              <w:rPr>
                <w:rFonts w:eastAsia="Helvetica Neue"/>
                <w:sz w:val="20"/>
                <w:szCs w:val="20"/>
              </w:rPr>
              <w:t>"a chess piece being moved" または "two skyscrapers merging"</w:t>
            </w:r>
          </w:p>
        </w:tc>
      </w:tr>
      <w:tr w:rsidR="00FF2FC6" w14:paraId="3085D0DF" w14:textId="77777777">
        <w:tc>
          <w:tcPr>
            <w:tcW w:w="4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EDEB98D" w14:textId="77777777" w:rsidR="00FF2FC6" w:rsidRDefault="00000000">
            <w:r>
              <w:rPr>
                <w:rFonts w:eastAsia="Helvetica Neue"/>
                <w:sz w:val="20"/>
                <w:szCs w:val="20"/>
              </w:rPr>
              <w:t>AI規制...</w:t>
            </w:r>
          </w:p>
        </w:tc>
        <w:tc>
          <w:tcPr>
            <w:tcW w:w="4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1811815" w14:textId="77777777" w:rsidR="00FF2FC6" w:rsidRDefault="00000000">
            <w:r>
              <w:rPr>
                <w:rFonts w:eastAsia="Helvetica Neue"/>
                <w:sz w:val="20"/>
                <w:szCs w:val="20"/>
              </w:rPr>
              <w:t>"a scale balancing a chip and a gavel"</w:t>
            </w:r>
          </w:p>
        </w:tc>
      </w:tr>
    </w:tbl>
    <w:p w14:paraId="18AABC6D" w14:textId="77777777" w:rsidR="00FF2FC6" w:rsidRDefault="00000000">
      <w:pPr>
        <w:pStyle w:val="3"/>
      </w:pPr>
      <w:r>
        <w:t>§4.9.3 2026-04-22 実配信検証の合格率 【v1.3 新規】</w:t>
      </w:r>
    </w:p>
    <w:p w14:paraId="690B6B06" w14:textId="77777777" w:rsidR="00FF2FC6" w:rsidRDefault="00000000">
      <w:pPr>
        <w:spacing w:after="120"/>
      </w:pPr>
      <w:r>
        <w:rPr>
          <w:rFonts w:eastAsia="Helvetica Neue"/>
          <w:color w:val="A86A1A"/>
        </w:rPr>
        <w:t>4 ソース × 2-stage 経路で実行した結果、JSON 抽出は 0/4 で成功 (全件 legacy fallback)。原因は §8.1 で詳述。</w:t>
      </w:r>
    </w:p>
    <w:p w14:paraId="7615C5AE" w14:textId="77777777" w:rsidR="00FF2FC6" w:rsidRDefault="00000000">
      <w:pPr>
        <w:pStyle w:val="2"/>
      </w:pPr>
      <w:r>
        <w:t>§4.10 実装順序 (12 ステップ)</w:t>
      </w:r>
    </w:p>
    <w:p w14:paraId="3C4D91C2" w14:textId="77777777" w:rsidR="00FF2FC6" w:rsidRDefault="00000000">
      <w:pPr>
        <w:spacing w:after="120"/>
      </w:pPr>
      <w:r>
        <w:rPr>
          <w:rFonts w:eastAsia="Helvetica Neue"/>
        </w:rPr>
        <w:t>SPEC v1.1 実装時の標準手順。v1.3 で追加修正時も本順序を遵守することを推奨。</w:t>
      </w:r>
    </w:p>
    <w:p w14:paraId="06DD8863" w14:textId="77777777" w:rsidR="00FF2FC6" w:rsidRDefault="00000000">
      <w:pPr>
        <w:pStyle w:val="a4"/>
        <w:numPr>
          <w:ilvl w:val="0"/>
          <w:numId w:val="2"/>
        </w:numPr>
        <w:spacing w:after="80"/>
      </w:pPr>
      <w:r>
        <w:rPr>
          <w:rFonts w:eastAsia="Helvetica Neue"/>
        </w:rPr>
        <w:t>Step 1. 依存確認 — google-generativeai SDK バージョン確認、aspect_ratio API の最新仕様確認</w:t>
      </w:r>
    </w:p>
    <w:p w14:paraId="7BC5E752" w14:textId="77777777" w:rsidR="00FF2FC6" w:rsidRDefault="00000000">
      <w:pPr>
        <w:pStyle w:val="a4"/>
        <w:numPr>
          <w:ilvl w:val="0"/>
          <w:numId w:val="2"/>
        </w:numPr>
        <w:spacing w:after="80"/>
      </w:pPr>
      <w:r>
        <w:rPr>
          <w:rFonts w:eastAsia="Helvetica Neue"/>
        </w:rPr>
        <w:t>Step 2. Economist 配信実績確認 — ls content/economist/ で日次配信の有無を確認、有無により STYLE_DICTIONARY 要素を調整</w:t>
      </w:r>
    </w:p>
    <w:p w14:paraId="72483F2E" w14:textId="77777777" w:rsidR="00FF2FC6" w:rsidRDefault="00000000">
      <w:pPr>
        <w:pStyle w:val="a4"/>
        <w:numPr>
          <w:ilvl w:val="0"/>
          <w:numId w:val="2"/>
        </w:numPr>
        <w:spacing w:after="80"/>
      </w:pPr>
      <w:r>
        <w:rPr>
          <w:rFonts w:eastAsia="Helvetica Neue"/>
        </w:rPr>
        <w:t>Step 3. STYLE_DICTIONARY 定数を追加 (§4.4)</w:t>
      </w:r>
    </w:p>
    <w:p w14:paraId="58ACB46E" w14:textId="77777777" w:rsidR="00FF2FC6" w:rsidRDefault="00000000">
      <w:pPr>
        <w:pStyle w:val="a4"/>
        <w:numPr>
          <w:ilvl w:val="0"/>
          <w:numId w:val="2"/>
        </w:numPr>
        <w:spacing w:after="80"/>
      </w:pPr>
      <w:r>
        <w:rPr>
          <w:rFonts w:eastAsia="Helvetica Neue"/>
        </w:rPr>
        <w:t>Step 4. extract_visual_concept(summary: str) -&gt; dict を実装 (Gemini 2.5 Flash text, JSON mode)</w:t>
      </w:r>
    </w:p>
    <w:p w14:paraId="7492CF60" w14:textId="77777777" w:rsidR="00FF2FC6" w:rsidRDefault="00000000">
      <w:pPr>
        <w:pStyle w:val="a4"/>
        <w:numPr>
          <w:ilvl w:val="0"/>
          <w:numId w:val="2"/>
        </w:numPr>
        <w:spacing w:after="80"/>
      </w:pPr>
      <w:r>
        <w:rPr>
          <w:rFonts w:eastAsia="Helvetica Neue"/>
        </w:rPr>
        <w:t>Step 5. ABSTRACT_NOUN_BLACKLIST とリトライロジックを実装</w:t>
      </w:r>
    </w:p>
    <w:p w14:paraId="3F2A99E6" w14:textId="77777777" w:rsidR="00FF2FC6" w:rsidRDefault="00000000">
      <w:pPr>
        <w:pStyle w:val="a4"/>
        <w:numPr>
          <w:ilvl w:val="0"/>
          <w:numId w:val="2"/>
        </w:numPr>
        <w:spacing w:after="80"/>
      </w:pPr>
      <w:r>
        <w:rPr>
          <w:rFonts w:eastAsia="Helvetica Neue"/>
        </w:rPr>
        <w:lastRenderedPageBreak/>
        <w:t>Step 6. build_hero_prompt() を実装 (§4.5)</w:t>
      </w:r>
    </w:p>
    <w:p w14:paraId="605EE857" w14:textId="77777777" w:rsidR="00FF2FC6" w:rsidRDefault="00000000">
      <w:pPr>
        <w:pStyle w:val="a4"/>
        <w:numPr>
          <w:ilvl w:val="0"/>
          <w:numId w:val="2"/>
        </w:numPr>
        <w:spacing w:after="80"/>
      </w:pPr>
      <w:r>
        <w:rPr>
          <w:rFonts w:eastAsia="Helvetica Neue"/>
        </w:rPr>
        <w:t>Step 7. generate_hero_with_fallback() を実装 (§4.7.4)</w:t>
      </w:r>
    </w:p>
    <w:p w14:paraId="34043F00" w14:textId="77777777" w:rsidR="00FF2FC6" w:rsidRDefault="00000000">
      <w:pPr>
        <w:pStyle w:val="a4"/>
        <w:numPr>
          <w:ilvl w:val="0"/>
          <w:numId w:val="2"/>
        </w:numPr>
        <w:spacing w:after="80"/>
      </w:pPr>
      <w:r>
        <w:rPr>
          <w:rFonts w:eastAsia="Helvetica Neue"/>
        </w:rPr>
        <w:t>Step 8. Aspect ratio 16:9 強制ロジックを実装 (§4.6、必要なら Pillow fallback)</w:t>
      </w:r>
    </w:p>
    <w:p w14:paraId="21F1C456" w14:textId="77777777" w:rsidR="00FF2FC6" w:rsidRDefault="00000000">
      <w:pPr>
        <w:pStyle w:val="a4"/>
        <w:numPr>
          <w:ilvl w:val="0"/>
          <w:numId w:val="2"/>
        </w:numPr>
        <w:spacing w:after="80"/>
      </w:pPr>
      <w:r>
        <w:rPr>
          <w:rFonts w:eastAsia="Helvetica Neue"/>
        </w:rPr>
        <w:t>Step 9. ログ出力を追加 (§4.8)</w:t>
      </w:r>
    </w:p>
    <w:p w14:paraId="5305C8D8" w14:textId="77777777" w:rsidR="00FF2FC6" w:rsidRDefault="00000000">
      <w:pPr>
        <w:pStyle w:val="a4"/>
        <w:numPr>
          <w:ilvl w:val="0"/>
          <w:numId w:val="2"/>
        </w:numPr>
        <w:spacing w:after="80"/>
      </w:pPr>
      <w:r>
        <w:rPr>
          <w:rFonts w:eastAsia="Helvetica Neue"/>
        </w:rPr>
        <w:t>Step 10. test_hero_generation.py に TC-01〜TC-06 をユニットテスト化 (§4.9.1)</w:t>
      </w:r>
    </w:p>
    <w:p w14:paraId="1FF6E9C0" w14:textId="77777777" w:rsidR="00FF2FC6" w:rsidRDefault="00000000">
      <w:pPr>
        <w:pStyle w:val="a4"/>
        <w:numPr>
          <w:ilvl w:val="0"/>
          <w:numId w:val="2"/>
        </w:numPr>
        <w:spacing w:after="80"/>
      </w:pPr>
      <w:r>
        <w:rPr>
          <w:rFonts w:eastAsia="Helvetica Neue"/>
        </w:rPr>
        <w:t>Step 11. 手動で本日分 (4 media) を再生成し、視覚確認</w:t>
      </w:r>
    </w:p>
    <w:p w14:paraId="5E723813" w14:textId="77777777" w:rsidR="00FF2FC6" w:rsidRDefault="00000000">
      <w:pPr>
        <w:pStyle w:val="a4"/>
        <w:numPr>
          <w:ilvl w:val="0"/>
          <w:numId w:val="2"/>
        </w:numPr>
        <w:spacing w:after="80"/>
      </w:pPr>
      <w:r>
        <w:rPr>
          <w:rFonts w:eastAsia="Helvetica Neue"/>
        </w:rPr>
        <w:t>Step 12. git commit &amp; push (commit message: hero: 2-stage prompt with media-style dict (v1.1 SPEC))</w:t>
      </w:r>
    </w:p>
    <w:p w14:paraId="5EDE1C20" w14:textId="77777777" w:rsidR="00FF2FC6" w:rsidRDefault="00000000">
      <w:pPr>
        <w:pStyle w:val="2"/>
      </w:pPr>
      <w:r>
        <w:t>§4.11 コスト試算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1800"/>
        <w:gridCol w:w="1800"/>
      </w:tblGrid>
      <w:tr w:rsidR="00FF2FC6" w14:paraId="68A01132" w14:textId="77777777">
        <w:trPr>
          <w:tblHeader/>
        </w:trPr>
        <w:tc>
          <w:tcPr>
            <w:tcW w:w="28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9E9CEB2" w14:textId="77777777" w:rsidR="00FF2FC6" w:rsidRDefault="00000000">
            <w:r>
              <w:rPr>
                <w:rFonts w:eastAsia="Helvetica Neue"/>
                <w:b/>
                <w:bCs/>
                <w:color w:val="FFFFFF"/>
                <w:sz w:val="20"/>
                <w:szCs w:val="20"/>
              </w:rPr>
              <w:t>項目</w:t>
            </w:r>
          </w:p>
        </w:tc>
        <w:tc>
          <w:tcPr>
            <w:tcW w:w="28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9AB38AF" w14:textId="77777777" w:rsidR="00FF2FC6" w:rsidRDefault="00000000">
            <w:r>
              <w:rPr>
                <w:rFonts w:eastAsia="Helvetica Neue"/>
                <w:b/>
                <w:bCs/>
                <w:color w:val="FFFFFF"/>
                <w:sz w:val="20"/>
                <w:szCs w:val="20"/>
              </w:rPr>
              <w:t>単価</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8AA905A" w14:textId="77777777" w:rsidR="00FF2FC6" w:rsidRDefault="00000000">
            <w:r>
              <w:rPr>
                <w:rFonts w:eastAsia="Helvetica Neue"/>
                <w:b/>
                <w:bCs/>
                <w:color w:val="FFFFFF"/>
                <w:sz w:val="20"/>
                <w:szCs w:val="20"/>
              </w:rPr>
              <w:t>日次</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270B36B" w14:textId="77777777" w:rsidR="00FF2FC6" w:rsidRDefault="00000000">
            <w:r>
              <w:rPr>
                <w:rFonts w:eastAsia="Helvetica Neue"/>
                <w:b/>
                <w:bCs/>
                <w:color w:val="FFFFFF"/>
                <w:sz w:val="20"/>
                <w:szCs w:val="20"/>
              </w:rPr>
              <w:t>年次</w:t>
            </w:r>
          </w:p>
        </w:tc>
      </w:tr>
      <w:tr w:rsidR="00FF2FC6" w14:paraId="43439610"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FC098A2" w14:textId="77777777" w:rsidR="00FF2FC6" w:rsidRDefault="00000000">
            <w:r>
              <w:rPr>
                <w:rFonts w:eastAsia="Helvetica Neue"/>
                <w:sz w:val="20"/>
                <w:szCs w:val="20"/>
              </w:rPr>
              <w:t>Gemini 2.5 Flash (text)</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AAC6726" w14:textId="77777777" w:rsidR="00FF2FC6" w:rsidRDefault="00000000">
            <w:r>
              <w:rPr>
                <w:rFonts w:eastAsia="Helvetica Neue"/>
                <w:sz w:val="20"/>
                <w:szCs w:val="20"/>
              </w:rPr>
              <w:t>無料枠 1,500 RPD</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2FE1703" w14:textId="77777777" w:rsidR="00FF2FC6" w:rsidRDefault="00000000">
            <w:r>
              <w:rPr>
                <w:rFonts w:eastAsia="Helvetica Neue"/>
                <w:sz w:val="20"/>
                <w:szCs w:val="20"/>
              </w:rPr>
              <w:t>7-14 calls</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8C5B1D2" w14:textId="77777777" w:rsidR="00FF2FC6" w:rsidRDefault="00000000">
            <w:r>
              <w:rPr>
                <w:rFonts w:eastAsia="Helvetica Neue"/>
                <w:sz w:val="20"/>
                <w:szCs w:val="20"/>
              </w:rPr>
              <w:t>$0</w:t>
            </w:r>
          </w:p>
        </w:tc>
      </w:tr>
      <w:tr w:rsidR="00FF2FC6" w14:paraId="1CEAE2E1" w14:textId="77777777">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2E0B650" w14:textId="77777777" w:rsidR="00FF2FC6" w:rsidRDefault="00000000">
            <w:r>
              <w:rPr>
                <w:rFonts w:eastAsia="Helvetica Neue"/>
                <w:sz w:val="20"/>
                <w:szCs w:val="20"/>
              </w:rPr>
              <w:t>Gemini 2.5 Flash Image</w:t>
            </w:r>
          </w:p>
        </w:tc>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1BECE03" w14:textId="77777777" w:rsidR="00FF2FC6" w:rsidRDefault="00000000">
            <w:r>
              <w:rPr>
                <w:rFonts w:eastAsia="Helvetica Neue"/>
                <w:sz w:val="20"/>
                <w:szCs w:val="20"/>
              </w:rPr>
              <w:t>無料枠</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FF236B6" w14:textId="77777777" w:rsidR="00FF2FC6" w:rsidRDefault="00000000">
            <w:r>
              <w:rPr>
                <w:rFonts w:eastAsia="Helvetica Neue"/>
                <w:sz w:val="20"/>
                <w:szCs w:val="20"/>
              </w:rPr>
              <w:t>7-14 calls</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A29B3FE" w14:textId="77777777" w:rsidR="00FF2FC6" w:rsidRDefault="00000000">
            <w:r>
              <w:rPr>
                <w:rFonts w:eastAsia="Helvetica Neue"/>
                <w:sz w:val="20"/>
                <w:szCs w:val="20"/>
              </w:rPr>
              <w:t>$0</w:t>
            </w:r>
          </w:p>
        </w:tc>
      </w:tr>
      <w:tr w:rsidR="00FF2FC6" w14:paraId="1D053A86"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A0E8FC7" w14:textId="77777777" w:rsidR="00FF2FC6" w:rsidRDefault="00000000">
            <w:r>
              <w:rPr>
                <w:rFonts w:eastAsia="Helvetica Neue"/>
                <w:sz w:val="20"/>
                <w:szCs w:val="20"/>
              </w:rPr>
              <w:t>合計</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BAEAE6B" w14:textId="77777777" w:rsidR="00FF2FC6" w:rsidRDefault="00000000">
            <w:r>
              <w:rPr>
                <w:rFonts w:eastAsia="Helvetica Neue"/>
                <w:sz w:val="20"/>
                <w:szCs w:val="20"/>
              </w:rPr>
              <w:t>—</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76612B8" w14:textId="77777777" w:rsidR="00FF2FC6" w:rsidRDefault="00000000">
            <w:r>
              <w:rPr>
                <w:rFonts w:eastAsia="Helvetica Neue"/>
                <w:sz w:val="20"/>
                <w:szCs w:val="20"/>
              </w:rPr>
              <w:t>—</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1E8DA23" w14:textId="77777777" w:rsidR="00FF2FC6" w:rsidRDefault="00000000">
            <w:r>
              <w:rPr>
                <w:rFonts w:eastAsia="Helvetica Neue"/>
                <w:sz w:val="20"/>
                <w:szCs w:val="20"/>
              </w:rPr>
              <w:t>$0</w:t>
            </w:r>
          </w:p>
        </w:tc>
      </w:tr>
    </w:tbl>
    <w:p w14:paraId="6CA2D6EE" w14:textId="77777777" w:rsidR="00FF2FC6" w:rsidRDefault="00000000">
      <w:pPr>
        <w:spacing w:after="120"/>
      </w:pPr>
      <w:r>
        <w:rPr>
          <w:rFonts w:eastAsia="Helvetica Neue"/>
        </w:rPr>
        <w:t>無料枠上限まで余裕: text/image とも 100 倍以上。</w:t>
      </w:r>
    </w:p>
    <w:p w14:paraId="3E1C67C4" w14:textId="77777777" w:rsidR="00FF2FC6" w:rsidRDefault="00000000">
      <w:pPr>
        <w:pStyle w:val="2"/>
      </w:pPr>
      <w:r>
        <w:t>§4.12 リスク &amp; 未解決論点 (R1〜R4)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60"/>
        <w:gridCol w:w="4800"/>
      </w:tblGrid>
      <w:tr w:rsidR="00FF2FC6" w14:paraId="51A45F43" w14:textId="77777777">
        <w:trPr>
          <w:tblHeader/>
        </w:trPr>
        <w:tc>
          <w:tcPr>
            <w:tcW w:w="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2C5950E" w14:textId="77777777" w:rsidR="00FF2FC6" w:rsidRDefault="00000000">
            <w:r>
              <w:rPr>
                <w:rFonts w:eastAsia="Helvetica Neue"/>
                <w:b/>
                <w:bCs/>
                <w:color w:val="FFFFFF"/>
                <w:sz w:val="20"/>
                <w:szCs w:val="20"/>
              </w:rPr>
              <w:t>#</w:t>
            </w:r>
          </w:p>
        </w:tc>
        <w:tc>
          <w:tcPr>
            <w:tcW w:w="39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0F42588" w14:textId="77777777" w:rsidR="00FF2FC6" w:rsidRDefault="00000000">
            <w:r>
              <w:rPr>
                <w:rFonts w:eastAsia="Helvetica Neue"/>
                <w:b/>
                <w:bCs/>
                <w:color w:val="FFFFFF"/>
                <w:sz w:val="20"/>
                <w:szCs w:val="20"/>
              </w:rPr>
              <w:t>リスク</w:t>
            </w:r>
          </w:p>
        </w:tc>
        <w:tc>
          <w:tcPr>
            <w:tcW w:w="4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150BE61" w14:textId="77777777" w:rsidR="00FF2FC6" w:rsidRDefault="00000000">
            <w:r>
              <w:rPr>
                <w:rFonts w:eastAsia="Helvetica Neue"/>
                <w:b/>
                <w:bCs/>
                <w:color w:val="FFFFFF"/>
                <w:sz w:val="20"/>
                <w:szCs w:val="20"/>
              </w:rPr>
              <w:t>緩和策</w:t>
            </w:r>
          </w:p>
        </w:tc>
      </w:tr>
      <w:tr w:rsidR="00FF2FC6" w14:paraId="1606EEB1" w14:textId="77777777">
        <w:tc>
          <w:tcPr>
            <w:tcW w:w="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9E766E1" w14:textId="77777777" w:rsidR="00FF2FC6" w:rsidRDefault="00000000">
            <w:r>
              <w:rPr>
                <w:rFonts w:eastAsia="Helvetica Neue"/>
                <w:sz w:val="20"/>
                <w:szCs w:val="20"/>
              </w:rPr>
              <w:t>R1</w:t>
            </w:r>
          </w:p>
        </w:tc>
        <w:tc>
          <w:tcPr>
            <w:tcW w:w="3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D62A1E7" w14:textId="77777777" w:rsidR="00FF2FC6" w:rsidRDefault="00000000">
            <w:r>
              <w:rPr>
                <w:rFonts w:eastAsia="Helvetica Neue"/>
                <w:sz w:val="20"/>
                <w:szCs w:val="20"/>
              </w:rPr>
              <w:t>Gemini 無料枠の将来的変更 (Google ポリシー変更)</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BE9DE6E" w14:textId="77777777" w:rsidR="00FF2FC6" w:rsidRDefault="00000000">
            <w:r>
              <w:rPr>
                <w:rFonts w:eastAsia="Helvetica Neue"/>
                <w:sz w:val="20"/>
                <w:szCs w:val="20"/>
              </w:rPr>
              <w:t>月次で pricing page を確認。有料化される場合は Haiku 4.5 ($1.80/年) への差し替えを即時検討</w:t>
            </w:r>
          </w:p>
        </w:tc>
      </w:tr>
      <w:tr w:rsidR="00FF2FC6" w14:paraId="7B84227C" w14:textId="77777777">
        <w:tc>
          <w:tcPr>
            <w:tcW w:w="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2FFAFC7" w14:textId="77777777" w:rsidR="00FF2FC6" w:rsidRDefault="00000000">
            <w:r>
              <w:rPr>
                <w:rFonts w:eastAsia="Helvetica Neue"/>
                <w:sz w:val="20"/>
                <w:szCs w:val="20"/>
              </w:rPr>
              <w:t>R2</w:t>
            </w:r>
          </w:p>
        </w:tc>
        <w:tc>
          <w:tcPr>
            <w:tcW w:w="3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60736F7" w14:textId="77777777" w:rsidR="00FF2FC6" w:rsidRDefault="00000000">
            <w:r>
              <w:rPr>
                <w:rFonts w:eastAsia="Helvetica Neue"/>
                <w:sz w:val="20"/>
                <w:szCs w:val="20"/>
              </w:rPr>
              <w:t>Gemini text の JSON 抽出精度が Claude より低い可能性</w:t>
            </w:r>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DD47B1F" w14:textId="77777777" w:rsidR="00FF2FC6" w:rsidRDefault="00000000">
            <w:r>
              <w:rPr>
                <w:rFonts w:eastAsia="Helvetica Neue"/>
                <w:sz w:val="20"/>
                <w:szCs w:val="20"/>
              </w:rPr>
              <w:t>ユニットテスト (TC-01〜04) で合格率を測定、80% 以下なら Haiku 4.5 への切替を検討</w:t>
            </w:r>
          </w:p>
        </w:tc>
      </w:tr>
      <w:tr w:rsidR="00FF2FC6" w14:paraId="50EE6B9F" w14:textId="77777777">
        <w:tc>
          <w:tcPr>
            <w:tcW w:w="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72BE12A" w14:textId="77777777" w:rsidR="00FF2FC6" w:rsidRDefault="00000000">
            <w:r>
              <w:rPr>
                <w:rFonts w:eastAsia="Helvetica Neue"/>
                <w:sz w:val="20"/>
                <w:szCs w:val="20"/>
              </w:rPr>
              <w:t>R3</w:t>
            </w:r>
          </w:p>
        </w:tc>
        <w:tc>
          <w:tcPr>
            <w:tcW w:w="3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969D450" w14:textId="77777777" w:rsidR="00FF2FC6" w:rsidRDefault="00000000">
            <w:r>
              <w:rPr>
                <w:rFonts w:eastAsia="Helvetica Neue"/>
                <w:sz w:val="20"/>
                <w:szCs w:val="20"/>
              </w:rPr>
              <w:t>Aspect ratio 16:9 API 指定が SDK バージョンで動かない</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C02C28D" w14:textId="77777777" w:rsidR="00FF2FC6" w:rsidRDefault="00000000">
            <w:r>
              <w:rPr>
                <w:rFonts w:eastAsia="Helvetica Neue"/>
                <w:sz w:val="20"/>
                <w:szCs w:val="20"/>
              </w:rPr>
              <w:t>Pillow fallback (§4.6.3) を必ず実装</w:t>
            </w:r>
          </w:p>
        </w:tc>
      </w:tr>
      <w:tr w:rsidR="00FF2FC6" w14:paraId="0AF15045" w14:textId="77777777">
        <w:tc>
          <w:tcPr>
            <w:tcW w:w="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5A388C7" w14:textId="77777777" w:rsidR="00FF2FC6" w:rsidRDefault="00000000">
            <w:r>
              <w:rPr>
                <w:rFonts w:eastAsia="Helvetica Neue"/>
                <w:sz w:val="20"/>
                <w:szCs w:val="20"/>
              </w:rPr>
              <w:t>R4</w:t>
            </w:r>
          </w:p>
        </w:tc>
        <w:tc>
          <w:tcPr>
            <w:tcW w:w="3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DC32836" w14:textId="77777777" w:rsidR="00FF2FC6" w:rsidRDefault="00000000">
            <w:r>
              <w:rPr>
                <w:rFonts w:eastAsia="Helvetica Neue"/>
                <w:sz w:val="20"/>
                <w:szCs w:val="20"/>
              </w:rPr>
              <w:t>日本語 summary を英語として Gemini が解釈する精度</w:t>
            </w:r>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2EA8B5D" w14:textId="77777777" w:rsidR="00FF2FC6" w:rsidRDefault="00000000">
            <w:r>
              <w:rPr>
                <w:rFonts w:eastAsia="Helvetica Neue"/>
                <w:sz w:val="20"/>
                <w:szCs w:val="20"/>
              </w:rPr>
              <w:t>System prompt で "translate Japanese summary to English if needed" を明示検討</w:t>
            </w:r>
          </w:p>
        </w:tc>
      </w:tr>
    </w:tbl>
    <w:p w14:paraId="66A1269B" w14:textId="77777777" w:rsidR="00FF2FC6" w:rsidRDefault="00000000">
      <w:pPr>
        <w:pStyle w:val="2"/>
      </w:pPr>
      <w:r>
        <w:t xml:space="preserve">§4.13 Open Questions (Claude Code 実装開始前に確認) </w:t>
      </w:r>
    </w:p>
    <w:p w14:paraId="4F52E359" w14:textId="77777777" w:rsidR="00FF2FC6" w:rsidRDefault="00000000">
      <w:pPr>
        <w:pStyle w:val="a4"/>
        <w:numPr>
          <w:ilvl w:val="0"/>
          <w:numId w:val="2"/>
        </w:numPr>
        <w:spacing w:after="80"/>
      </w:pPr>
      <w:r>
        <w:rPr>
          <w:rFonts w:eastAsia="Helvetica Neue"/>
        </w:rPr>
        <w:t>scripts/generate_hero_image.py の現行バージョンが v1.0 SPEC 前提で動作しているか?</w:t>
      </w:r>
    </w:p>
    <w:p w14:paraId="39E89B68" w14:textId="77777777" w:rsidR="00FF2FC6" w:rsidRDefault="00000000">
      <w:pPr>
        <w:pStyle w:val="a4"/>
        <w:numPr>
          <w:ilvl w:val="0"/>
          <w:numId w:val="2"/>
        </w:numPr>
        <w:spacing w:after="80"/>
      </w:pPr>
      <w:r>
        <w:rPr>
          <w:rFonts w:eastAsia="Helvetica Neue"/>
        </w:rPr>
        <w:t>google-generativeai SDK のバージョン (pip show)</w:t>
      </w:r>
    </w:p>
    <w:p w14:paraId="2B9EC8F6" w14:textId="77777777" w:rsidR="00FF2FC6" w:rsidRDefault="00000000">
      <w:pPr>
        <w:pStyle w:val="a4"/>
        <w:numPr>
          <w:ilvl w:val="0"/>
          <w:numId w:val="2"/>
        </w:numPr>
        <w:spacing w:after="80"/>
      </w:pPr>
      <w:r>
        <w:rPr>
          <w:rFonts w:eastAsia="Helvetica Neue"/>
        </w:rPr>
        <w:t>GEMINI_API_KEY の無料枠 RPD 現在使用量</w:t>
      </w:r>
    </w:p>
    <w:p w14:paraId="05905997" w14:textId="77777777" w:rsidR="00FF2FC6" w:rsidRDefault="00000000">
      <w:pPr>
        <w:pStyle w:val="a4"/>
        <w:numPr>
          <w:ilvl w:val="0"/>
          <w:numId w:val="2"/>
        </w:numPr>
        <w:spacing w:after="80"/>
      </w:pPr>
      <w:r>
        <w:rPr>
          <w:rFonts w:eastAsia="Helvetica Neue"/>
        </w:rPr>
        <w:t>logs/ ディレクトリが既存か否か (新規なら .gitignore 追記)</w:t>
      </w:r>
    </w:p>
    <w:p w14:paraId="0DC9AFA1" w14:textId="77777777" w:rsidR="00FF2FC6" w:rsidRDefault="00000000">
      <w:pPr>
        <w:pStyle w:val="a4"/>
        <w:numPr>
          <w:ilvl w:val="0"/>
          <w:numId w:val="2"/>
        </w:numPr>
        <w:spacing w:after="80"/>
      </w:pPr>
      <w:r>
        <w:rPr>
          <w:rFonts w:eastAsia="Helvetica Neue"/>
        </w:rPr>
        <w:t>Economist セクションの日次配信実装予定</w:t>
      </w:r>
    </w:p>
    <w:p w14:paraId="0D6368B1" w14:textId="77777777" w:rsidR="00FF2FC6" w:rsidRDefault="00000000">
      <w:r>
        <w:br w:type="page"/>
      </w:r>
    </w:p>
    <w:p w14:paraId="39B4006E" w14:textId="77777777" w:rsidR="00FF2FC6" w:rsidRDefault="00000000">
      <w:pPr>
        <w:pStyle w:val="1"/>
      </w:pPr>
      <w:r>
        <w:lastRenderedPageBreak/>
        <w:t>§5. ソース一覧</w:t>
      </w:r>
      <w:r>
        <w:rPr>
          <w:color w:val="B5322C"/>
          <w:sz w:val="20"/>
          <w:szCs w:val="20"/>
        </w:rPr>
        <w:t xml:space="preserve">  【v1.2 継承】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1200"/>
        <w:gridCol w:w="1800"/>
        <w:gridCol w:w="3460"/>
      </w:tblGrid>
      <w:tr w:rsidR="00FF2FC6" w14:paraId="68C661E6" w14:textId="77777777">
        <w:trPr>
          <w:tblHeader/>
        </w:trPr>
        <w:tc>
          <w:tcPr>
            <w:tcW w:w="5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981434B" w14:textId="77777777" w:rsidR="00FF2FC6" w:rsidRDefault="00000000">
            <w:r>
              <w:rPr>
                <w:rFonts w:eastAsia="Helvetica Neue"/>
                <w:b/>
                <w:bCs/>
                <w:color w:val="FFFFFF"/>
                <w:sz w:val="20"/>
                <w:szCs w:val="20"/>
              </w:rPr>
              <w:t>#</w:t>
            </w:r>
          </w:p>
        </w:tc>
        <w:tc>
          <w:tcPr>
            <w:tcW w:w="2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EFF6B16" w14:textId="77777777" w:rsidR="00FF2FC6" w:rsidRDefault="00000000">
            <w:r>
              <w:rPr>
                <w:rFonts w:eastAsia="Helvetica Neue"/>
                <w:b/>
                <w:bCs/>
                <w:color w:val="FFFFFF"/>
                <w:sz w:val="20"/>
                <w:szCs w:val="20"/>
              </w:rPr>
              <w:t>媒体名</w:t>
            </w:r>
          </w:p>
        </w:tc>
        <w:tc>
          <w:tcPr>
            <w:tcW w:w="12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7BC18D7" w14:textId="77777777" w:rsidR="00FF2FC6" w:rsidRDefault="00000000">
            <w:r>
              <w:rPr>
                <w:rFonts w:eastAsia="Helvetica Neue"/>
                <w:b/>
                <w:bCs/>
                <w:color w:val="FFFFFF"/>
                <w:sz w:val="20"/>
                <w:szCs w:val="20"/>
              </w:rPr>
              <w:t>頻度</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611AE85" w14:textId="77777777" w:rsidR="00FF2FC6" w:rsidRDefault="00000000">
            <w:r>
              <w:rPr>
                <w:rFonts w:eastAsia="Helvetica Neue"/>
                <w:b/>
                <w:bCs/>
                <w:color w:val="FFFFFF"/>
                <w:sz w:val="20"/>
                <w:szCs w:val="20"/>
              </w:rPr>
              <w:t>STYLE カテゴリ</w:t>
            </w:r>
          </w:p>
        </w:tc>
        <w:tc>
          <w:tcPr>
            <w:tcW w:w="34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F6109EC" w14:textId="77777777" w:rsidR="00FF2FC6" w:rsidRDefault="00000000">
            <w:r>
              <w:rPr>
                <w:rFonts w:eastAsia="Helvetica Neue"/>
                <w:b/>
                <w:bCs/>
                <w:color w:val="FFFFFF"/>
                <w:sz w:val="20"/>
                <w:szCs w:val="20"/>
              </w:rPr>
              <w:t>v1.1 STYLE_DICTIONARY 登録</w:t>
            </w:r>
          </w:p>
        </w:tc>
      </w:tr>
      <w:tr w:rsidR="00FF2FC6" w14:paraId="5FF34B8F" w14:textId="77777777">
        <w:tc>
          <w:tcPr>
            <w:tcW w:w="5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DA6931E" w14:textId="77777777" w:rsidR="00FF2FC6" w:rsidRDefault="00000000">
            <w:r>
              <w:rPr>
                <w:rFonts w:eastAsia="Helvetica Neue"/>
                <w:sz w:val="20"/>
                <w:szCs w:val="20"/>
              </w:rPr>
              <w:t>1</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A66A238" w14:textId="77777777" w:rsidR="00FF2FC6" w:rsidRDefault="00000000">
            <w:r>
              <w:rPr>
                <w:rFonts w:eastAsia="Helvetica Neue"/>
                <w:sz w:val="20"/>
                <w:szCs w:val="20"/>
              </w:rPr>
              <w:t>WSJ (The 10-Point)</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E69FA49"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2B3A858" w14:textId="77777777" w:rsidR="00FF2FC6" w:rsidRDefault="00000000">
            <w:r>
              <w:rPr>
                <w:rFonts w:eastAsia="Helvetica Neue"/>
                <w:sz w:val="20"/>
                <w:szCs w:val="20"/>
              </w:rPr>
              <w:t>editorial</w:t>
            </w:r>
          </w:p>
        </w:tc>
        <w:tc>
          <w:tcPr>
            <w:tcW w:w="34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14E3279" w14:textId="77777777" w:rsidR="00FF2FC6" w:rsidRDefault="00000000">
            <w:r>
              <w:rPr>
                <w:rFonts w:eastAsia="Helvetica Neue"/>
                <w:sz w:val="20"/>
                <w:szCs w:val="20"/>
              </w:rPr>
              <w:t>○ traditional editorial illustration</w:t>
            </w:r>
          </w:p>
        </w:tc>
      </w:tr>
      <w:tr w:rsidR="00FF2FC6" w14:paraId="53CA73CF" w14:textId="77777777">
        <w:tc>
          <w:tcPr>
            <w:tcW w:w="5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3A693AE" w14:textId="77777777" w:rsidR="00FF2FC6" w:rsidRDefault="00000000">
            <w:r>
              <w:rPr>
                <w:rFonts w:eastAsia="Helvetica Neue"/>
                <w:sz w:val="20"/>
                <w:szCs w:val="20"/>
              </w:rPr>
              <w:t>2</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87C2ECF" w14:textId="77777777" w:rsidR="00FF2FC6" w:rsidRDefault="00000000">
            <w:r>
              <w:rPr>
                <w:rFonts w:eastAsia="Helvetica Neue"/>
                <w:sz w:val="20"/>
                <w:szCs w:val="20"/>
              </w:rPr>
              <w:t>NYT Breaking News</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F1CA8AB"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97F9080" w14:textId="77777777" w:rsidR="00FF2FC6" w:rsidRDefault="00000000">
            <w:r>
              <w:rPr>
                <w:rFonts w:eastAsia="Helvetica Neue"/>
                <w:sz w:val="20"/>
                <w:szCs w:val="20"/>
              </w:rPr>
              <w:t>editorial</w:t>
            </w:r>
          </w:p>
        </w:tc>
        <w:tc>
          <w:tcPr>
            <w:tcW w:w="34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DD732F3" w14:textId="77777777" w:rsidR="00FF2FC6" w:rsidRDefault="00000000">
            <w:r>
              <w:rPr>
                <w:rFonts w:eastAsia="Helvetica Neue"/>
                <w:sz w:val="20"/>
                <w:szCs w:val="20"/>
              </w:rPr>
              <w:t>○ modern editorial illustration</w:t>
            </w:r>
          </w:p>
        </w:tc>
      </w:tr>
      <w:tr w:rsidR="00FF2FC6" w14:paraId="7BCF34E9" w14:textId="77777777">
        <w:tc>
          <w:tcPr>
            <w:tcW w:w="5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8C9BCBF" w14:textId="77777777" w:rsidR="00FF2FC6" w:rsidRDefault="00000000">
            <w:r>
              <w:rPr>
                <w:rFonts w:eastAsia="Helvetica Neue"/>
                <w:sz w:val="20"/>
                <w:szCs w:val="20"/>
              </w:rPr>
              <w:t>3</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E5A981F" w14:textId="77777777" w:rsidR="00FF2FC6" w:rsidRDefault="00000000">
            <w:r>
              <w:rPr>
                <w:rFonts w:eastAsia="Helvetica Neue"/>
                <w:sz w:val="20"/>
                <w:szCs w:val="20"/>
              </w:rPr>
              <w:t>NYT Opinion Today</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48AA199"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566373D" w14:textId="77777777" w:rsidR="00FF2FC6" w:rsidRDefault="00000000">
            <w:r>
              <w:rPr>
                <w:rFonts w:eastAsia="Helvetica Neue"/>
                <w:sz w:val="20"/>
                <w:szCs w:val="20"/>
              </w:rPr>
              <w:t>editorial</w:t>
            </w:r>
          </w:p>
        </w:tc>
        <w:tc>
          <w:tcPr>
            <w:tcW w:w="34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D61CBAC" w14:textId="77777777" w:rsidR="00FF2FC6" w:rsidRDefault="00000000">
            <w:r>
              <w:rPr>
                <w:rFonts w:eastAsia="Helvetica Neue"/>
                <w:sz w:val="20"/>
                <w:szCs w:val="20"/>
              </w:rPr>
              <w:t>○ bold satirical illustration</w:t>
            </w:r>
          </w:p>
        </w:tc>
      </w:tr>
      <w:tr w:rsidR="00FF2FC6" w14:paraId="4AC7CFCC" w14:textId="77777777">
        <w:tc>
          <w:tcPr>
            <w:tcW w:w="5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72DCE06" w14:textId="77777777" w:rsidR="00FF2FC6" w:rsidRDefault="00000000">
            <w:r>
              <w:rPr>
                <w:rFonts w:eastAsia="Helvetica Neue"/>
                <w:sz w:val="20"/>
                <w:szCs w:val="20"/>
              </w:rPr>
              <w:t>4</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3458DEE" w14:textId="77777777" w:rsidR="00FF2FC6" w:rsidRDefault="00000000">
            <w:r>
              <w:rPr>
                <w:rFonts w:eastAsia="Helvetica Neue"/>
                <w:sz w:val="20"/>
                <w:szCs w:val="20"/>
              </w:rPr>
              <w:t>Short Squeez (OWS)</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E629D74"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83F5B9B" w14:textId="77777777" w:rsidR="00FF2FC6" w:rsidRDefault="00000000">
            <w:r>
              <w:rPr>
                <w:rFonts w:eastAsia="Helvetica Neue"/>
                <w:sz w:val="20"/>
                <w:szCs w:val="20"/>
              </w:rPr>
              <w:t>editorial-playful</w:t>
            </w:r>
          </w:p>
        </w:tc>
        <w:tc>
          <w:tcPr>
            <w:tcW w:w="34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1AA3BE1" w14:textId="77777777" w:rsidR="00FF2FC6" w:rsidRDefault="00000000">
            <w:r>
              <w:rPr>
                <w:rFonts w:eastAsia="Helvetica Neue"/>
                <w:sz w:val="20"/>
                <w:szCs w:val="20"/>
              </w:rPr>
              <w:t>○ playful Wall Street illustration</w:t>
            </w:r>
          </w:p>
        </w:tc>
      </w:tr>
      <w:tr w:rsidR="00FF2FC6" w14:paraId="38F2B226" w14:textId="77777777">
        <w:tc>
          <w:tcPr>
            <w:tcW w:w="5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E7BB3A0" w14:textId="77777777" w:rsidR="00FF2FC6" w:rsidRDefault="00000000">
            <w:r>
              <w:rPr>
                <w:rFonts w:eastAsia="Helvetica Neue"/>
                <w:sz w:val="20"/>
                <w:szCs w:val="20"/>
              </w:rPr>
              <w:t>5</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AA6FE42" w14:textId="77777777" w:rsidR="00FF2FC6" w:rsidRDefault="00000000">
            <w:r>
              <w:rPr>
                <w:rFonts w:eastAsia="Helvetica Neue"/>
                <w:sz w:val="20"/>
                <w:szCs w:val="20"/>
              </w:rPr>
              <w:t>Skift Daily</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374EA7E"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754A650" w14:textId="77777777" w:rsidR="00FF2FC6" w:rsidRDefault="00000000">
            <w:r>
              <w:rPr>
                <w:rFonts w:eastAsia="Helvetica Neue"/>
                <w:sz w:val="20"/>
                <w:szCs w:val="20"/>
              </w:rPr>
              <w:t>lifestyle</w:t>
            </w:r>
          </w:p>
        </w:tc>
        <w:tc>
          <w:tcPr>
            <w:tcW w:w="34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57D09ED" w14:textId="77777777" w:rsidR="00FF2FC6" w:rsidRDefault="00000000">
            <w:r>
              <w:rPr>
                <w:rFonts w:eastAsia="Helvetica Neue"/>
                <w:sz w:val="20"/>
                <w:szCs w:val="20"/>
              </w:rPr>
              <w:t>○ modern flat digital illustration</w:t>
            </w:r>
          </w:p>
        </w:tc>
      </w:tr>
      <w:tr w:rsidR="00FF2FC6" w14:paraId="600C5109" w14:textId="77777777">
        <w:tc>
          <w:tcPr>
            <w:tcW w:w="5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1A9289B" w14:textId="77777777" w:rsidR="00FF2FC6" w:rsidRDefault="00000000">
            <w:r>
              <w:rPr>
                <w:rFonts w:eastAsia="Helvetica Neue"/>
                <w:sz w:val="20"/>
                <w:szCs w:val="20"/>
              </w:rPr>
              <w:t>6</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187A31D" w14:textId="77777777" w:rsidR="00FF2FC6" w:rsidRDefault="00000000">
            <w:r>
              <w:rPr>
                <w:rFonts w:eastAsia="Helvetica Neue"/>
                <w:sz w:val="20"/>
                <w:szCs w:val="20"/>
              </w:rPr>
              <w:t>Buysiders OWS</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B898373" w14:textId="77777777" w:rsidR="00FF2FC6" w:rsidRDefault="00000000">
            <w:r>
              <w:rPr>
                <w:rFonts w:eastAsia="Helvetica Neue"/>
                <w:sz w:val="20"/>
                <w:szCs w:val="20"/>
              </w:rPr>
              <w:t>月次</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584AC8A" w14:textId="77777777" w:rsidR="00FF2FC6" w:rsidRDefault="00000000">
            <w:r>
              <w:rPr>
                <w:rFonts w:eastAsia="Helvetica Neue"/>
                <w:sz w:val="20"/>
                <w:szCs w:val="20"/>
              </w:rPr>
              <w:t>editorial</w:t>
            </w:r>
          </w:p>
        </w:tc>
        <w:tc>
          <w:tcPr>
            <w:tcW w:w="34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DDC1B33" w14:textId="77777777" w:rsidR="00FF2FC6" w:rsidRDefault="00000000">
            <w:r>
              <w:rPr>
                <w:rFonts w:eastAsia="Helvetica Neue"/>
                <w:sz w:val="20"/>
                <w:szCs w:val="20"/>
              </w:rPr>
              <w:t>○ financial M&amp;A metaphor illustration</w:t>
            </w:r>
          </w:p>
        </w:tc>
      </w:tr>
      <w:tr w:rsidR="00FF2FC6" w14:paraId="22F827E3" w14:textId="77777777">
        <w:tc>
          <w:tcPr>
            <w:tcW w:w="5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38DBA7C" w14:textId="77777777" w:rsidR="00FF2FC6" w:rsidRDefault="00000000">
            <w:r>
              <w:rPr>
                <w:rFonts w:eastAsia="Helvetica Neue"/>
                <w:sz w:val="20"/>
                <w:szCs w:val="20"/>
              </w:rPr>
              <w:t>7</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F37F651" w14:textId="77777777" w:rsidR="00FF2FC6" w:rsidRDefault="00000000">
            <w:r>
              <w:rPr>
                <w:rFonts w:eastAsia="Helvetica Neue"/>
                <w:sz w:val="20"/>
                <w:szCs w:val="20"/>
              </w:rPr>
              <w:t>Business Insider</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0F18860"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D098398" w14:textId="77777777" w:rsidR="00FF2FC6" w:rsidRDefault="00000000">
            <w:r>
              <w:rPr>
                <w:rFonts w:eastAsia="Helvetica Neue"/>
                <w:sz w:val="20"/>
                <w:szCs w:val="20"/>
              </w:rPr>
              <w:t>lifestyle</w:t>
            </w:r>
          </w:p>
        </w:tc>
        <w:tc>
          <w:tcPr>
            <w:tcW w:w="34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10A4B51" w14:textId="77777777" w:rsidR="00FF2FC6" w:rsidRDefault="00000000">
            <w:r>
              <w:rPr>
                <w:rFonts w:eastAsia="Helvetica Neue"/>
                <w:sz w:val="20"/>
                <w:szCs w:val="20"/>
              </w:rPr>
              <w:t>○ modern flat digital illustration</w:t>
            </w:r>
          </w:p>
        </w:tc>
      </w:tr>
      <w:tr w:rsidR="00FF2FC6" w14:paraId="005000E1" w14:textId="77777777">
        <w:tc>
          <w:tcPr>
            <w:tcW w:w="5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51EF18E" w14:textId="77777777" w:rsidR="00FF2FC6" w:rsidRDefault="00000000">
            <w:r>
              <w:rPr>
                <w:rFonts w:eastAsia="Helvetica Neue"/>
                <w:sz w:val="20"/>
                <w:szCs w:val="20"/>
              </w:rPr>
              <w:t>8*</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F259001" w14:textId="77777777" w:rsidR="00FF2FC6" w:rsidRDefault="00000000">
            <w:r>
              <w:rPr>
                <w:rFonts w:eastAsia="Helvetica Neue"/>
                <w:sz w:val="20"/>
                <w:szCs w:val="20"/>
              </w:rPr>
              <w:t>Economist</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F1251C6" w14:textId="77777777" w:rsidR="00FF2FC6" w:rsidRDefault="00000000">
            <w:r>
              <w:rPr>
                <w:rFonts w:eastAsia="Helvetica Neue"/>
                <w:sz w:val="20"/>
                <w:szCs w:val="20"/>
              </w:rPr>
              <w:t>未実装</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CD809DA" w14:textId="77777777" w:rsidR="00FF2FC6" w:rsidRDefault="00000000">
            <w:r>
              <w:rPr>
                <w:rFonts w:eastAsia="Helvetica Neue"/>
                <w:sz w:val="20"/>
                <w:szCs w:val="20"/>
              </w:rPr>
              <w:t>—</w:t>
            </w:r>
          </w:p>
        </w:tc>
        <w:tc>
          <w:tcPr>
            <w:tcW w:w="34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6FE9968" w14:textId="77777777" w:rsidR="00FF2FC6" w:rsidRDefault="00000000">
            <w:r>
              <w:rPr>
                <w:rFonts w:eastAsia="Helvetica Neue"/>
                <w:sz w:val="20"/>
                <w:szCs w:val="20"/>
              </w:rPr>
              <w:t>× (配信開始時に追加予定)</w:t>
            </w:r>
          </w:p>
        </w:tc>
      </w:tr>
    </w:tbl>
    <w:p w14:paraId="183E5FE7" w14:textId="77777777" w:rsidR="00FF2FC6" w:rsidRDefault="00000000">
      <w:pPr>
        <w:spacing w:after="120"/>
      </w:pPr>
      <w:r>
        <w:rPr>
          <w:rFonts w:eastAsia="Helvetica Neue"/>
          <w:i/>
          <w:iCs/>
          <w:color w:val="6A6D74"/>
        </w:rPr>
        <w:t>*8 Economist は 2026-04-22 時点で日次配信実績ゼロ。Phase 2.5 (2026-04-28 予定) で実装。</w:t>
      </w:r>
    </w:p>
    <w:p w14:paraId="2BF1E22F" w14:textId="77777777" w:rsidR="00FF2FC6" w:rsidRDefault="00000000">
      <w:r>
        <w:br w:type="page"/>
      </w:r>
    </w:p>
    <w:p w14:paraId="797EEEEE" w14:textId="77777777" w:rsidR="00FF2FC6" w:rsidRDefault="00000000">
      <w:pPr>
        <w:pStyle w:val="1"/>
      </w:pPr>
      <w:r>
        <w:lastRenderedPageBreak/>
        <w:t>§6. 運用フロー</w:t>
      </w:r>
      <w:r>
        <w:rPr>
          <w:color w:val="B5322C"/>
          <w:sz w:val="20"/>
          <w:szCs w:val="20"/>
        </w:rPr>
        <w:t xml:space="preserve">  【v1.3 更新】</w:t>
      </w:r>
    </w:p>
    <w:p w14:paraId="15A12C48" w14:textId="77777777" w:rsidR="00FF2FC6" w:rsidRDefault="00000000">
      <w:pPr>
        <w:pStyle w:val="2"/>
      </w:pPr>
      <w:r>
        <w:t>6.1 日次自動実行フロー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F2FC6" w14:paraId="072A3E5A" w14:textId="77777777">
        <w:trPr>
          <w:tblHeader/>
        </w:trPr>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32C7762" w14:textId="77777777" w:rsidR="00FF2FC6" w:rsidRDefault="00000000">
            <w:r>
              <w:rPr>
                <w:rFonts w:eastAsia="Helvetica Neue"/>
                <w:b/>
                <w:bCs/>
                <w:color w:val="FFFFFF"/>
                <w:sz w:val="20"/>
                <w:szCs w:val="20"/>
              </w:rPr>
              <w:t>時刻 (JST)</w:t>
            </w:r>
          </w:p>
        </w:tc>
        <w:tc>
          <w:tcPr>
            <w:tcW w:w="75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BECD167" w14:textId="77777777" w:rsidR="00FF2FC6" w:rsidRDefault="00000000">
            <w:r>
              <w:rPr>
                <w:rFonts w:eastAsia="Helvetica Neue"/>
                <w:b/>
                <w:bCs/>
                <w:color w:val="FFFFFF"/>
                <w:sz w:val="20"/>
                <w:szCs w:val="20"/>
              </w:rPr>
              <w:t>処理</w:t>
            </w:r>
          </w:p>
        </w:tc>
      </w:tr>
      <w:tr w:rsidR="00FF2FC6" w14:paraId="28FBB0DD"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AA6C5AE" w14:textId="77777777" w:rsidR="00FF2FC6" w:rsidRDefault="00000000">
            <w:r>
              <w:rPr>
                <w:rFonts w:eastAsia="Helvetica Neue"/>
                <w:sz w:val="20"/>
                <w:szCs w:val="20"/>
              </w:rPr>
              <w:t>06:00</w:t>
            </w:r>
          </w:p>
        </w:tc>
        <w:tc>
          <w:tcPr>
            <w:tcW w:w="7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AFA8CE2" w14:textId="77777777" w:rsidR="00FF2FC6" w:rsidRDefault="00000000">
            <w:r>
              <w:rPr>
                <w:rFonts w:eastAsia="Helvetica Neue"/>
                <w:sz w:val="20"/>
                <w:szCs w:val="20"/>
              </w:rPr>
              <w:t>daily-translate.yml 開始 (cron '0 21 * * *' UTC)</w:t>
            </w:r>
          </w:p>
        </w:tc>
      </w:tr>
      <w:tr w:rsidR="00FF2FC6" w14:paraId="51A5BF77" w14:textId="77777777">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ABCE460" w14:textId="77777777" w:rsidR="00FF2FC6" w:rsidRDefault="00000000">
            <w:r>
              <w:rPr>
                <w:rFonts w:eastAsia="Helvetica Neue"/>
                <w:sz w:val="20"/>
                <w:szCs w:val="20"/>
              </w:rPr>
              <w:t>06:01</w:t>
            </w:r>
          </w:p>
        </w:tc>
        <w:tc>
          <w:tcPr>
            <w:tcW w:w="7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B922BC4" w14:textId="77777777" w:rsidR="00FF2FC6" w:rsidRDefault="00000000">
            <w:r>
              <w:rPr>
                <w:rFonts w:eastAsia="Helvetica Neue"/>
                <w:sz w:val="20"/>
                <w:szCs w:val="20"/>
              </w:rPr>
              <w:t>fetch_gmail.py (7 ソース取得)</w:t>
            </w:r>
          </w:p>
        </w:tc>
      </w:tr>
      <w:tr w:rsidR="00FF2FC6" w14:paraId="5A7D494E"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EAF1A16" w14:textId="77777777" w:rsidR="00FF2FC6" w:rsidRDefault="00000000">
            <w:r>
              <w:rPr>
                <w:rFonts w:eastAsia="Helvetica Neue"/>
                <w:sz w:val="20"/>
                <w:szCs w:val="20"/>
              </w:rPr>
              <w:t>06:02-06:04</w:t>
            </w:r>
          </w:p>
        </w:tc>
        <w:tc>
          <w:tcPr>
            <w:tcW w:w="7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E88A05F" w14:textId="77777777" w:rsidR="00FF2FC6" w:rsidRDefault="00000000">
            <w:r>
              <w:rPr>
                <w:rFonts w:eastAsia="Helvetica Neue"/>
                <w:sz w:val="20"/>
                <w:szCs w:val="20"/>
              </w:rPr>
              <w:t>translate_gemini.py (GPT-4.1 / チャンク分割 / 429 リトライ対応)</w:t>
            </w:r>
          </w:p>
        </w:tc>
      </w:tr>
      <w:tr w:rsidR="00FF2FC6" w14:paraId="33AEDEA9" w14:textId="77777777">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3722BA7" w14:textId="77777777" w:rsidR="00FF2FC6" w:rsidRDefault="00000000">
            <w:r>
              <w:rPr>
                <w:rFonts w:eastAsia="Helvetica Neue"/>
                <w:sz w:val="20"/>
                <w:szCs w:val="20"/>
              </w:rPr>
              <w:t>06:05-06:07</w:t>
            </w:r>
          </w:p>
        </w:tc>
        <w:tc>
          <w:tcPr>
            <w:tcW w:w="7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E0151E1" w14:textId="77777777" w:rsidR="00FF2FC6" w:rsidRDefault="00000000">
            <w:r>
              <w:rPr>
                <w:rFonts w:eastAsia="Helvetica Neue"/>
                <w:sz w:val="20"/>
                <w:szCs w:val="20"/>
              </w:rPr>
              <w:t>generate_hero_image.py (v1.1 2-stage → legacy fallback の 2 段構成で 7 枚生成) 【v1.3 更新】</w:t>
            </w:r>
          </w:p>
        </w:tc>
      </w:tr>
      <w:tr w:rsidR="00FF2FC6" w14:paraId="567A5E1C"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6A0BC87" w14:textId="77777777" w:rsidR="00FF2FC6" w:rsidRDefault="00000000">
            <w:r>
              <w:rPr>
                <w:rFonts w:eastAsia="Helvetica Neue"/>
                <w:sz w:val="20"/>
                <w:szCs w:val="20"/>
              </w:rPr>
              <w:t>06:08</w:t>
            </w:r>
          </w:p>
        </w:tc>
        <w:tc>
          <w:tcPr>
            <w:tcW w:w="7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F6D7DA7" w14:textId="77777777" w:rsidR="00FF2FC6" w:rsidRDefault="00000000">
            <w:r>
              <w:rPr>
                <w:rFonts w:eastAsia="Helvetica Neue"/>
                <w:sz w:val="20"/>
                <w:szCs w:val="20"/>
              </w:rPr>
              <w:t>frontmatter 注入 (hero_image: /images/&lt;source&gt;/&lt;date&gt;.png を追加)</w:t>
            </w:r>
          </w:p>
        </w:tc>
      </w:tr>
      <w:tr w:rsidR="00FF2FC6" w14:paraId="491E62E6" w14:textId="77777777">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F794E56" w14:textId="77777777" w:rsidR="00FF2FC6" w:rsidRDefault="00000000">
            <w:r>
              <w:rPr>
                <w:rFonts w:eastAsia="Helvetica Neue"/>
                <w:sz w:val="20"/>
                <w:szCs w:val="20"/>
              </w:rPr>
              <w:t>06:09</w:t>
            </w:r>
          </w:p>
        </w:tc>
        <w:tc>
          <w:tcPr>
            <w:tcW w:w="7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BBEFDE0" w14:textId="77777777" w:rsidR="00FF2FC6" w:rsidRDefault="00000000">
            <w:r>
              <w:rPr>
                <w:rFonts w:eastAsia="Helvetica Neue"/>
                <w:sz w:val="20"/>
                <w:szCs w:val="20"/>
              </w:rPr>
              <w:t>git commit &amp; push (bot トークン経由)</w:t>
            </w:r>
          </w:p>
        </w:tc>
      </w:tr>
      <w:tr w:rsidR="00FF2FC6" w14:paraId="7952406A"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DC4FA4E" w14:textId="77777777" w:rsidR="00FF2FC6" w:rsidRDefault="00000000">
            <w:r>
              <w:rPr>
                <w:rFonts w:eastAsia="Helvetica Neue"/>
                <w:sz w:val="20"/>
                <w:szCs w:val="20"/>
              </w:rPr>
              <w:t>06:10-06:11</w:t>
            </w:r>
          </w:p>
        </w:tc>
        <w:tc>
          <w:tcPr>
            <w:tcW w:w="7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8C359A0" w14:textId="77777777" w:rsidR="00FF2FC6" w:rsidRDefault="00000000">
            <w:r>
              <w:rPr>
                <w:rFonts w:eastAsia="Helvetica Neue"/>
                <w:sz w:val="20"/>
                <w:szCs w:val="20"/>
              </w:rPr>
              <w:t>deploy.yml → Hugo build → Pages deploy</w:t>
            </w:r>
          </w:p>
        </w:tc>
      </w:tr>
    </w:tbl>
    <w:p w14:paraId="637E14EC" w14:textId="77777777" w:rsidR="00FF2FC6" w:rsidRDefault="00000000">
      <w:pPr>
        <w:pStyle w:val="2"/>
      </w:pPr>
      <w:r>
        <w:t>6.2 Hero 画像生成フローの詳細 【v1.3 新規】</w:t>
      </w:r>
    </w:p>
    <w:p w14:paraId="76F589A8" w14:textId="77777777" w:rsidR="00FF2FC6" w:rsidRDefault="00000000">
      <w:pPr>
        <w:shd w:val="clear" w:color="auto" w:fill="F6F4EE"/>
        <w:ind w:left="360"/>
      </w:pPr>
      <w:r>
        <w:rPr>
          <w:rFonts w:ascii="Courier New" w:eastAsia="Courier New" w:hAnsi="Courier New" w:cs="Courier New"/>
          <w:color w:val="303641"/>
          <w:sz w:val="18"/>
          <w:szCs w:val="18"/>
        </w:rPr>
        <w:t>for source in [wsj, nyt-bn, nyt-op, short-squeez, skift, buysiders, business-insider]:</w:t>
      </w:r>
    </w:p>
    <w:p w14:paraId="44AEEFC3" w14:textId="77777777" w:rsidR="00FF2FC6" w:rsidRDefault="00000000">
      <w:pPr>
        <w:shd w:val="clear" w:color="auto" w:fill="F6F4EE"/>
        <w:ind w:left="360"/>
      </w:pPr>
      <w:r>
        <w:rPr>
          <w:rFonts w:ascii="Courier New" w:eastAsia="Courier New" w:hAnsi="Courier New" w:cs="Courier New"/>
          <w:color w:val="303641"/>
          <w:sz w:val="18"/>
          <w:szCs w:val="18"/>
        </w:rPr>
        <w:t xml:space="preserve">    fm = parse_frontmatter(content/&lt;source&gt;/&lt;date&gt;.md)</w:t>
      </w:r>
    </w:p>
    <w:p w14:paraId="0630DDBE" w14:textId="77777777" w:rsidR="00FF2FC6" w:rsidRDefault="00000000">
      <w:pPr>
        <w:shd w:val="clear" w:color="auto" w:fill="F6F4EE"/>
        <w:ind w:left="360"/>
      </w:pPr>
      <w:r>
        <w:rPr>
          <w:rFonts w:ascii="Courier New" w:eastAsia="Courier New" w:hAnsi="Courier New" w:cs="Courier New"/>
          <w:color w:val="303641"/>
          <w:sz w:val="18"/>
          <w:szCs w:val="18"/>
        </w:rPr>
        <w:t xml:space="preserve">    summary = fm.get('summary')</w:t>
      </w:r>
    </w:p>
    <w:p w14:paraId="1BB76398" w14:textId="77777777" w:rsidR="00FF2FC6" w:rsidRDefault="00000000">
      <w:pPr>
        <w:shd w:val="clear" w:color="auto" w:fill="F6F4EE"/>
        <w:ind w:left="360"/>
      </w:pPr>
      <w:r>
        <w:rPr>
          <w:rFonts w:ascii="Courier New" w:eastAsia="Courier New" w:hAnsi="Courier New" w:cs="Courier New"/>
          <w:color w:val="303641"/>
          <w:sz w:val="18"/>
          <w:szCs w:val="18"/>
        </w:rPr>
        <w:t xml:space="preserve">    png, meta = generate_hero_with_fallback(source, fm, GEMINI_API_KEY)</w:t>
      </w:r>
    </w:p>
    <w:p w14:paraId="65748014" w14:textId="77777777" w:rsidR="00FF2FC6" w:rsidRDefault="00000000">
      <w:pPr>
        <w:shd w:val="clear" w:color="auto" w:fill="F6F4EE"/>
        <w:ind w:left="360"/>
      </w:pPr>
      <w:r>
        <w:rPr>
          <w:rFonts w:ascii="Courier New" w:eastAsia="Courier New" w:hAnsi="Courier New" w:cs="Courier New"/>
          <w:color w:val="303641"/>
          <w:sz w:val="18"/>
          <w:szCs w:val="18"/>
        </w:rPr>
        <w:t xml:space="preserve">    #   meta['path'] in {'2-stage', 'legacy'}</w:t>
      </w:r>
    </w:p>
    <w:p w14:paraId="41627281" w14:textId="77777777" w:rsidR="00FF2FC6" w:rsidRDefault="00000000">
      <w:pPr>
        <w:shd w:val="clear" w:color="auto" w:fill="F6F4EE"/>
        <w:ind w:left="360"/>
      </w:pPr>
      <w:r>
        <w:rPr>
          <w:rFonts w:ascii="Courier New" w:eastAsia="Courier New" w:hAnsi="Courier New" w:cs="Courier New"/>
          <w:color w:val="303641"/>
          <w:sz w:val="18"/>
          <w:szCs w:val="18"/>
        </w:rPr>
        <w:t xml:space="preserve">    #   meta['concept'] = {core_theme, visual_metaphor, contextual_detail, primary_subject_noun} or None</w:t>
      </w:r>
    </w:p>
    <w:p w14:paraId="78CFA6A3" w14:textId="77777777" w:rsidR="00FF2FC6" w:rsidRDefault="00000000">
      <w:pPr>
        <w:shd w:val="clear" w:color="auto" w:fill="F6F4EE"/>
        <w:ind w:left="360"/>
      </w:pPr>
      <w:r>
        <w:rPr>
          <w:rFonts w:ascii="Courier New" w:eastAsia="Courier New" w:hAnsi="Courier New" w:cs="Courier New"/>
          <w:color w:val="303641"/>
          <w:sz w:val="18"/>
          <w:szCs w:val="18"/>
        </w:rPr>
        <w:t xml:space="preserve">    warn_if_not_16x9(png, label=f'{source}/{date}')  # aspect ratio ±5% check</w:t>
      </w:r>
    </w:p>
    <w:p w14:paraId="5138AB02" w14:textId="77777777" w:rsidR="00FF2FC6" w:rsidRDefault="00000000">
      <w:pPr>
        <w:shd w:val="clear" w:color="auto" w:fill="F6F4EE"/>
        <w:ind w:left="360"/>
      </w:pPr>
      <w:r>
        <w:rPr>
          <w:rFonts w:ascii="Courier New" w:eastAsia="Courier New" w:hAnsi="Courier New" w:cs="Courier New"/>
          <w:color w:val="303641"/>
          <w:sz w:val="18"/>
          <w:szCs w:val="18"/>
        </w:rPr>
        <w:t xml:space="preserve">    output_dir = os.environ.get('HERO_OUTPUT_DIR', 'static/images')</w:t>
      </w:r>
    </w:p>
    <w:p w14:paraId="060545DF" w14:textId="77777777" w:rsidR="00FF2FC6" w:rsidRDefault="00000000">
      <w:pPr>
        <w:shd w:val="clear" w:color="auto" w:fill="F6F4EE"/>
        <w:ind w:left="360"/>
      </w:pPr>
      <w:r>
        <w:rPr>
          <w:rFonts w:ascii="Courier New" w:eastAsia="Courier New" w:hAnsi="Courier New" w:cs="Courier New"/>
          <w:color w:val="303641"/>
          <w:sz w:val="18"/>
          <w:szCs w:val="18"/>
        </w:rPr>
        <w:t xml:space="preserve">    save_to(output_dir/&lt;source&gt;/&lt;date&gt;.png)</w:t>
      </w:r>
    </w:p>
    <w:p w14:paraId="13561CD5" w14:textId="77777777" w:rsidR="00FF2FC6" w:rsidRDefault="00000000">
      <w:pPr>
        <w:shd w:val="clear" w:color="auto" w:fill="F6F4EE"/>
        <w:ind w:left="360"/>
      </w:pPr>
      <w:r>
        <w:rPr>
          <w:rFonts w:ascii="Courier New" w:eastAsia="Courier New" w:hAnsi="Courier New" w:cs="Courier New"/>
          <w:color w:val="303641"/>
          <w:sz w:val="18"/>
          <w:szCs w:val="18"/>
        </w:rPr>
        <w:t xml:space="preserve">    if not os.environ.get('HERO_SKIP_FRONTMATTER_INJECT'):</w:t>
      </w:r>
    </w:p>
    <w:p w14:paraId="699CE048" w14:textId="77777777" w:rsidR="00FF2FC6" w:rsidRDefault="00000000">
      <w:pPr>
        <w:shd w:val="clear" w:color="auto" w:fill="F6F4EE"/>
        <w:ind w:left="360"/>
      </w:pPr>
      <w:r>
        <w:rPr>
          <w:rFonts w:ascii="Courier New" w:eastAsia="Courier New" w:hAnsi="Courier New" w:cs="Courier New"/>
          <w:color w:val="303641"/>
          <w:sz w:val="18"/>
          <w:szCs w:val="18"/>
        </w:rPr>
        <w:t xml:space="preserve">        inject_frontmatter(content/&lt;source&gt;/&lt;date&gt;.md, hero_image=path)</w:t>
      </w:r>
    </w:p>
    <w:p w14:paraId="4255203E" w14:textId="77777777" w:rsidR="00FF2FC6" w:rsidRDefault="00000000">
      <w:r>
        <w:br w:type="page"/>
      </w:r>
    </w:p>
    <w:p w14:paraId="56C2CE8D" w14:textId="77777777" w:rsidR="00FF2FC6" w:rsidRDefault="00000000">
      <w:pPr>
        <w:pStyle w:val="1"/>
      </w:pPr>
      <w:r>
        <w:lastRenderedPageBreak/>
        <w:t>§7. 監視・トラブルシュート</w:t>
      </w:r>
      <w:r>
        <w:rPr>
          <w:color w:val="B5322C"/>
          <w:sz w:val="20"/>
          <w:szCs w:val="20"/>
        </w:rPr>
        <w:t xml:space="preserve">  【v1.3 更新】</w:t>
      </w:r>
    </w:p>
    <w:p w14:paraId="0A7AE3DF" w14:textId="77777777" w:rsidR="00FF2FC6" w:rsidRDefault="00000000">
      <w:pPr>
        <w:pStyle w:val="2"/>
      </w:pPr>
      <w:r>
        <w:t>7.1 ログの見方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F2FC6" w14:paraId="49EA73CF" w14:textId="77777777">
        <w:trPr>
          <w:tblHeader/>
        </w:trPr>
        <w:tc>
          <w:tcPr>
            <w:tcW w:w="3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784A406" w14:textId="77777777" w:rsidR="00FF2FC6" w:rsidRDefault="00000000">
            <w:r>
              <w:rPr>
                <w:rFonts w:eastAsia="Helvetica Neue"/>
                <w:b/>
                <w:bCs/>
                <w:color w:val="FFFFFF"/>
                <w:sz w:val="20"/>
                <w:szCs w:val="20"/>
              </w:rPr>
              <w:t>対象</w:t>
            </w:r>
          </w:p>
        </w:tc>
        <w:tc>
          <w:tcPr>
            <w:tcW w:w="57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69554FF" w14:textId="77777777" w:rsidR="00FF2FC6" w:rsidRDefault="00000000">
            <w:r>
              <w:rPr>
                <w:rFonts w:eastAsia="Helvetica Neue"/>
                <w:b/>
                <w:bCs/>
                <w:color w:val="FFFFFF"/>
                <w:sz w:val="20"/>
                <w:szCs w:val="20"/>
              </w:rPr>
              <w:t>grep パターン</w:t>
            </w:r>
          </w:p>
        </w:tc>
      </w:tr>
      <w:tr w:rsidR="00FF2FC6" w14:paraId="0656D995" w14:textId="77777777">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2699661" w14:textId="77777777" w:rsidR="00FF2FC6" w:rsidRDefault="00000000">
            <w:r>
              <w:rPr>
                <w:rFonts w:eastAsia="Helvetica Neue"/>
                <w:sz w:val="20"/>
                <w:szCs w:val="20"/>
              </w:rPr>
              <w:t>翻訳エラー</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7BADA55" w14:textId="77777777" w:rsidR="00FF2FC6" w:rsidRDefault="00000000">
            <w:r>
              <w:rPr>
                <w:rFonts w:eastAsia="Helvetica Neue"/>
                <w:sz w:val="20"/>
                <w:szCs w:val="20"/>
              </w:rPr>
              <w:t>grep -E "\[translate\]|error"</w:t>
            </w:r>
          </w:p>
        </w:tc>
      </w:tr>
      <w:tr w:rsidR="00FF2FC6" w14:paraId="386964D1" w14:textId="77777777">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CE5CF6B" w14:textId="77777777" w:rsidR="00FF2FC6" w:rsidRDefault="00000000">
            <w:r>
              <w:rPr>
                <w:rFonts w:eastAsia="Helvetica Neue"/>
                <w:sz w:val="20"/>
                <w:szCs w:val="20"/>
              </w:rPr>
              <w:t>Hero 画像 (全般)</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7530EBE" w14:textId="77777777" w:rsidR="00FF2FC6" w:rsidRDefault="00000000">
            <w:r>
              <w:rPr>
                <w:rFonts w:eastAsia="Helvetica Neue"/>
                <w:sz w:val="20"/>
                <w:szCs w:val="20"/>
              </w:rPr>
              <w:t>grep -E "🎨|\[hero\]|\[gemini\]"</w:t>
            </w:r>
          </w:p>
        </w:tc>
      </w:tr>
      <w:tr w:rsidR="00FF2FC6" w14:paraId="623704F7" w14:textId="77777777">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E4D7EF1" w14:textId="77777777" w:rsidR="00FF2FC6" w:rsidRDefault="00000000">
            <w:r>
              <w:rPr>
                <w:rFonts w:eastAsia="Helvetica Neue"/>
                <w:sz w:val="20"/>
                <w:szCs w:val="20"/>
              </w:rPr>
              <w:t>2-stage 経路成功 【v1.3 新規】</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E0BB54C" w14:textId="77777777" w:rsidR="00FF2FC6" w:rsidRDefault="00000000">
            <w:r>
              <w:rPr>
                <w:rFonts w:eastAsia="Helvetica Neue"/>
                <w:sz w:val="20"/>
                <w:szCs w:val="20"/>
              </w:rPr>
              <w:t>grep "v1.1 2-stage path"</w:t>
            </w:r>
          </w:p>
        </w:tc>
      </w:tr>
      <w:tr w:rsidR="00FF2FC6" w14:paraId="73C24D7C" w14:textId="77777777">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3C66832" w14:textId="77777777" w:rsidR="00FF2FC6" w:rsidRDefault="00000000">
            <w:r>
              <w:rPr>
                <w:rFonts w:eastAsia="Helvetica Neue"/>
                <w:sz w:val="20"/>
                <w:szCs w:val="20"/>
              </w:rPr>
              <w:t>legacy fallback 発動 【v1.3 新規】</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D9838A8" w14:textId="77777777" w:rsidR="00FF2FC6" w:rsidRDefault="00000000">
            <w:r>
              <w:rPr>
                <w:rFonts w:eastAsia="Helvetica Neue"/>
                <w:sz w:val="20"/>
                <w:szCs w:val="20"/>
              </w:rPr>
              <w:t>grep "legacy direct-summary path"</w:t>
            </w:r>
          </w:p>
        </w:tc>
      </w:tr>
      <w:tr w:rsidR="00FF2FC6" w14:paraId="1BBB9EEB" w14:textId="77777777">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02380B1" w14:textId="77777777" w:rsidR="00FF2FC6" w:rsidRDefault="00000000">
            <w:r>
              <w:rPr>
                <w:rFonts w:eastAsia="Helvetica Neue"/>
                <w:sz w:val="20"/>
                <w:szCs w:val="20"/>
              </w:rPr>
              <w:t>Gemini thinking 暴走 【v1.3 新規】</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D0CB654" w14:textId="77777777" w:rsidR="00FF2FC6" w:rsidRDefault="00000000">
            <w:r>
              <w:rPr>
                <w:rFonts w:eastAsia="Helvetica Neue"/>
                <w:sz w:val="20"/>
                <w:szCs w:val="20"/>
              </w:rPr>
              <w:t>grep "thoughtsTokenCount"</w:t>
            </w:r>
          </w:p>
        </w:tc>
      </w:tr>
      <w:tr w:rsidR="00FF2FC6" w14:paraId="0EBFC333" w14:textId="77777777">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7CC5C8A" w14:textId="77777777" w:rsidR="00FF2FC6" w:rsidRDefault="00000000">
            <w:r>
              <w:rPr>
                <w:rFonts w:eastAsia="Helvetica Neue"/>
                <w:sz w:val="20"/>
                <w:szCs w:val="20"/>
              </w:rPr>
              <w:t>JSON prefix 汚染 【v1.3 新規】</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606D254" w14:textId="77777777" w:rsidR="00FF2FC6" w:rsidRDefault="00000000">
            <w:r>
              <w:rPr>
                <w:rFonts w:eastAsia="Helvetica Neue"/>
                <w:sz w:val="20"/>
                <w:szCs w:val="20"/>
              </w:rPr>
              <w:t>grep "Here is the JSON"</w:t>
            </w:r>
          </w:p>
        </w:tc>
      </w:tr>
      <w:tr w:rsidR="00FF2FC6" w14:paraId="4BB0EF61" w14:textId="77777777">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DB03778" w14:textId="77777777" w:rsidR="00FF2FC6" w:rsidRDefault="00000000">
            <w:r>
              <w:rPr>
                <w:rFonts w:eastAsia="Helvetica Neue"/>
                <w:sz w:val="20"/>
                <w:szCs w:val="20"/>
              </w:rPr>
              <w:t>Rate limit</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C4CDC6C" w14:textId="77777777" w:rsidR="00FF2FC6" w:rsidRDefault="00000000">
            <w:r>
              <w:rPr>
                <w:rFonts w:eastAsia="Helvetica Neue"/>
                <w:sz w:val="20"/>
                <w:szCs w:val="20"/>
              </w:rPr>
              <w:t>grep "HTTP 429"</w:t>
            </w:r>
          </w:p>
        </w:tc>
      </w:tr>
      <w:tr w:rsidR="00FF2FC6" w14:paraId="781A0D8F" w14:textId="77777777">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DDC3567" w14:textId="77777777" w:rsidR="00FF2FC6" w:rsidRDefault="00000000">
            <w:r>
              <w:rPr>
                <w:rFonts w:eastAsia="Helvetica Neue"/>
                <w:sz w:val="20"/>
                <w:szCs w:val="20"/>
              </w:rPr>
              <w:t>Service unavailable</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3F99019" w14:textId="77777777" w:rsidR="00FF2FC6" w:rsidRDefault="00000000">
            <w:r>
              <w:rPr>
                <w:rFonts w:eastAsia="Helvetica Neue"/>
                <w:sz w:val="20"/>
                <w:szCs w:val="20"/>
              </w:rPr>
              <w:t>grep "HTTP 503"</w:t>
            </w:r>
          </w:p>
        </w:tc>
      </w:tr>
      <w:tr w:rsidR="00FF2FC6" w14:paraId="43F33B3C" w14:textId="77777777">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A87182B" w14:textId="77777777" w:rsidR="00FF2FC6" w:rsidRDefault="00000000">
            <w:r>
              <w:rPr>
                <w:rFonts w:eastAsia="Helvetica Neue"/>
                <w:sz w:val="20"/>
                <w:szCs w:val="20"/>
              </w:rPr>
              <w:t>Deploy</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BB6EEC8" w14:textId="77777777" w:rsidR="00FF2FC6" w:rsidRDefault="00000000">
            <w:r>
              <w:rPr>
                <w:rFonts w:eastAsia="Helvetica Neue"/>
                <w:sz w:val="20"/>
                <w:szCs w:val="20"/>
              </w:rPr>
              <w:t>grep "Pages deploy"</w:t>
            </w:r>
          </w:p>
        </w:tc>
      </w:tr>
    </w:tbl>
    <w:p w14:paraId="653438B3" w14:textId="77777777" w:rsidR="00FF2FC6" w:rsidRDefault="00000000">
      <w:pPr>
        <w:pStyle w:val="2"/>
      </w:pPr>
      <w:r>
        <w:t>7.2 典型的失敗パターン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FF2FC6" w14:paraId="65711423" w14:textId="77777777">
        <w:trPr>
          <w:tblHeader/>
        </w:trPr>
        <w:tc>
          <w:tcPr>
            <w:tcW w:w="2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F7004F2" w14:textId="77777777" w:rsidR="00FF2FC6" w:rsidRDefault="00000000">
            <w:r>
              <w:rPr>
                <w:rFonts w:eastAsia="Helvetica Neue"/>
                <w:b/>
                <w:bCs/>
                <w:color w:val="FFFFFF"/>
                <w:sz w:val="20"/>
                <w:szCs w:val="20"/>
              </w:rPr>
              <w:t>エラー</w:t>
            </w:r>
          </w:p>
        </w:tc>
        <w:tc>
          <w:tcPr>
            <w:tcW w:w="3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77A6A31" w14:textId="77777777" w:rsidR="00FF2FC6" w:rsidRDefault="00000000">
            <w:r>
              <w:rPr>
                <w:rFonts w:eastAsia="Helvetica Neue"/>
                <w:b/>
                <w:bCs/>
                <w:color w:val="FFFFFF"/>
                <w:sz w:val="20"/>
                <w:szCs w:val="20"/>
              </w:rPr>
              <w:t>原因</w:t>
            </w:r>
          </w:p>
        </w:tc>
        <w:tc>
          <w:tcPr>
            <w:tcW w:w="35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E48AF12" w14:textId="77777777" w:rsidR="00FF2FC6" w:rsidRDefault="00000000">
            <w:r>
              <w:rPr>
                <w:rFonts w:eastAsia="Helvetica Neue"/>
                <w:b/>
                <w:bCs/>
                <w:color w:val="FFFFFF"/>
                <w:sz w:val="20"/>
                <w:szCs w:val="20"/>
              </w:rPr>
              <w:t>対策</w:t>
            </w:r>
          </w:p>
        </w:tc>
      </w:tr>
      <w:tr w:rsidR="00FF2FC6" w14:paraId="47B0C28A" w14:textId="77777777">
        <w:tc>
          <w:tcPr>
            <w:tcW w:w="2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E1E714F" w14:textId="77777777" w:rsidR="00FF2FC6" w:rsidRDefault="00000000">
            <w:r>
              <w:rPr>
                <w:rFonts w:eastAsia="Helvetica Neue"/>
                <w:sz w:val="20"/>
                <w:szCs w:val="20"/>
              </w:rPr>
              <w:t>GEMINI_API_KEY not set</w:t>
            </w:r>
          </w:p>
        </w:tc>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0EDC170" w14:textId="77777777" w:rsidR="00FF2FC6" w:rsidRDefault="00000000">
            <w:r>
              <w:rPr>
                <w:rFonts w:eastAsia="Helvetica Neue"/>
                <w:sz w:val="20"/>
                <w:szCs w:val="20"/>
              </w:rPr>
              <w:t>Secret 未登録</w:t>
            </w:r>
          </w:p>
        </w:tc>
        <w:tc>
          <w:tcPr>
            <w:tcW w:w="3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C22A215" w14:textId="77777777" w:rsidR="00FF2FC6" w:rsidRDefault="00000000">
            <w:r>
              <w:rPr>
                <w:rFonts w:eastAsia="Helvetica Neue"/>
                <w:sz w:val="20"/>
                <w:szCs w:val="20"/>
              </w:rPr>
              <w:t>GitHub Settings &gt; Secrets and variables に登録</w:t>
            </w:r>
          </w:p>
        </w:tc>
      </w:tr>
      <w:tr w:rsidR="00FF2FC6" w14:paraId="0DF3B2C2" w14:textId="77777777">
        <w:tc>
          <w:tcPr>
            <w:tcW w:w="2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32409D6" w14:textId="77777777" w:rsidR="00FF2FC6" w:rsidRDefault="00000000">
            <w:r>
              <w:rPr>
                <w:rFonts w:eastAsia="Helvetica Neue"/>
                <w:sz w:val="20"/>
                <w:szCs w:val="20"/>
              </w:rPr>
              <w:t>HTTP 429 (Gemini)</w:t>
            </w:r>
          </w:p>
        </w:tc>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89A518C" w14:textId="77777777" w:rsidR="00FF2FC6" w:rsidRDefault="00000000">
            <w:r>
              <w:rPr>
                <w:rFonts w:eastAsia="Helvetica Neue"/>
                <w:sz w:val="20"/>
                <w:szCs w:val="20"/>
              </w:rPr>
              <w:t>500 img/日 超過、または 15 RPM 超過</w:t>
            </w:r>
          </w:p>
        </w:tc>
        <w:tc>
          <w:tcPr>
            <w:tcW w:w="3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3375CE6" w14:textId="77777777" w:rsidR="00FF2FC6" w:rsidRDefault="00000000">
            <w:r>
              <w:rPr>
                <w:rFonts w:eastAsia="Helvetica Neue"/>
                <w:sz w:val="20"/>
                <w:szCs w:val="20"/>
              </w:rPr>
              <w:t>翌日待機、または generate_hero_image の呼出間隔を調整</w:t>
            </w:r>
          </w:p>
        </w:tc>
      </w:tr>
      <w:tr w:rsidR="00FF2FC6" w14:paraId="3F6E1AC2" w14:textId="77777777">
        <w:tc>
          <w:tcPr>
            <w:tcW w:w="2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91D6FBA" w14:textId="77777777" w:rsidR="00FF2FC6" w:rsidRDefault="00000000">
            <w:r>
              <w:rPr>
                <w:rFonts w:eastAsia="Helvetica Neue"/>
                <w:sz w:val="20"/>
                <w:szCs w:val="20"/>
              </w:rPr>
              <w:t>HTTP 503 Service Unavailable 【v1.3 実配信で確認】</w:t>
            </w:r>
          </w:p>
        </w:tc>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95415B3" w14:textId="77777777" w:rsidR="00FF2FC6" w:rsidRDefault="00000000">
            <w:r>
              <w:rPr>
                <w:rFonts w:eastAsia="Helvetica Neue"/>
                <w:sz w:val="20"/>
                <w:szCs w:val="20"/>
              </w:rPr>
              <w:t>Gemini 2.5 Flash 側の一時的高負荷</w:t>
            </w:r>
          </w:p>
        </w:tc>
        <w:tc>
          <w:tcPr>
            <w:tcW w:w="3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9D159C9" w14:textId="77777777" w:rsidR="00FF2FC6" w:rsidRDefault="00000000">
            <w:r>
              <w:rPr>
                <w:rFonts w:eastAsia="Helvetica Neue"/>
                <w:sz w:val="20"/>
                <w:szCs w:val="20"/>
              </w:rPr>
              <w:t>exponential backoff で 4 回リトライ。5-15s × 3。90秒超えると retry 枯渇。</w:t>
            </w:r>
          </w:p>
        </w:tc>
      </w:tr>
      <w:tr w:rsidR="00FF2FC6" w14:paraId="6BBA8185" w14:textId="77777777">
        <w:tc>
          <w:tcPr>
            <w:tcW w:w="2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E055ACA" w14:textId="77777777" w:rsidR="00FF2FC6" w:rsidRDefault="00000000">
            <w:r>
              <w:rPr>
                <w:rFonts w:eastAsia="Helvetica Neue"/>
                <w:sz w:val="20"/>
                <w:szCs w:val="20"/>
              </w:rPr>
              <w:t>HTTP 400 Safety</w:t>
            </w:r>
          </w:p>
        </w:tc>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E79012D" w14:textId="77777777" w:rsidR="00FF2FC6" w:rsidRDefault="00000000">
            <w:r>
              <w:rPr>
                <w:rFonts w:eastAsia="Helvetica Neue"/>
                <w:sz w:val="20"/>
                <w:szCs w:val="20"/>
              </w:rPr>
              <w:t>プロンプトがポリシー違反</w:t>
            </w:r>
          </w:p>
        </w:tc>
        <w:tc>
          <w:tcPr>
            <w:tcW w:w="3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32EF6AF" w14:textId="77777777" w:rsidR="00FF2FC6" w:rsidRDefault="00000000">
            <w:r>
              <w:rPr>
                <w:rFonts w:eastAsia="Helvetica Neue"/>
                <w:sz w:val="20"/>
                <w:szCs w:val="20"/>
              </w:rPr>
              <w:t>summary を変更、または media を変更</w:t>
            </w:r>
          </w:p>
        </w:tc>
      </w:tr>
      <w:tr w:rsidR="00FF2FC6" w14:paraId="68CAB655" w14:textId="77777777">
        <w:tc>
          <w:tcPr>
            <w:tcW w:w="2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D07C55F" w14:textId="77777777" w:rsidR="00FF2FC6" w:rsidRDefault="00000000">
            <w:del w:id="65" w:author="Claude" w:date="2026-05-03T06:00:00Z">
              <w:r>
                <w:rPr>
                  <w:rFonts w:eastAsia="Helvetica Neue"/>
                  <w:sz w:val="18"/>
                  <w:szCs w:val="18"/>
                </w:rPr>
                <w:delText>bot push deploy 未トリガ</w:delText>
              </w:r>
            </w:del>
            <w:ins w:id="66" w:author="Claude" w:date="2026-05-03T06:00:00Z">
              <w:r>
                <w:rPr>
                  <w:rFonts w:eastAsia="Helvetica Neue"/>
                  <w:sz w:val="18"/>
                  <w:szCs w:val="18"/>
                </w:rPr>
                <w:t>bot push deploy 未トリガ (GITHUB_TOKEN 制限)</w:t>
              </w:r>
            </w:ins>
          </w:p>
        </w:tc>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E2BC9AB" w14:textId="77777777" w:rsidR="00FF2FC6" w:rsidRDefault="00000000">
            <w:r>
              <w:rPr>
                <w:rFonts w:eastAsia="Helvetica Neue"/>
                <w:sz w:val="20"/>
                <w:szCs w:val="20"/>
              </w:rPr>
              <w:t>GitHub token 仕様制限</w:t>
            </w:r>
          </w:p>
        </w:tc>
        <w:tc>
          <w:tcPr>
            <w:tcW w:w="3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0E47E36" w14:textId="77777777" w:rsidR="00FF2FC6" w:rsidRDefault="00000000">
            <w:r>
              <w:rPr>
                <w:rFonts w:eastAsia="Helvetica Neue"/>
                <w:sz w:val="20"/>
                <w:szCs w:val="20"/>
              </w:rPr>
              <w:t>Phase 3.5 (未着手) で修正予定</w:t>
            </w:r>
          </w:p>
        </w:tc>
      </w:tr>
      <w:tr w:rsidR="00FF2FC6" w14:paraId="7B5789C1" w14:textId="77777777">
        <w:tc>
          <w:tcPr>
            <w:tcW w:w="2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3C1B71E" w14:textId="77777777" w:rsidR="00FF2FC6" w:rsidRDefault="00000000">
            <w:r>
              <w:rPr>
                <w:rFonts w:eastAsia="Helvetica Neue"/>
                <w:sz w:val="20"/>
                <w:szCs w:val="20"/>
              </w:rPr>
              <w:t>MAX_TOKENS (thoughtsTokenCount≈285) 【v1.3 新規】</w:t>
            </w:r>
          </w:p>
        </w:tc>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99AC460" w14:textId="77777777" w:rsidR="00FF2FC6" w:rsidRDefault="00000000">
            <w:r>
              <w:rPr>
                <w:rFonts w:eastAsia="Helvetica Neue"/>
                <w:sz w:val="20"/>
                <w:szCs w:val="20"/>
              </w:rPr>
              <w:t>maxOutputTokens=300 が thinking mode 暴走で枯渇</w:t>
            </w:r>
          </w:p>
        </w:tc>
        <w:tc>
          <w:tcPr>
            <w:tcW w:w="3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16C85D8" w14:textId="77777777" w:rsidR="00FF2FC6" w:rsidRDefault="00000000">
            <w:r>
              <w:rPr>
                <w:rFonts w:eastAsia="Helvetica Neue"/>
                <w:sz w:val="20"/>
                <w:szCs w:val="20"/>
              </w:rPr>
              <w:t>§9.1 Patch 1 — thinkingBudget=0 + maxOutputTokens=1024</w:t>
            </w:r>
          </w:p>
        </w:tc>
      </w:tr>
      <w:tr w:rsidR="00FF2FC6" w14:paraId="6C2F3D68" w14:textId="77777777">
        <w:tc>
          <w:tcPr>
            <w:tcW w:w="2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84CAC98" w14:textId="77777777" w:rsidR="00FF2FC6" w:rsidRDefault="00000000">
            <w:r>
              <w:rPr>
                <w:rFonts w:eastAsia="Helvetica Neue"/>
                <w:sz w:val="20"/>
                <w:szCs w:val="20"/>
              </w:rPr>
              <w:t>JSON parse: 'Here is the JSON requested:' 【v1.3 新規】</w:t>
            </w:r>
          </w:p>
        </w:tc>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0862A3E" w14:textId="77777777" w:rsidR="00FF2FC6" w:rsidRDefault="00000000">
            <w:r>
              <w:rPr>
                <w:rFonts w:eastAsia="Helvetica Neue"/>
                <w:sz w:val="20"/>
                <w:szCs w:val="20"/>
              </w:rPr>
              <w:t>responseMimeType 指定でも Gemini がコードフェンスを付加</w:t>
            </w:r>
          </w:p>
        </w:tc>
        <w:tc>
          <w:tcPr>
            <w:tcW w:w="3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60F835D" w14:textId="77777777" w:rsidR="00FF2FC6" w:rsidRDefault="00000000">
            <w:r>
              <w:rPr>
                <w:rFonts w:eastAsia="Helvetica Neue"/>
                <w:sz w:val="20"/>
                <w:szCs w:val="20"/>
              </w:rPr>
              <w:t>§9.1 Patch 2 — 正規表現で {...} 抽出 + ```json フェンス剥がし</w:t>
            </w:r>
          </w:p>
        </w:tc>
      </w:tr>
      <w:tr w:rsidR="00FF2FC6" w14:paraId="3B9A09C4" w14:textId="77777777">
        <w:tc>
          <w:tcPr>
            <w:tcW w:w="2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B53A894" w14:textId="77777777" w:rsidR="00FF2FC6" w:rsidRDefault="00000000">
            <w:r>
              <w:rPr>
                <w:rFonts w:eastAsia="Helvetica Neue"/>
                <w:sz w:val="20"/>
                <w:szCs w:val="20"/>
              </w:rPr>
              <w:t>legacy fallback が photorealistic 出力 【v1.3 新規】</w:t>
            </w:r>
          </w:p>
        </w:tc>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37721E4" w14:textId="77777777" w:rsidR="00FF2FC6" w:rsidRDefault="00000000">
            <w:r>
              <w:rPr>
                <w:rFonts w:eastAsia="Helvetica Neue"/>
                <w:sz w:val="20"/>
                <w:szCs w:val="20"/>
              </w:rPr>
              <w:t>COMMON_STYLE で "Photorealistic" 明示指定</w:t>
            </w:r>
          </w:p>
        </w:tc>
        <w:tc>
          <w:tcPr>
            <w:tcW w:w="3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C5BDF81" w14:textId="77777777" w:rsidR="00FF2FC6" w:rsidRDefault="00000000">
            <w:r>
              <w:rPr>
                <w:rFonts w:eastAsia="Helvetica Neue"/>
                <w:sz w:val="20"/>
                <w:szCs w:val="20"/>
              </w:rPr>
              <w:t>§9.1 Patch 3-5 — illustration 語彙に書き換え</w:t>
            </w:r>
          </w:p>
        </w:tc>
      </w:tr>
      <w:tr w:rsidR="00FF2FC6" w14:paraId="76D5E70C" w14:textId="77777777">
        <w:tc>
          <w:tcPr>
            <w:tcW w:w="2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F757CFF" w14:textId="77777777" w:rsidR="00FF2FC6" w:rsidRDefault="00000000">
            <w:r>
              <w:rPr>
                <w:rFonts w:eastAsia="Helvetica Neue"/>
                <w:sz w:val="20"/>
                <w:szCs w:val="20"/>
              </w:rPr>
              <w:t>Tunnel connection failed: 403 Forbidden 【v1.3 Cowork 環境】</w:t>
            </w:r>
          </w:p>
        </w:tc>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948FF7A" w14:textId="77777777" w:rsidR="00FF2FC6" w:rsidRDefault="00000000">
            <w:r>
              <w:rPr>
                <w:rFonts w:eastAsia="Helvetica Neue"/>
                <w:sz w:val="20"/>
                <w:szCs w:val="20"/>
              </w:rPr>
              <w:t>Cowork サンドボックスの HTTP proxy allowlist に Gemini endpoint 未登録</w:t>
            </w:r>
          </w:p>
        </w:tc>
        <w:tc>
          <w:tcPr>
            <w:tcW w:w="3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07DD80C" w14:textId="77777777" w:rsidR="00FF2FC6" w:rsidRDefault="00000000">
            <w:r>
              <w:rPr>
                <w:rFonts w:eastAsia="Helvetica Neue"/>
                <w:sz w:val="20"/>
                <w:szCs w:val="20"/>
              </w:rPr>
              <w:t>ローカル Mac または Claude Code 環境で実行する (§10 参照)</w:t>
            </w:r>
          </w:p>
        </w:tc>
      </w:tr>
    </w:tbl>
    <w:p w14:paraId="070DBB63" w14:textId="77777777" w:rsidR="00FF2FC6" w:rsidRDefault="00000000">
      <w:r>
        <w:lastRenderedPageBreak/>
        <w:br w:type="page"/>
      </w:r>
    </w:p>
    <w:p w14:paraId="34DA85EE" w14:textId="77777777" w:rsidR="00FF2FC6" w:rsidRDefault="00000000">
      <w:pPr>
        <w:pStyle w:val="1"/>
      </w:pPr>
      <w:del w:id="67" w:author="Claude" w:date="2026-05-01T09:00:00Z">
        <w:r>
          <w:lastRenderedPageBreak/>
          <w:delText>§8. 既知の課題 (2026-04-22/23 実配信検証結果 + v1.4 解消状況)</w:delText>
        </w:r>
      </w:del>
      <w:ins w:id="68" w:author="Claude" w:date="2026-05-01T09:00:00Z">
        <w:r>
          <w:t>§8. 既知の課題 (2026-04-22/23 実配信検証結果 + v2.0 解消状況)</w:t>
        </w:r>
      </w:ins>
      <w:del w:id="69" w:author="Claude" w:date="2026-05-01T09:00:00Z">
        <w:r>
          <w:rPr>
            <w:color w:val="B5322C"/>
            <w:sz w:val="20"/>
            <w:szCs w:val="20"/>
          </w:rPr>
          <w:delText xml:space="preserve">  【v1.4 更新】</w:delText>
        </w:r>
      </w:del>
      <w:ins w:id="70" w:author="Claude" w:date="2026-05-01T09:00:00Z">
        <w:r>
          <w:t xml:space="preserve">  【v2.0 更新: 解消 4 件 + 新規 3 件】</w:t>
        </w:r>
      </w:ins>
    </w:p>
    <w:p w14:paraId="3E50C172" w14:textId="77777777" w:rsidR="00FF2FC6" w:rsidRDefault="00000000">
      <w:pPr>
        <w:spacing w:after="120"/>
      </w:pPr>
      <w:r>
        <w:rPr>
          <w:rFonts w:eastAsia="Helvetica Neue"/>
        </w:rPr>
        <w:t>v1.3 策定時に記録された 3 大課題は、本 v1.4 (2026-04-23 コミット 76e3ff8) で全て解消された。一方、実装過程で新たに 3 件の副次的課題を発見したため併記する。</w:t>
      </w:r>
    </w:p>
    <w:p w14:paraId="3B19FEEB" w14:textId="77777777" w:rsidR="00FF2FC6" w:rsidRDefault="00000000">
      <w:pPr>
        <w:pStyle w:val="2"/>
      </w:pPr>
      <w:r>
        <w:t>§8.1 [解消] 2-stage プロンプト全件失敗 — thinking budget burn-out + JSON prefix 汚染</w:t>
      </w:r>
    </w:p>
    <w:p w14:paraId="6F55424D" w14:textId="77777777" w:rsidR="00FF2FC6" w:rsidRDefault="00000000">
      <w:pPr>
        <w:spacing w:after="120"/>
      </w:pPr>
      <w:r>
        <w:rPr>
          <w:rFonts w:eastAsia="Helvetica Neue"/>
          <w:b/>
          <w:bCs/>
        </w:rPr>
        <w:t xml:space="preserve">ステータス: </w:t>
      </w:r>
      <w:r>
        <w:rPr>
          <w:rFonts w:eastAsia="Helvetica Neue"/>
          <w:b/>
          <w:bCs/>
          <w:color w:val="2F6B3D"/>
        </w:rPr>
        <w:t>✅ 解消 (v1.4 commit f42b65c 適用)</w:t>
      </w:r>
    </w:p>
    <w:p w14:paraId="34DD885F" w14:textId="77777777" w:rsidR="00FF2FC6" w:rsidRDefault="00000000">
      <w:pPr>
        <w:spacing w:after="120"/>
      </w:pPr>
      <w:r>
        <w:rPr>
          <w:rFonts w:eastAsia="Helvetica Neue"/>
        </w:rPr>
        <w:t>v1.3 §8.1 で記述した MAX_TOKENS / JSON prefix 汚染問題は、以下の対策により 2026-04-23 実測で解消された:</w:t>
      </w:r>
    </w:p>
    <w:p w14:paraId="31C57CDA" w14:textId="77777777" w:rsidR="00FF2FC6" w:rsidRDefault="00000000">
      <w:pPr>
        <w:pStyle w:val="a4"/>
        <w:numPr>
          <w:ilvl w:val="0"/>
          <w:numId w:val="2"/>
        </w:numPr>
        <w:spacing w:after="80"/>
      </w:pPr>
      <w:r>
        <w:rPr>
          <w:rFonts w:eastAsia="Helvetica Neue"/>
        </w:rPr>
        <w:t>Patch 1: thinkingConfig.thinkingBudget=0 + maxOutputTokens 300→1024 (§9.1.1)</w:t>
      </w:r>
    </w:p>
    <w:p w14:paraId="005396F5" w14:textId="77777777" w:rsidR="00FF2FC6" w:rsidRDefault="00000000">
      <w:pPr>
        <w:pStyle w:val="a4"/>
        <w:numPr>
          <w:ilvl w:val="0"/>
          <w:numId w:val="2"/>
        </w:numPr>
        <w:spacing w:after="80"/>
      </w:pPr>
      <w:r>
        <w:rPr>
          <w:rFonts w:eastAsia="Helvetica Neue"/>
        </w:rPr>
        <w:t>Patch 2: _parse_concept_json に markdown fence / prefix 除去ロジック追加 (§9.1.2)</w:t>
      </w:r>
    </w:p>
    <w:p w14:paraId="21D2EDBA" w14:textId="77777777" w:rsidR="00FF2FC6" w:rsidRDefault="00000000">
      <w:pPr>
        <w:spacing w:after="120"/>
      </w:pPr>
      <w:r>
        <w:rPr>
          <w:rFonts w:eastAsia="Helvetica Neue"/>
        </w:rPr>
        <w:t>Test B 実測値 (2026-04-23): promptTokens=45, thoughtTokens=0, total=85, finishReason=STOP。thinking 完全停止・JSON 正常返却を確認。</w:t>
      </w:r>
    </w:p>
    <w:p w14:paraId="33F6BF4E" w14:textId="77777777" w:rsidR="00FF2FC6" w:rsidRDefault="00000000">
      <w:pPr>
        <w:pStyle w:val="2"/>
      </w:pPr>
      <w:r>
        <w:t>§8.2 [解消] Legacy fallback が photorealistic 出力 — 要件は illustration</w:t>
      </w:r>
    </w:p>
    <w:p w14:paraId="1C15E72F" w14:textId="77777777" w:rsidR="00FF2FC6" w:rsidRDefault="00000000">
      <w:pPr>
        <w:spacing w:after="120"/>
      </w:pPr>
      <w:r>
        <w:rPr>
          <w:rFonts w:eastAsia="Helvetica Neue"/>
          <w:b/>
          <w:bCs/>
        </w:rPr>
        <w:t xml:space="preserve">ステータス: </w:t>
      </w:r>
      <w:r>
        <w:rPr>
          <w:rFonts w:eastAsia="Helvetica Neue"/>
          <w:b/>
          <w:bCs/>
          <w:color w:val="2F6B3D"/>
        </w:rPr>
        <w:t>✅ 解消 (Patch 3-5 適用)</w:t>
      </w:r>
    </w:p>
    <w:p w14:paraId="0F52B35E" w14:textId="77777777" w:rsidR="00FF2FC6" w:rsidRDefault="00000000">
      <w:pPr>
        <w:spacing w:after="120"/>
      </w:pPr>
      <w:r>
        <w:rPr>
          <w:rFonts w:eastAsia="Helvetica Neue"/>
        </w:rPr>
        <w:t>COMMON_STYLE / SECTION_STYLES / DEFAULT_STYLE を illustration-only 指定に全面書換。さらに Pattern A (editorial satire) / Pattern B (modern flat lifestyle) の 2 分類を導入し、媒体別の方向性を強化。</w:t>
      </w:r>
    </w:p>
    <w:p w14:paraId="72B7E6F3" w14:textId="77777777" w:rsidR="00FF2FC6" w:rsidRDefault="00000000">
      <w:pPr>
        <w:spacing w:after="120"/>
      </w:pPr>
      <w:r>
        <w:rPr>
          <w:rFonts w:eastAsia="Helvetica Neue"/>
        </w:rPr>
        <w:t>2026-04-23 視覚検証結果: 4 媒体 (wsj / nyt-bn / nyt-op / business-insider) 全てが肉眼で illustration と認識され、ユーザーによる全面承認を取得済み。</w:t>
      </w:r>
    </w:p>
    <w:p w14:paraId="1423F543" w14:textId="77777777" w:rsidR="00FF2FC6" w:rsidRDefault="00000000">
      <w:pPr>
        <w:pStyle w:val="2"/>
      </w:pPr>
      <w:r>
        <w:t>§8.3 [解消] Cowork サンドボックスから Gemini API 到達不可</w:t>
      </w:r>
    </w:p>
    <w:p w14:paraId="4284BDEB" w14:textId="77777777" w:rsidR="00FF2FC6" w:rsidRDefault="00000000">
      <w:pPr>
        <w:spacing w:after="120"/>
      </w:pPr>
      <w:r>
        <w:rPr>
          <w:rFonts w:eastAsia="Helvetica Neue"/>
          <w:b/>
          <w:bCs/>
        </w:rPr>
        <w:t xml:space="preserve">ステータス: </w:t>
      </w:r>
      <w:r>
        <w:rPr>
          <w:rFonts w:eastAsia="Helvetica Neue"/>
          <w:b/>
          <w:bCs/>
          <w:color w:val="2F6B3D"/>
        </w:rPr>
        <w:t>✅ 運用回避で解消 (§10.2.3 で明文化)</w:t>
      </w:r>
    </w:p>
    <w:p w14:paraId="7976AB25" w14:textId="77777777" w:rsidR="00FF2FC6" w:rsidRDefault="00000000">
      <w:pPr>
        <w:spacing w:after="120"/>
      </w:pPr>
      <w:r>
        <w:rPr>
          <w:rFonts w:eastAsia="Helvetica Neue"/>
        </w:rPr>
        <w:t>hero 画像生成検証は 「ローカル Mac 専用」 とする運用ガイドライン (§10.2.3) で回避。Cowork 側では Edit 系操作とドキュメント生成のみに限定。</w:t>
      </w:r>
    </w:p>
    <w:p w14:paraId="5890B548" w14:textId="77777777" w:rsidR="00FF2FC6" w:rsidRDefault="00000000">
      <w:pPr>
        <w:pStyle w:val="2"/>
      </w:pPr>
      <w:r>
        <w:t>§8.4 [新規] Nano Banana 2 黒画像バグ (preview モデル)</w:t>
      </w:r>
      <w:r>
        <w:rPr>
          <w:color w:val="B5322C"/>
          <w:sz w:val="18"/>
          <w:szCs w:val="18"/>
        </w:rPr>
        <w:t xml:space="preserve">  【v1.4 新規】</w:t>
      </w:r>
    </w:p>
    <w:p w14:paraId="42877B53" w14:textId="77777777" w:rsidR="00FF2FC6" w:rsidRDefault="00000000">
      <w:pPr>
        <w:spacing w:after="120"/>
      </w:pPr>
      <w:r>
        <w:rPr>
          <w:rFonts w:eastAsia="Helvetica Neue"/>
          <w:b/>
          <w:bCs/>
        </w:rPr>
        <w:t xml:space="preserve">ステータス: </w:t>
      </w:r>
      <w:r>
        <w:rPr>
          <w:rFonts w:eastAsia="Helvetica Neue"/>
          <w:b/>
          <w:bCs/>
          <w:color w:val="A86A1A"/>
        </w:rPr>
        <w:t>⚠️ 未解消 — DEFAULT_MODEL 変更で回避中</w:t>
      </w:r>
    </w:p>
    <w:p w14:paraId="6292F5C5" w14:textId="77777777" w:rsidR="00FF2FC6" w:rsidRDefault="00000000">
      <w:pPr>
        <w:pStyle w:val="3"/>
      </w:pPr>
      <w:r>
        <w:t>§8.4.1 事象</w:t>
      </w:r>
    </w:p>
    <w:p w14:paraId="3AEB5F82" w14:textId="77777777" w:rsidR="00FF2FC6" w:rsidRDefault="00000000">
      <w:pPr>
        <w:spacing w:after="120"/>
      </w:pPr>
      <w:r>
        <w:rPr>
          <w:rFonts w:eastAsia="Helvetica Neue"/>
        </w:rPr>
        <w:t>2026-04-23 検証で gemini-3.1-flash-image-preview (Nano Banana 2) を DEFAULT_MODEL に採用したところ、4 媒体全てで 完全に黒い JPEG (1376×768, 731-1041 KB) が返却された。file コマンドでは valid JPEG (JFIF standard 1.01, baseline, precision 8) と認識されるが、実コンテンツは全 pixel が black。</w:t>
      </w:r>
    </w:p>
    <w:p w14:paraId="72BBC901" w14:textId="77777777" w:rsidR="00FF2FC6" w:rsidRDefault="00000000">
      <w:pPr>
        <w:pStyle w:val="3"/>
      </w:pPr>
      <w:r>
        <w:t>§8.4.2 推定原因</w:t>
      </w:r>
    </w:p>
    <w:p w14:paraId="291B0FD8" w14:textId="77777777" w:rsidR="00FF2FC6" w:rsidRDefault="00000000">
      <w:pPr>
        <w:pStyle w:val="a4"/>
        <w:numPr>
          <w:ilvl w:val="0"/>
          <w:numId w:val="2"/>
        </w:numPr>
        <w:spacing w:after="80"/>
      </w:pPr>
      <w:r>
        <w:rPr>
          <w:rFonts w:eastAsia="Helvetica Neue"/>
        </w:rPr>
        <w:t>preview 段階での内部安全フィルタが illustration 生成を過剰ブロック</w:t>
      </w:r>
    </w:p>
    <w:p w14:paraId="0E3B9B47" w14:textId="77777777" w:rsidR="00FF2FC6" w:rsidRDefault="00000000">
      <w:pPr>
        <w:pStyle w:val="a4"/>
        <w:numPr>
          <w:ilvl w:val="0"/>
          <w:numId w:val="2"/>
        </w:numPr>
        <w:spacing w:after="80"/>
      </w:pPr>
      <w:r>
        <w:rPr>
          <w:rFonts w:eastAsia="Helvetica Neue"/>
        </w:rPr>
        <w:t>プロンプト中の "NOT photorealistic" 等の否定表現を model が特殊解釈</w:t>
      </w:r>
    </w:p>
    <w:p w14:paraId="1FC0A30D" w14:textId="77777777" w:rsidR="00FF2FC6" w:rsidRDefault="00000000">
      <w:pPr>
        <w:pStyle w:val="a4"/>
        <w:numPr>
          <w:ilvl w:val="0"/>
          <w:numId w:val="2"/>
        </w:numPr>
        <w:spacing w:after="80"/>
      </w:pPr>
      <w:r>
        <w:rPr>
          <w:rFonts w:eastAsia="Helvetica Neue"/>
        </w:rPr>
        <w:t>Gemini 3.1 preview モデル固有のバグ</w:t>
      </w:r>
    </w:p>
    <w:p w14:paraId="3C3BDC4D" w14:textId="77777777" w:rsidR="00FF2FC6" w:rsidRDefault="00000000">
      <w:pPr>
        <w:pStyle w:val="3"/>
      </w:pPr>
      <w:r>
        <w:lastRenderedPageBreak/>
        <w:t>§8.4.3 暫定対応 (v1.4 適用済み)</w:t>
      </w:r>
    </w:p>
    <w:p w14:paraId="5F7F40C0" w14:textId="77777777" w:rsidR="00FF2FC6" w:rsidRDefault="00000000">
      <w:pPr>
        <w:shd w:val="clear" w:color="auto" w:fill="F6F4EE"/>
        <w:ind w:left="360"/>
      </w:pPr>
      <w:r>
        <w:rPr>
          <w:rFonts w:ascii="Courier New" w:eastAsia="Courier New" w:hAnsi="Courier New" w:cs="Courier New"/>
          <w:color w:val="303641"/>
          <w:sz w:val="18"/>
          <w:szCs w:val="18"/>
        </w:rPr>
        <w:t># scripts/generate_hero_image.py L46-47</w:t>
      </w:r>
    </w:p>
    <w:p w14:paraId="2FE3EA3B" w14:textId="77777777" w:rsidR="00FF2FC6" w:rsidRDefault="00000000">
      <w:pPr>
        <w:shd w:val="clear" w:color="auto" w:fill="F6F4EE"/>
        <w:ind w:left="360"/>
      </w:pPr>
      <w:r>
        <w:rPr>
          <w:rFonts w:ascii="Courier New" w:eastAsia="Courier New" w:hAnsi="Courier New" w:cs="Courier New"/>
          <w:color w:val="303641"/>
          <w:sz w:val="18"/>
          <w:szCs w:val="18"/>
        </w:rPr>
        <w:t># v1.4: gemini-2.5-flash-image が GS 級 illustration 出力で安定 (Test C 検証済)。</w:t>
      </w:r>
    </w:p>
    <w:p w14:paraId="559DA329" w14:textId="77777777" w:rsidR="00FF2FC6" w:rsidRDefault="00000000">
      <w:pPr>
        <w:shd w:val="clear" w:color="auto" w:fill="F6F4EE"/>
        <w:ind w:left="360"/>
      </w:pPr>
      <w:r>
        <w:rPr>
          <w:rFonts w:ascii="Courier New" w:eastAsia="Courier New" w:hAnsi="Courier New" w:cs="Courier New"/>
          <w:color w:val="303641"/>
          <w:sz w:val="18"/>
          <w:szCs w:val="18"/>
        </w:rPr>
        <w:t># gemini-3.1-flash-image-preview (Nano Banana 2) は preview で黒画像バグ確認のため</w:t>
      </w:r>
    </w:p>
    <w:p w14:paraId="1B8951E9" w14:textId="77777777" w:rsidR="00FF2FC6" w:rsidRDefault="00000000">
      <w:pPr>
        <w:shd w:val="clear" w:color="auto" w:fill="F6F4EE"/>
        <w:ind w:left="360"/>
      </w:pPr>
      <w:r>
        <w:rPr>
          <w:rFonts w:ascii="Courier New" w:eastAsia="Courier New" w:hAnsi="Courier New" w:cs="Courier New"/>
          <w:color w:val="303641"/>
          <w:sz w:val="18"/>
          <w:szCs w:val="18"/>
        </w:rPr>
        <w:t># OPT-IN とする (GEMINI_MODEL=gemini-3.1-flash-image-preview で上書き時のみ使用)。</w:t>
      </w:r>
    </w:p>
    <w:p w14:paraId="7E180E57" w14:textId="77777777" w:rsidR="00FF2FC6" w:rsidRDefault="00000000">
      <w:pPr>
        <w:shd w:val="clear" w:color="auto" w:fill="F6F4EE"/>
        <w:ind w:left="360"/>
      </w:pPr>
      <w:r>
        <w:rPr>
          <w:rFonts w:ascii="Courier New" w:eastAsia="Courier New" w:hAnsi="Courier New" w:cs="Courier New"/>
          <w:color w:val="303641"/>
          <w:sz w:val="18"/>
          <w:szCs w:val="18"/>
        </w:rPr>
        <w:t>DEFAULT_MODEL = os.environ.get("GEMINI_MODEL", "gemini-2.5-flash-image")</w:t>
      </w:r>
    </w:p>
    <w:p w14:paraId="7BEB105F" w14:textId="77777777" w:rsidR="00FF2FC6" w:rsidRDefault="00000000">
      <w:pPr>
        <w:shd w:val="clear" w:color="auto" w:fill="F6F4EE"/>
        <w:ind w:left="360"/>
      </w:pPr>
      <w:r>
        <w:rPr>
          <w:rFonts w:ascii="Courier New" w:eastAsia="Courier New" w:hAnsi="Courier New" w:cs="Courier New"/>
          <w:color w:val="303641"/>
          <w:sz w:val="18"/>
          <w:szCs w:val="18"/>
        </w:rPr>
        <w:t>FALLBACK_IMAGE_MODEL = os.environ.get("GEMINI_FALLBACK_IMAGE_MODEL", "gemini-2.5-flash-image")</w:t>
      </w:r>
    </w:p>
    <w:p w14:paraId="03DFF497" w14:textId="77777777" w:rsidR="00FF2FC6" w:rsidRDefault="00000000">
      <w:pPr>
        <w:spacing w:after="120"/>
      </w:pPr>
      <w:r>
        <w:rPr>
          <w:rFonts w:eastAsia="Helvetica Neue"/>
        </w:rPr>
        <w:t>Nano Banana 2 の安定版 (non-preview) リリース後に再評価予定。それまでは gemini-2.5-flash-image 継続使用。</w:t>
      </w:r>
    </w:p>
    <w:p w14:paraId="41B703DF" w14:textId="77777777" w:rsidR="00FF2FC6" w:rsidRDefault="00000000">
      <w:pPr>
        <w:pStyle w:val="2"/>
      </w:pPr>
      <w:r>
        <w:t>§8.5 [新規] Nano Banana 系の JPEG 出力 — PNG 非保証</w:t>
      </w:r>
      <w:r>
        <w:rPr>
          <w:color w:val="B5322C"/>
          <w:sz w:val="18"/>
          <w:szCs w:val="18"/>
        </w:rPr>
        <w:t xml:space="preserve">  【v1.4 新規】</w:t>
      </w:r>
    </w:p>
    <w:p w14:paraId="251C52A3" w14:textId="77777777" w:rsidR="00FF2FC6" w:rsidRDefault="00000000">
      <w:pPr>
        <w:spacing w:after="120"/>
      </w:pPr>
      <w:r>
        <w:rPr>
          <w:rFonts w:eastAsia="Helvetica Neue"/>
          <w:b/>
          <w:bCs/>
        </w:rPr>
        <w:t xml:space="preserve">ステータス: </w:t>
      </w:r>
      <w:r>
        <w:rPr>
          <w:rFonts w:eastAsia="Helvetica Neue"/>
          <w:b/>
          <w:bCs/>
          <w:color w:val="2F6B3D"/>
        </w:rPr>
        <w:t>✅ 多形式対応で解消 (Patch 7 適用)</w:t>
      </w:r>
    </w:p>
    <w:p w14:paraId="4A9AFBC6" w14:textId="77777777" w:rsidR="00FF2FC6" w:rsidRDefault="00000000">
      <w:pPr>
        <w:spacing w:after="120"/>
      </w:pPr>
      <w:r>
        <w:rPr>
          <w:rFonts w:eastAsia="Helvetica Neue"/>
        </w:rPr>
        <w:t>Nano Banana 系モデル (gemini-2.5-flash-image / gemini-3.1-flash-image-preview) は、リクエストに対して PNG を必ずしも返さず、JPEG (JFIF 1.01) を返すケースがある。実測: 2.5-flash-image で 1344×768 PNG も 1376×768 JPEG も同 prompt で返却された。</w:t>
      </w:r>
    </w:p>
    <w:p w14:paraId="36B9BC7D" w14:textId="77777777" w:rsidR="00FF2FC6" w:rsidRDefault="00000000">
      <w:pPr>
        <w:spacing w:after="120"/>
      </w:pPr>
      <w:r>
        <w:rPr>
          <w:rFonts w:eastAsia="Helvetica Neue"/>
        </w:rPr>
        <w:t>現行の frontmatter は hero_image: "/images/&lt;source&gt;/&lt;date&gt;.png" と .png 拡張子で固定、ファイル保存もすべて .png だが、実際のバイト列は JPEG のケースあり。Web ブラウザは content-type または magic bytes 優先で描画するため、現時点では表示に支障なし。</w:t>
      </w:r>
    </w:p>
    <w:p w14:paraId="0E80CDEC" w14:textId="77777777" w:rsidR="00FF2FC6" w:rsidRDefault="00000000">
      <w:pPr>
        <w:pStyle w:val="3"/>
      </w:pPr>
      <w:r>
        <w:t>§8.5.1 対応 (Patch 7)</w:t>
      </w:r>
    </w:p>
    <w:p w14:paraId="7E688749" w14:textId="77777777" w:rsidR="00FF2FC6" w:rsidRDefault="00000000">
      <w:pPr>
        <w:spacing w:after="120"/>
      </w:pPr>
      <w:r>
        <w:rPr>
          <w:rFonts w:eastAsia="Helvetica Neue"/>
        </w:rPr>
        <w:t>detect_image_dimensions() を PNG/JPEG/WebP 多形式対応に拡張。各 format ごとに header parse して (width, height, format) のタプルを返すよう改修。warn_if_not_16x9() のログ出力に format= を追加。</w:t>
      </w:r>
    </w:p>
    <w:p w14:paraId="0B1AF056" w14:textId="77777777" w:rsidR="00FF2FC6" w:rsidRDefault="00000000">
      <w:pPr>
        <w:pStyle w:val="2"/>
      </w:pPr>
      <w:r>
        <w:t>§8.6 [新規] アーキテクチャ文字混入 (FRB / TICKER TAPE 等)</w:t>
      </w:r>
      <w:r>
        <w:rPr>
          <w:color w:val="B5322C"/>
          <w:sz w:val="18"/>
          <w:szCs w:val="18"/>
        </w:rPr>
        <w:t xml:space="preserve">  【v1.4 新規】</w:t>
      </w:r>
    </w:p>
    <w:p w14:paraId="2382CD9D" w14:textId="77777777" w:rsidR="00FF2FC6" w:rsidRDefault="00000000">
      <w:pPr>
        <w:spacing w:after="120"/>
      </w:pPr>
      <w:r>
        <w:rPr>
          <w:rFonts w:eastAsia="Helvetica Neue"/>
          <w:b/>
          <w:bCs/>
        </w:rPr>
        <w:t xml:space="preserve">ステータス: </w:t>
      </w:r>
      <w:r>
        <w:rPr>
          <w:rFonts w:eastAsia="Helvetica Neue"/>
          <w:b/>
          <w:bCs/>
          <w:color w:val="A86A1A"/>
        </w:rPr>
        <w:t>🟡 許容範囲 (v1.5 で厳格化検討)</w:t>
      </w:r>
    </w:p>
    <w:p w14:paraId="6C16C69E" w14:textId="77777777" w:rsidR="00FF2FC6" w:rsidRDefault="00000000">
      <w:pPr>
        <w:spacing w:after="120"/>
      </w:pPr>
      <w:r>
        <w:rPr>
          <w:rFonts w:eastAsia="Helvetica Neue"/>
        </w:rPr>
        <w:t>プロンプトで "absolutely no text, no letters, no words" を明記しているにもかかわらず、Gemini が建築物の彫刻的文字 (例: "FRB" を凱旋門に、"TICKER TAPE" を石碑風に) を illustration 内に埋め込むケースがある。ユーザー承認は取得済みだが、厳格要件があれば以下の対策を推奨。</w:t>
      </w:r>
    </w:p>
    <w:p w14:paraId="40CE7949" w14:textId="77777777" w:rsidR="00FF2FC6" w:rsidRDefault="00000000">
      <w:pPr>
        <w:pStyle w:val="3"/>
      </w:pPr>
      <w:r>
        <w:t>§8.6.1 v1.5 で検討予定の対策</w:t>
      </w:r>
    </w:p>
    <w:p w14:paraId="4C0FAFEC" w14:textId="77777777" w:rsidR="00FF2FC6" w:rsidRDefault="00000000">
      <w:pPr>
        <w:shd w:val="clear" w:color="auto" w:fill="F6F4EE"/>
        <w:ind w:left="360"/>
      </w:pPr>
      <w:r>
        <w:rPr>
          <w:rFonts w:ascii="Courier New" w:eastAsia="Courier New" w:hAnsi="Courier New" w:cs="Courier New"/>
          <w:color w:val="303641"/>
          <w:sz w:val="18"/>
          <w:szCs w:val="18"/>
        </w:rPr>
        <w:t># 既存 COMMON_STYLE に以下を追加</w:t>
      </w:r>
    </w:p>
    <w:p w14:paraId="10DCD8BD" w14:textId="77777777" w:rsidR="00FF2FC6" w:rsidRDefault="00000000">
      <w:pPr>
        <w:shd w:val="clear" w:color="auto" w:fill="F6F4EE"/>
        <w:ind w:left="360"/>
      </w:pPr>
      <w:r>
        <w:rPr>
          <w:rFonts w:ascii="Courier New" w:eastAsia="Courier New" w:hAnsi="Courier New" w:cs="Courier New"/>
          <w:color w:val="303641"/>
          <w:sz w:val="18"/>
          <w:szCs w:val="18"/>
        </w:rPr>
        <w:t>"no inscriptions, no engraved letters, "</w:t>
      </w:r>
    </w:p>
    <w:p w14:paraId="037382A3" w14:textId="77777777" w:rsidR="00FF2FC6" w:rsidRDefault="00000000">
      <w:pPr>
        <w:shd w:val="clear" w:color="auto" w:fill="F6F4EE"/>
        <w:ind w:left="360"/>
      </w:pPr>
      <w:r>
        <w:rPr>
          <w:rFonts w:ascii="Courier New" w:eastAsia="Courier New" w:hAnsi="Courier New" w:cs="Courier New"/>
          <w:color w:val="303641"/>
          <w:sz w:val="18"/>
          <w:szCs w:val="18"/>
        </w:rPr>
        <w:t>"no architectural stone text, no carved signs, "</w:t>
      </w:r>
    </w:p>
    <w:p w14:paraId="01674EA2" w14:textId="77777777" w:rsidR="00FF2FC6" w:rsidRDefault="00000000">
      <w:pPr>
        <w:shd w:val="clear" w:color="auto" w:fill="F6F4EE"/>
        <w:ind w:left="360"/>
      </w:pPr>
      <w:r>
        <w:rPr>
          <w:rFonts w:ascii="Courier New" w:eastAsia="Courier New" w:hAnsi="Courier New" w:cs="Courier New"/>
          <w:color w:val="303641"/>
          <w:sz w:val="18"/>
          <w:szCs w:val="18"/>
        </w:rPr>
        <w:t>"no decorative text on buildings or objects"</w:t>
      </w:r>
    </w:p>
    <w:p w14:paraId="73403ECB" w14:textId="77777777" w:rsidR="00AB6E4E" w:rsidRDefault="00000000">
      <w:pPr>
        <w:pStyle w:val="2"/>
        <w:rPr>
          <w:ins w:id="71" w:author="Claude" w:date="2026-05-01T09:00:00Z"/>
        </w:rPr>
      </w:pPr>
      <w:ins w:id="72" w:author="Claude" w:date="2026-05-01T09:00:00Z">
        <w:r>
          <w:t>§8.7 [解消] モバイルアーカイブ画像非表示 — .arch-thumb display:none at @media(max-width:680px)</w:t>
        </w:r>
      </w:ins>
    </w:p>
    <w:p w14:paraId="02B5D674" w14:textId="77777777" w:rsidR="00AB6E4E" w:rsidRDefault="00000000">
      <w:pPr>
        <w:rPr>
          <w:ins w:id="73" w:author="Claude" w:date="2026-05-01T09:00:00Z"/>
          <w:rFonts w:eastAsia="Helvetica Neue"/>
        </w:rPr>
      </w:pPr>
      <w:ins w:id="74" w:author="Claude" w:date="2026-05-01T09:00:00Z">
        <w:r>
          <w:rPr>
            <w:rFonts w:eastAsia="Helvetica Neue"/>
          </w:rPr>
          <w:t>✅ 解消 (v2.0 Commits 2528d9e / 7e03184 / d5dd0c3 / 974e8c1 / 73976b0 / 159ed9d)</w:t>
        </w:r>
      </w:ins>
    </w:p>
    <w:p w14:paraId="14F0E3F4" w14:textId="77777777" w:rsidR="00AB6E4E" w:rsidRDefault="00000000">
      <w:pPr>
        <w:rPr>
          <w:ins w:id="75" w:author="Claude" w:date="2026-05-01T09:00:00Z"/>
          <w:rFonts w:eastAsia="Helvetica Neue"/>
        </w:rPr>
      </w:pPr>
      <w:ins w:id="76" w:author="Claude" w:date="2026-05-01T09:00:00Z">
        <w:r>
          <w:rPr>
            <w:rFonts w:eastAsia="Helvetica Neue"/>
          </w:rPr>
          <w:t>スマートフォン閲覧時にアーカイブ一覧ページ（layouts/&lt;section&gt;/list.html 全 6 ファイル）でサムネイル画像が表示されない問題。原因は @media(max-width:680px) ブロック内の .arch-thumb { display:none } 記述。v2.0 にて全 6 ファイルを一括修正。</w:t>
        </w:r>
      </w:ins>
    </w:p>
    <w:p w14:paraId="7865C9E0" w14:textId="77777777" w:rsidR="00AB6E4E" w:rsidRDefault="00000000">
      <w:pPr>
        <w:pStyle w:val="3"/>
        <w:rPr>
          <w:ins w:id="77" w:author="Claude" w:date="2026-05-01T09:00:00Z"/>
        </w:rPr>
      </w:pPr>
      <w:ins w:id="78" w:author="Claude" w:date="2026-05-01T09:00:00Z">
        <w:r>
          <w:t>§8.7.1 根本原因</w:t>
        </w:r>
      </w:ins>
    </w:p>
    <w:p w14:paraId="73FE9D18" w14:textId="77777777" w:rsidR="00AB6E4E" w:rsidRDefault="00000000">
      <w:pPr>
        <w:rPr>
          <w:ins w:id="79" w:author="Claude" w:date="2026-05-01T09:00:00Z"/>
          <w:rFonts w:eastAsia="Helvetica Neue"/>
        </w:rPr>
      </w:pPr>
      <w:ins w:id="80" w:author="Claude" w:date="2026-05-01T09:00:00Z">
        <w:r>
          <w:rPr>
            <w:rFonts w:eastAsia="Helvetica Neue"/>
          </w:rPr>
          <w:t>layouts/&lt;section&gt;/list.html の @media(max-width:680px) ブロックに .arch-thumb { display:none } が残存。デスクトップ表示（120px×72px）は正常だが、モバイル（680px 以下）では強制的に非表示となっていた。</w:t>
        </w:r>
      </w:ins>
    </w:p>
    <w:p w14:paraId="09DD9231" w14:textId="77777777" w:rsidR="00AB6E4E" w:rsidRDefault="00000000">
      <w:pPr>
        <w:pStyle w:val="3"/>
        <w:rPr>
          <w:ins w:id="81" w:author="Claude" w:date="2026-05-01T09:00:00Z"/>
        </w:rPr>
      </w:pPr>
      <w:ins w:id="82" w:author="Claude" w:date="2026-05-01T09:00:00Z">
        <w:r>
          <w:t>§8.7.2 修正内容</w:t>
        </w:r>
      </w:ins>
    </w:p>
    <w:p w14:paraId="143E07A4" w14:textId="77777777" w:rsidR="00AB6E4E" w:rsidRDefault="00000000">
      <w:pPr>
        <w:shd w:val="clear" w:color="auto" w:fill="F6F4EE"/>
        <w:ind w:left="360"/>
        <w:rPr>
          <w:ins w:id="83" w:author="Claude" w:date="2026-05-01T09:00:00Z"/>
        </w:rPr>
      </w:pPr>
      <w:ins w:id="84" w:author="Claude" w:date="2026-05-01T09:00:00Z">
        <w:r>
          <w:rPr>
            <w:rFonts w:ascii="Courier New" w:eastAsia="Courier New" w:hAnsi="Courier New" w:cs="Courier New"/>
            <w:color w:val="303641"/>
            <w:sz w:val="18"/>
            <w:szCs w:val="18"/>
          </w:rPr>
          <w:lastRenderedPageBreak/>
          <w:t>/* 修正前 (6 ファイル共通) */</w:t>
        </w:r>
      </w:ins>
    </w:p>
    <w:p w14:paraId="2AB7EE01" w14:textId="77777777" w:rsidR="00AB6E4E" w:rsidRDefault="00000000">
      <w:pPr>
        <w:shd w:val="clear" w:color="auto" w:fill="F6F4EE"/>
        <w:ind w:left="360"/>
        <w:rPr>
          <w:ins w:id="85" w:author="Claude" w:date="2026-05-01T09:00:00Z"/>
        </w:rPr>
      </w:pPr>
      <w:ins w:id="86" w:author="Claude" w:date="2026-05-01T09:00:00Z">
        <w:r>
          <w:rPr>
            <w:rFonts w:ascii="Courier New" w:eastAsia="Courier New" w:hAnsi="Courier New" w:cs="Courier New"/>
            <w:color w:val="B5322C"/>
            <w:sz w:val="18"/>
            <w:szCs w:val="18"/>
          </w:rPr>
          <w:t>@media(max-width:680px){ .arch-thumb{display:none} }</w:t>
        </w:r>
      </w:ins>
    </w:p>
    <w:p w14:paraId="6D326484" w14:textId="77777777" w:rsidR="00AB6E4E" w:rsidRDefault="00000000">
      <w:pPr>
        <w:shd w:val="clear" w:color="auto" w:fill="F6F4EE"/>
        <w:ind w:left="360"/>
        <w:rPr>
          <w:ins w:id="87" w:author="Claude" w:date="2026-05-01T09:00:00Z"/>
        </w:rPr>
      </w:pPr>
      <w:ins w:id="88" w:author="Claude" w:date="2026-05-01T09:00:00Z">
        <w:r>
          <w:rPr>
            <w:rFonts w:ascii="Courier New" w:eastAsia="Courier New" w:hAnsi="Courier New" w:cs="Courier New"/>
            <w:color w:val="303641"/>
            <w:sz w:val="18"/>
            <w:szCs w:val="18"/>
          </w:rPr>
          <w:t>/* 修正後 */</w:t>
        </w:r>
      </w:ins>
    </w:p>
    <w:p w14:paraId="41471915" w14:textId="77777777" w:rsidR="00AB6E4E" w:rsidRDefault="00000000">
      <w:pPr>
        <w:shd w:val="clear" w:color="auto" w:fill="F6F4EE"/>
        <w:ind w:left="360"/>
        <w:rPr>
          <w:ins w:id="89" w:author="Claude" w:date="2026-05-01T09:00:00Z"/>
        </w:rPr>
      </w:pPr>
      <w:ins w:id="90" w:author="Claude" w:date="2026-05-01T09:00:00Z">
        <w:r>
          <w:rPr>
            <w:rFonts w:ascii="Courier New" w:eastAsia="Courier New" w:hAnsi="Courier New" w:cs="Courier New"/>
            <w:color w:val="1C6B2A"/>
            <w:sz w:val="18"/>
            <w:szCs w:val="18"/>
          </w:rPr>
          <w:t>@media(max-width:680px){ .arch-thumb{width:100%;height:72px;object-fit:cover;border-radius:4px;display:block} }</w:t>
        </w:r>
      </w:ins>
    </w:p>
    <w:p w14:paraId="5F9A2181" w14:textId="77777777" w:rsidR="00AB6E4E" w:rsidRDefault="00000000">
      <w:pPr>
        <w:shd w:val="clear" w:color="auto" w:fill="F6F4EE"/>
        <w:ind w:left="360"/>
        <w:rPr>
          <w:ins w:id="91" w:author="Claude" w:date="2026-05-01T09:00:00Z"/>
        </w:rPr>
      </w:pPr>
      <w:ins w:id="92" w:author="Claude" w:date="2026-05-01T09:00:00Z">
        <w:r>
          <w:rPr>
            <w:rFonts w:ascii="Courier New" w:eastAsia="Courier New" w:hAnsi="Courier New" w:cs="Courier New"/>
            <w:color w:val="1C6B2A"/>
            <w:sz w:val="18"/>
            <w:szCs w:val="18"/>
          </w:rPr>
          <w:t>@media(max-width:430px){ .arch-thumb{height:56px} }</w:t>
        </w:r>
      </w:ins>
    </w:p>
    <w:p w14:paraId="37043AC4" w14:textId="77777777" w:rsidR="00AB6E4E" w:rsidRDefault="00000000">
      <w:pPr>
        <w:rPr>
          <w:ins w:id="93" w:author="Claude" w:date="2026-05-01T09:00:00Z"/>
          <w:rFonts w:eastAsia="Helvetica Neue"/>
        </w:rPr>
      </w:pPr>
      <w:ins w:id="94" w:author="Claude" w:date="2026-05-01T09:00:00Z">
        <w:r>
          <w:rPr>
            <w:rFonts w:eastAsia="Helvetica Neue"/>
          </w:rPr>
          <w:t>対象ファイル: nyt-bn / nyt-op / short-squeez / skift / business-insider / wsj の list.html (buysiders は別グリッドレイアウトのため対象外)。モバイルレイアウト確認済み: 番号 → 全幅サムネイル (72px) → タイトル → 要約 → 日付 の縦並び表示。</w:t>
        </w:r>
      </w:ins>
    </w:p>
    <w:p w14:paraId="384F3012" w14:textId="77777777" w:rsidR="00FF2FC6" w:rsidRDefault="00000000">
      <w:r>
        <w:br w:type="page"/>
      </w:r>
    </w:p>
    <w:p w14:paraId="50F3E539" w14:textId="77777777" w:rsidR="00FF2FC6" w:rsidRDefault="00000000">
      <w:pPr>
        <w:pStyle w:val="1"/>
      </w:pPr>
      <w:r>
        <w:lastRenderedPageBreak/>
        <w:t>§9. v1.3 → v1.4 illustration fix パッチ実装完了記録</w:t>
      </w:r>
      <w:r>
        <w:rPr>
          <w:color w:val="B5322C"/>
          <w:sz w:val="20"/>
          <w:szCs w:val="20"/>
        </w:rPr>
        <w:t xml:space="preserve">  【v1.4 更新】</w:t>
      </w:r>
    </w:p>
    <w:p w14:paraId="37ADAEDF" w14:textId="77777777" w:rsidR="00FF2FC6" w:rsidRDefault="00000000">
      <w:pPr>
        <w:spacing w:after="120"/>
      </w:pPr>
      <w:r>
        <w:rPr>
          <w:rFonts w:eastAsia="Helvetica Neue"/>
        </w:rPr>
        <w:t>v1.3 §9 では計画段階だった Patch 1-5 が、2026-04-23 に Patch 6-8 を追加して実装完了。本章は v1.4 における実装状況と、各 Patch の適用結果を記録する。</w:t>
      </w:r>
    </w:p>
    <w:p w14:paraId="1D1A81D2" w14:textId="77777777" w:rsidR="00FF2FC6" w:rsidRDefault="00000000">
      <w:pPr>
        <w:pStyle w:val="2"/>
      </w:pPr>
      <w:r>
        <w:t>§9.0 実装サマリ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
        <w:gridCol w:w="3033"/>
        <w:gridCol w:w="3111"/>
        <w:gridCol w:w="1074"/>
        <w:gridCol w:w="1747"/>
      </w:tblGrid>
      <w:tr w:rsidR="00FF2FC6" w14:paraId="4905F5E6" w14:textId="77777777">
        <w:trPr>
          <w:tblHeader/>
        </w:trPr>
        <w:tc>
          <w:tcPr>
            <w:tcW w:w="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CF322D8" w14:textId="77777777" w:rsidR="00FF2FC6" w:rsidRDefault="00000000">
            <w:r>
              <w:rPr>
                <w:rFonts w:eastAsia="Helvetica Neue"/>
                <w:b/>
                <w:bCs/>
                <w:color w:val="FFFFFF"/>
                <w:sz w:val="20"/>
                <w:szCs w:val="20"/>
              </w:rPr>
              <w:t>#</w:t>
            </w:r>
          </w:p>
        </w:tc>
        <w:tc>
          <w:tcPr>
            <w:tcW w:w="32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68C6BDF" w14:textId="77777777" w:rsidR="00FF2FC6" w:rsidRDefault="00000000">
            <w:r>
              <w:rPr>
                <w:rFonts w:eastAsia="Helvetica Neue"/>
                <w:b/>
                <w:bCs/>
                <w:color w:val="FFFFFF"/>
                <w:sz w:val="20"/>
                <w:szCs w:val="20"/>
              </w:rPr>
              <w:t>Patch 名</w:t>
            </w:r>
          </w:p>
        </w:tc>
        <w:tc>
          <w:tcPr>
            <w:tcW w:w="2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41314B7" w14:textId="77777777" w:rsidR="00FF2FC6" w:rsidRDefault="00000000">
            <w:r>
              <w:rPr>
                <w:rFonts w:eastAsia="Helvetica Neue"/>
                <w:b/>
                <w:bCs/>
                <w:color w:val="FFFFFF"/>
                <w:sz w:val="20"/>
                <w:szCs w:val="20"/>
              </w:rPr>
              <w:t>対象</w:t>
            </w:r>
          </w:p>
        </w:tc>
        <w:tc>
          <w:tcPr>
            <w:tcW w:w="1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B0E8DFE" w14:textId="77777777" w:rsidR="00FF2FC6" w:rsidRDefault="00000000">
            <w:r>
              <w:rPr>
                <w:rFonts w:eastAsia="Helvetica Neue"/>
                <w:b/>
                <w:bCs/>
                <w:color w:val="FFFFFF"/>
                <w:sz w:val="20"/>
                <w:szCs w:val="20"/>
              </w:rPr>
              <w:t>v1.3</w:t>
            </w:r>
          </w:p>
        </w:tc>
        <w:tc>
          <w:tcPr>
            <w:tcW w:w="19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86A171F" w14:textId="77777777" w:rsidR="00FF2FC6" w:rsidRDefault="00000000">
            <w:r>
              <w:rPr>
                <w:rFonts w:eastAsia="Helvetica Neue"/>
                <w:b/>
                <w:bCs/>
                <w:color w:val="FFFFFF"/>
                <w:sz w:val="20"/>
                <w:szCs w:val="20"/>
              </w:rPr>
              <w:t>v1.4</w:t>
            </w:r>
          </w:p>
        </w:tc>
      </w:tr>
      <w:tr w:rsidR="00FF2FC6" w14:paraId="752EEE29" w14:textId="77777777">
        <w:tc>
          <w:tcPr>
            <w:tcW w:w="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4B75924" w14:textId="77777777" w:rsidR="00FF2FC6" w:rsidRDefault="00000000">
            <w:r>
              <w:rPr>
                <w:rFonts w:eastAsia="Helvetica Neue"/>
                <w:sz w:val="20"/>
                <w:szCs w:val="20"/>
              </w:rPr>
              <w:t>1</w:t>
            </w:r>
          </w:p>
        </w:tc>
        <w:tc>
          <w:tcPr>
            <w:tcW w:w="32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8E372BA" w14:textId="77777777" w:rsidR="00FF2FC6" w:rsidRDefault="00000000">
            <w:r>
              <w:rPr>
                <w:rFonts w:eastAsia="Helvetica Neue"/>
                <w:sz w:val="20"/>
                <w:szCs w:val="20"/>
              </w:rPr>
              <w:t>thinkingBudget=0 + maxOutputTokens 増量</w:t>
            </w:r>
          </w:p>
        </w:tc>
        <w:tc>
          <w:tcPr>
            <w:tcW w:w="2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8B50956" w14:textId="77777777" w:rsidR="00FF2FC6" w:rsidRDefault="00000000">
            <w:r>
              <w:rPr>
                <w:rFonts w:eastAsia="Helvetica Neue"/>
                <w:sz w:val="20"/>
                <w:szCs w:val="20"/>
              </w:rPr>
              <w:t>scripts/generate_hero_image.py L275-281</w:t>
            </w:r>
          </w:p>
        </w:tc>
        <w:tc>
          <w:tcPr>
            <w:tcW w:w="1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433F1D2"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7D0ED5E" w14:textId="77777777" w:rsidR="00FF2FC6" w:rsidRDefault="00000000">
            <w:r>
              <w:rPr>
                <w:rFonts w:eastAsia="Helvetica Neue"/>
                <w:sz w:val="20"/>
                <w:szCs w:val="20"/>
              </w:rPr>
              <w:t>✅ 実装済</w:t>
            </w:r>
          </w:p>
        </w:tc>
      </w:tr>
      <w:tr w:rsidR="00FF2FC6" w14:paraId="7EDDFDD7" w14:textId="77777777">
        <w:tc>
          <w:tcPr>
            <w:tcW w:w="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47391E2" w14:textId="77777777" w:rsidR="00FF2FC6" w:rsidRDefault="00000000">
            <w:r>
              <w:rPr>
                <w:rFonts w:eastAsia="Helvetica Neue"/>
                <w:sz w:val="20"/>
                <w:szCs w:val="20"/>
              </w:rPr>
              <w:t>2</w:t>
            </w:r>
          </w:p>
        </w:tc>
        <w:tc>
          <w:tcPr>
            <w:tcW w:w="32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0B04FAA" w14:textId="77777777" w:rsidR="00FF2FC6" w:rsidRDefault="00000000">
            <w:r>
              <w:rPr>
                <w:rFonts w:eastAsia="Helvetica Neue"/>
                <w:sz w:val="20"/>
                <w:szCs w:val="20"/>
              </w:rPr>
              <w:t>JSON fence / prefix 除去 parser</w:t>
            </w:r>
          </w:p>
        </w:tc>
        <w:tc>
          <w:tcPr>
            <w:tcW w:w="2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6ECE7F4" w14:textId="77777777" w:rsidR="00FF2FC6" w:rsidRDefault="00000000">
            <w:r>
              <w:rPr>
                <w:rFonts w:eastAsia="Helvetica Neue"/>
                <w:sz w:val="20"/>
                <w:szCs w:val="20"/>
              </w:rPr>
              <w:t>scripts/generate_hero_image.py L344-</w:t>
            </w:r>
          </w:p>
        </w:tc>
        <w:tc>
          <w:tcPr>
            <w:tcW w:w="1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98B4226"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E758E38" w14:textId="77777777" w:rsidR="00FF2FC6" w:rsidRDefault="00000000">
            <w:r>
              <w:rPr>
                <w:rFonts w:eastAsia="Helvetica Neue"/>
                <w:sz w:val="20"/>
                <w:szCs w:val="20"/>
              </w:rPr>
              <w:t>✅ 実装済</w:t>
            </w:r>
          </w:p>
        </w:tc>
      </w:tr>
      <w:tr w:rsidR="00FF2FC6" w14:paraId="1C6660FE" w14:textId="77777777">
        <w:tc>
          <w:tcPr>
            <w:tcW w:w="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56018EB" w14:textId="77777777" w:rsidR="00FF2FC6" w:rsidRDefault="00000000">
            <w:r>
              <w:rPr>
                <w:rFonts w:eastAsia="Helvetica Neue"/>
                <w:sz w:val="20"/>
                <w:szCs w:val="20"/>
              </w:rPr>
              <w:t>3</w:t>
            </w:r>
          </w:p>
        </w:tc>
        <w:tc>
          <w:tcPr>
            <w:tcW w:w="32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2A8B3ED" w14:textId="77777777" w:rsidR="00FF2FC6" w:rsidRDefault="00000000">
            <w:r>
              <w:rPr>
                <w:rFonts w:eastAsia="Helvetica Neue"/>
                <w:sz w:val="20"/>
                <w:szCs w:val="20"/>
              </w:rPr>
              <w:t>COMMON_STYLE illustration 化</w:t>
            </w:r>
          </w:p>
        </w:tc>
        <w:tc>
          <w:tcPr>
            <w:tcW w:w="2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D0B9304" w14:textId="77777777" w:rsidR="00FF2FC6" w:rsidRDefault="00000000">
            <w:r>
              <w:rPr>
                <w:rFonts w:eastAsia="Helvetica Neue"/>
                <w:sz w:val="20"/>
                <w:szCs w:val="20"/>
              </w:rPr>
              <w:t>scripts/generate_hero_image.py L171-</w:t>
            </w:r>
          </w:p>
        </w:tc>
        <w:tc>
          <w:tcPr>
            <w:tcW w:w="1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013ED53"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7846012" w14:textId="77777777" w:rsidR="00FF2FC6" w:rsidRDefault="00000000">
            <w:r>
              <w:rPr>
                <w:rFonts w:eastAsia="Helvetica Neue"/>
                <w:sz w:val="20"/>
                <w:szCs w:val="20"/>
              </w:rPr>
              <w:t>✅ 実装済</w:t>
            </w:r>
          </w:p>
        </w:tc>
      </w:tr>
      <w:tr w:rsidR="00FF2FC6" w14:paraId="2FF5563E" w14:textId="77777777">
        <w:tc>
          <w:tcPr>
            <w:tcW w:w="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EA3AA92" w14:textId="77777777" w:rsidR="00FF2FC6" w:rsidRDefault="00000000">
            <w:r>
              <w:rPr>
                <w:rFonts w:eastAsia="Helvetica Neue"/>
                <w:sz w:val="20"/>
                <w:szCs w:val="20"/>
              </w:rPr>
              <w:t>4</w:t>
            </w:r>
          </w:p>
        </w:tc>
        <w:tc>
          <w:tcPr>
            <w:tcW w:w="32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7D362A8" w14:textId="77777777" w:rsidR="00FF2FC6" w:rsidRDefault="00000000">
            <w:r>
              <w:rPr>
                <w:rFonts w:eastAsia="Helvetica Neue"/>
                <w:sz w:val="20"/>
                <w:szCs w:val="20"/>
              </w:rPr>
              <w:t>SECTION_STYLES 8 エントリ全書換 + Pattern A/B</w:t>
            </w:r>
          </w:p>
        </w:tc>
        <w:tc>
          <w:tcPr>
            <w:tcW w:w="2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37C82AC" w14:textId="77777777" w:rsidR="00FF2FC6" w:rsidRDefault="00000000">
            <w:r>
              <w:rPr>
                <w:rFonts w:eastAsia="Helvetica Neue"/>
                <w:sz w:val="20"/>
                <w:szCs w:val="20"/>
              </w:rPr>
              <w:t>scripts/generate_hero_image.py L133-</w:t>
            </w:r>
          </w:p>
        </w:tc>
        <w:tc>
          <w:tcPr>
            <w:tcW w:w="1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AADF0CD"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DFBCD07" w14:textId="77777777" w:rsidR="00FF2FC6" w:rsidRDefault="00000000">
            <w:r>
              <w:rPr>
                <w:rFonts w:eastAsia="Helvetica Neue"/>
                <w:sz w:val="20"/>
                <w:szCs w:val="20"/>
              </w:rPr>
              <w:t>✅ 実装済</w:t>
            </w:r>
          </w:p>
        </w:tc>
      </w:tr>
      <w:tr w:rsidR="00FF2FC6" w14:paraId="399BB62D" w14:textId="77777777">
        <w:tc>
          <w:tcPr>
            <w:tcW w:w="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1FA540C" w14:textId="77777777" w:rsidR="00FF2FC6" w:rsidRDefault="00000000">
            <w:r>
              <w:rPr>
                <w:rFonts w:eastAsia="Helvetica Neue"/>
                <w:sz w:val="20"/>
                <w:szCs w:val="20"/>
              </w:rPr>
              <w:t>5</w:t>
            </w:r>
          </w:p>
        </w:tc>
        <w:tc>
          <w:tcPr>
            <w:tcW w:w="32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B775429" w14:textId="77777777" w:rsidR="00FF2FC6" w:rsidRDefault="00000000">
            <w:r>
              <w:rPr>
                <w:rFonts w:eastAsia="Helvetica Neue"/>
                <w:sz w:val="20"/>
                <w:szCs w:val="20"/>
              </w:rPr>
              <w:t>DEFAULT_STYLE illustration 化</w:t>
            </w:r>
          </w:p>
        </w:tc>
        <w:tc>
          <w:tcPr>
            <w:tcW w:w="2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BE46FDB" w14:textId="77777777" w:rsidR="00FF2FC6" w:rsidRDefault="00000000">
            <w:r>
              <w:rPr>
                <w:rFonts w:eastAsia="Helvetica Neue"/>
                <w:sz w:val="20"/>
                <w:szCs w:val="20"/>
              </w:rPr>
              <w:t>scripts/generate_hero_image.py L168</w:t>
            </w:r>
          </w:p>
        </w:tc>
        <w:tc>
          <w:tcPr>
            <w:tcW w:w="1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5A3D890"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9B7C20A" w14:textId="77777777" w:rsidR="00FF2FC6" w:rsidRDefault="00000000">
            <w:r>
              <w:rPr>
                <w:rFonts w:eastAsia="Helvetica Neue"/>
                <w:sz w:val="20"/>
                <w:szCs w:val="20"/>
              </w:rPr>
              <w:t>✅ 実装済</w:t>
            </w:r>
          </w:p>
        </w:tc>
      </w:tr>
      <w:tr w:rsidR="00FF2FC6" w14:paraId="350882AC" w14:textId="77777777">
        <w:tc>
          <w:tcPr>
            <w:tcW w:w="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5A8AD32" w14:textId="77777777" w:rsidR="00FF2FC6" w:rsidRDefault="00000000">
            <w:r>
              <w:rPr>
                <w:rFonts w:eastAsia="Helvetica Neue"/>
                <w:sz w:val="20"/>
                <w:szCs w:val="20"/>
              </w:rPr>
              <w:t>6</w:t>
            </w:r>
          </w:p>
        </w:tc>
        <w:tc>
          <w:tcPr>
            <w:tcW w:w="32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30930A1" w14:textId="77777777" w:rsidR="00FF2FC6" w:rsidRDefault="00000000">
            <w:r>
              <w:rPr>
                <w:rFonts w:eastAsia="Helvetica Neue"/>
                <w:sz w:val="20"/>
                <w:szCs w:val="20"/>
              </w:rPr>
              <w:t>system prompt schema 明示 + retry 判定緩和</w:t>
            </w:r>
          </w:p>
        </w:tc>
        <w:tc>
          <w:tcPr>
            <w:tcW w:w="2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29B65AF" w14:textId="77777777" w:rsidR="00FF2FC6" w:rsidRDefault="00000000">
            <w:r>
              <w:rPr>
                <w:rFonts w:eastAsia="Helvetica Neue"/>
                <w:sz w:val="20"/>
                <w:szCs w:val="20"/>
              </w:rPr>
              <w:t>scripts/generate_hero_image.py L258-, L412-</w:t>
            </w:r>
          </w:p>
        </w:tc>
        <w:tc>
          <w:tcPr>
            <w:tcW w:w="1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E98B235" w14:textId="77777777" w:rsidR="00FF2FC6" w:rsidRDefault="00000000">
            <w:r>
              <w:rPr>
                <w:rFonts w:eastAsia="Helvetica Neue"/>
                <w:sz w:val="20"/>
                <w:szCs w:val="20"/>
              </w:rPr>
              <w:t>—</w:t>
            </w:r>
          </w:p>
        </w:tc>
        <w:tc>
          <w:tcPr>
            <w:tcW w:w="1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2F9679C" w14:textId="77777777" w:rsidR="00FF2FC6" w:rsidRDefault="00000000">
            <w:r>
              <w:rPr>
                <w:rFonts w:eastAsia="Helvetica Neue"/>
                <w:sz w:val="20"/>
                <w:szCs w:val="20"/>
              </w:rPr>
              <w:t>✅ 新規追加</w:t>
            </w:r>
          </w:p>
        </w:tc>
      </w:tr>
      <w:tr w:rsidR="00FF2FC6" w14:paraId="2365E080" w14:textId="77777777">
        <w:tc>
          <w:tcPr>
            <w:tcW w:w="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289C067" w14:textId="77777777" w:rsidR="00FF2FC6" w:rsidRDefault="00000000">
            <w:r>
              <w:rPr>
                <w:rFonts w:eastAsia="Helvetica Neue"/>
                <w:sz w:val="20"/>
                <w:szCs w:val="20"/>
              </w:rPr>
              <w:t>7</w:t>
            </w:r>
          </w:p>
        </w:tc>
        <w:tc>
          <w:tcPr>
            <w:tcW w:w="32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9A6F794" w14:textId="77777777" w:rsidR="00FF2FC6" w:rsidRDefault="00000000">
            <w:r>
              <w:rPr>
                <w:rFonts w:eastAsia="Helvetica Neue"/>
                <w:sz w:val="20"/>
                <w:szCs w:val="20"/>
              </w:rPr>
              <w:t>多形式対応 (PNG/JPEG/WebP 検出)</w:t>
            </w:r>
          </w:p>
        </w:tc>
        <w:tc>
          <w:tcPr>
            <w:tcW w:w="2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574992C" w14:textId="77777777" w:rsidR="00FF2FC6" w:rsidRDefault="00000000">
            <w:r>
              <w:rPr>
                <w:rFonts w:eastAsia="Helvetica Neue"/>
                <w:sz w:val="20"/>
                <w:szCs w:val="20"/>
              </w:rPr>
              <w:t>scripts/generate_hero_image.py L773-</w:t>
            </w:r>
          </w:p>
        </w:tc>
        <w:tc>
          <w:tcPr>
            <w:tcW w:w="1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524ED7F" w14:textId="77777777" w:rsidR="00FF2FC6" w:rsidRDefault="00000000">
            <w:r>
              <w:rPr>
                <w:rFonts w:eastAsia="Helvetica Neue"/>
                <w:sz w:val="20"/>
                <w:szCs w:val="20"/>
              </w:rPr>
              <w:t>—</w:t>
            </w:r>
          </w:p>
        </w:tc>
        <w:tc>
          <w:tcPr>
            <w:tcW w:w="1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4B80A0A" w14:textId="77777777" w:rsidR="00FF2FC6" w:rsidRDefault="00000000">
            <w:r>
              <w:rPr>
                <w:rFonts w:eastAsia="Helvetica Neue"/>
                <w:sz w:val="20"/>
                <w:szCs w:val="20"/>
              </w:rPr>
              <w:t>✅ 新規追加</w:t>
            </w:r>
          </w:p>
        </w:tc>
      </w:tr>
      <w:tr w:rsidR="00FF2FC6" w14:paraId="79C9BAEB" w14:textId="77777777">
        <w:tc>
          <w:tcPr>
            <w:tcW w:w="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6625130" w14:textId="77777777" w:rsidR="00FF2FC6" w:rsidRDefault="00000000">
            <w:r>
              <w:rPr>
                <w:rFonts w:eastAsia="Helvetica Neue"/>
                <w:sz w:val="20"/>
                <w:szCs w:val="20"/>
              </w:rPr>
              <w:t>S</w:t>
            </w:r>
          </w:p>
        </w:tc>
        <w:tc>
          <w:tcPr>
            <w:tcW w:w="32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4D16B3D" w14:textId="77777777" w:rsidR="00FF2FC6" w:rsidRDefault="00000000">
            <w:r>
              <w:rPr>
                <w:rFonts w:eastAsia="Helvetica Neue"/>
                <w:sz w:val="20"/>
                <w:szCs w:val="20"/>
              </w:rPr>
              <w:t>Safari CSS longhand + child --hero-img</w:t>
            </w:r>
          </w:p>
        </w:tc>
        <w:tc>
          <w:tcPr>
            <w:tcW w:w="2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10BE3F9" w14:textId="77777777" w:rsidR="00FF2FC6" w:rsidRDefault="00000000">
            <w:r>
              <w:rPr>
                <w:rFonts w:eastAsia="Helvetica Neue"/>
                <w:sz w:val="20"/>
                <w:szCs w:val="20"/>
              </w:rPr>
              <w:t>layouts/wsj/list.html L37, L151</w:t>
            </w:r>
          </w:p>
        </w:tc>
        <w:tc>
          <w:tcPr>
            <w:tcW w:w="1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0356EA5"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CE289B5" w14:textId="77777777" w:rsidR="00FF2FC6" w:rsidRDefault="00000000">
            <w:r>
              <w:rPr>
                <w:rFonts w:eastAsia="Helvetica Neue"/>
                <w:sz w:val="20"/>
                <w:szCs w:val="20"/>
              </w:rPr>
              <w:t>✅ 実装済</w:t>
            </w:r>
          </w:p>
        </w:tc>
      </w:tr>
    </w:tbl>
    <w:p w14:paraId="4B14C53A" w14:textId="77777777" w:rsidR="00FF2FC6" w:rsidRDefault="00000000">
      <w:pPr>
        <w:pStyle w:val="2"/>
      </w:pPr>
      <w:r>
        <w:t>§9.1 Patch 1 (適用済み) — thinkingBudget=0</w:t>
      </w:r>
    </w:p>
    <w:p w14:paraId="76DF25A6" w14:textId="77777777" w:rsidR="00FF2FC6" w:rsidRDefault="00000000">
      <w:pPr>
        <w:spacing w:after="120"/>
      </w:pPr>
      <w:r>
        <w:rPr>
          <w:rFonts w:eastAsia="Helvetica Neue"/>
        </w:rPr>
        <w:t>scripts/generate_hero_image.py L275-281:</w:t>
      </w:r>
    </w:p>
    <w:p w14:paraId="69B43A80" w14:textId="77777777" w:rsidR="00FF2FC6" w:rsidRDefault="00000000">
      <w:pPr>
        <w:shd w:val="clear" w:color="auto" w:fill="F6F4EE"/>
        <w:ind w:left="360"/>
      </w:pPr>
      <w:r>
        <w:rPr>
          <w:rFonts w:ascii="Courier New" w:eastAsia="Courier New" w:hAnsi="Courier New" w:cs="Courier New"/>
          <w:color w:val="303641"/>
          <w:sz w:val="18"/>
          <w:szCs w:val="18"/>
        </w:rPr>
        <w:t>"generationConfig": {</w:t>
      </w:r>
    </w:p>
    <w:p w14:paraId="4235419A" w14:textId="77777777" w:rsidR="00FF2FC6" w:rsidRDefault="00000000">
      <w:pPr>
        <w:shd w:val="clear" w:color="auto" w:fill="F6F4EE"/>
        <w:ind w:left="360"/>
      </w:pPr>
      <w:r>
        <w:rPr>
          <w:rFonts w:ascii="Courier New" w:eastAsia="Courier New" w:hAnsi="Courier New" w:cs="Courier New"/>
          <w:color w:val="303641"/>
          <w:sz w:val="18"/>
          <w:szCs w:val="18"/>
        </w:rPr>
        <w:t xml:space="preserve">    "temperature": 0,</w:t>
      </w:r>
    </w:p>
    <w:p w14:paraId="10228984" w14:textId="77777777" w:rsidR="00FF2FC6" w:rsidRDefault="00000000">
      <w:pPr>
        <w:shd w:val="clear" w:color="auto" w:fill="F6F4EE"/>
        <w:ind w:left="360"/>
      </w:pPr>
      <w:r>
        <w:rPr>
          <w:rFonts w:ascii="Courier New" w:eastAsia="Courier New" w:hAnsi="Courier New" w:cs="Courier New"/>
          <w:color w:val="303641"/>
          <w:sz w:val="18"/>
          <w:szCs w:val="18"/>
        </w:rPr>
        <w:t xml:space="preserve">    "maxOutputTokens": 1024,        # v1.3: 300 では thinking 285 で枯渇</w:t>
      </w:r>
    </w:p>
    <w:p w14:paraId="180234E5" w14:textId="77777777" w:rsidR="00FF2FC6" w:rsidRDefault="00000000">
      <w:pPr>
        <w:shd w:val="clear" w:color="auto" w:fill="F6F4EE"/>
        <w:ind w:left="360"/>
      </w:pPr>
      <w:r>
        <w:rPr>
          <w:rFonts w:ascii="Courier New" w:eastAsia="Courier New" w:hAnsi="Courier New" w:cs="Courier New"/>
          <w:color w:val="303641"/>
          <w:sz w:val="18"/>
          <w:szCs w:val="18"/>
        </w:rPr>
        <w:t xml:space="preserve">    "responseMimeType": "application/json",</w:t>
      </w:r>
    </w:p>
    <w:p w14:paraId="27B3E18D" w14:textId="77777777" w:rsidR="00FF2FC6" w:rsidRDefault="00000000">
      <w:pPr>
        <w:shd w:val="clear" w:color="auto" w:fill="F6F4EE"/>
        <w:ind w:left="360"/>
      </w:pPr>
      <w:r>
        <w:rPr>
          <w:rFonts w:ascii="Courier New" w:eastAsia="Courier New" w:hAnsi="Courier New" w:cs="Courier New"/>
          <w:color w:val="303641"/>
          <w:sz w:val="18"/>
          <w:szCs w:val="18"/>
        </w:rPr>
        <w:t xml:space="preserve">    "thinkingConfig": {"thinkingBudget": 0},   # v1.3: thinking mode OFF</w:t>
      </w:r>
    </w:p>
    <w:p w14:paraId="3AE0A614" w14:textId="77777777" w:rsidR="00FF2FC6" w:rsidRDefault="00000000">
      <w:pPr>
        <w:shd w:val="clear" w:color="auto" w:fill="F6F4EE"/>
        <w:ind w:left="360"/>
      </w:pPr>
      <w:r>
        <w:rPr>
          <w:rFonts w:ascii="Courier New" w:eastAsia="Courier New" w:hAnsi="Courier New" w:cs="Courier New"/>
          <w:color w:val="303641"/>
          <w:sz w:val="18"/>
          <w:szCs w:val="18"/>
        </w:rPr>
        <w:t>},</w:t>
      </w:r>
    </w:p>
    <w:p w14:paraId="57502E85" w14:textId="77777777" w:rsidR="00FF2FC6" w:rsidRDefault="00000000">
      <w:pPr>
        <w:spacing w:after="120"/>
      </w:pPr>
      <w:r>
        <w:rPr>
          <w:rFonts w:eastAsia="Helvetica Neue"/>
          <w:color w:val="2F6B3D"/>
        </w:rPr>
        <w:t>2026-04-23 Test B 実測: thoughtsTokenCount=0, finishReason=STOP, text 正常返却。</w:t>
      </w:r>
    </w:p>
    <w:p w14:paraId="3A159BAE" w14:textId="77777777" w:rsidR="00FF2FC6" w:rsidRDefault="00000000">
      <w:pPr>
        <w:pStyle w:val="2"/>
      </w:pPr>
      <w:r>
        <w:t>§9.2 Patch 2 (適用済み) — JSON parser 堅牢化</w:t>
      </w:r>
    </w:p>
    <w:p w14:paraId="6A02233F" w14:textId="77777777" w:rsidR="00FF2FC6" w:rsidRDefault="00000000">
      <w:pPr>
        <w:spacing w:after="120"/>
      </w:pPr>
      <w:r>
        <w:rPr>
          <w:rFonts w:eastAsia="Helvetica Neue"/>
        </w:rPr>
        <w:t>scripts/generate_hero_image.py L344-365:</w:t>
      </w:r>
    </w:p>
    <w:p w14:paraId="6F0F1B33" w14:textId="77777777" w:rsidR="00FF2FC6" w:rsidRDefault="00000000">
      <w:pPr>
        <w:shd w:val="clear" w:color="auto" w:fill="F6F4EE"/>
        <w:ind w:left="360"/>
      </w:pPr>
      <w:r>
        <w:rPr>
          <w:rFonts w:ascii="Courier New" w:eastAsia="Courier New" w:hAnsi="Courier New" w:cs="Courier New"/>
          <w:color w:val="303641"/>
          <w:sz w:val="18"/>
          <w:szCs w:val="18"/>
        </w:rPr>
        <w:t>def _parse_concept_json(raw_text: str) -&gt; dict:</w:t>
      </w:r>
    </w:p>
    <w:p w14:paraId="31936246" w14:textId="77777777" w:rsidR="00FF2FC6" w:rsidRDefault="00000000">
      <w:pPr>
        <w:shd w:val="clear" w:color="auto" w:fill="F6F4EE"/>
        <w:ind w:left="360"/>
      </w:pPr>
      <w:r>
        <w:rPr>
          <w:rFonts w:ascii="Courier New" w:eastAsia="Courier New" w:hAnsi="Courier New" w:cs="Courier New"/>
          <w:color w:val="303641"/>
          <w:sz w:val="18"/>
          <w:szCs w:val="18"/>
        </w:rPr>
        <w:t xml:space="preserve">    text = raw_text.strip()</w:t>
      </w:r>
    </w:p>
    <w:p w14:paraId="7E2DDCBC" w14:textId="77777777" w:rsidR="00FF2FC6" w:rsidRDefault="00000000">
      <w:pPr>
        <w:shd w:val="clear" w:color="auto" w:fill="F6F4EE"/>
        <w:ind w:left="360"/>
      </w:pPr>
      <w:r>
        <w:rPr>
          <w:rFonts w:ascii="Courier New" w:eastAsia="Courier New" w:hAnsi="Courier New" w:cs="Courier New"/>
          <w:color w:val="303641"/>
          <w:sz w:val="18"/>
          <w:szCs w:val="18"/>
        </w:rPr>
        <w:t xml:space="preserve">    # (a) markdown code fence を剥ぐ</w:t>
      </w:r>
    </w:p>
    <w:p w14:paraId="407A192D" w14:textId="77777777" w:rsidR="00FF2FC6" w:rsidRDefault="00000000">
      <w:pPr>
        <w:shd w:val="clear" w:color="auto" w:fill="F6F4EE"/>
        <w:ind w:left="360"/>
      </w:pPr>
      <w:r>
        <w:rPr>
          <w:rFonts w:ascii="Courier New" w:eastAsia="Courier New" w:hAnsi="Courier New" w:cs="Courier New"/>
          <w:color w:val="303641"/>
          <w:sz w:val="18"/>
          <w:szCs w:val="18"/>
        </w:rPr>
        <w:t xml:space="preserve">    text = re.sub(r"^```(?:json|JSON)?\s*\n?", "", text)</w:t>
      </w:r>
    </w:p>
    <w:p w14:paraId="27249702" w14:textId="77777777" w:rsidR="00FF2FC6" w:rsidRDefault="00000000">
      <w:pPr>
        <w:shd w:val="clear" w:color="auto" w:fill="F6F4EE"/>
        <w:ind w:left="360"/>
      </w:pPr>
      <w:r>
        <w:rPr>
          <w:rFonts w:ascii="Courier New" w:eastAsia="Courier New" w:hAnsi="Courier New" w:cs="Courier New"/>
          <w:color w:val="303641"/>
          <w:sz w:val="18"/>
          <w:szCs w:val="18"/>
        </w:rPr>
        <w:t xml:space="preserve">    text = re.sub(r"\n?\s*```\s*$", "", text)</w:t>
      </w:r>
    </w:p>
    <w:p w14:paraId="41C20264" w14:textId="77777777" w:rsidR="00FF2FC6" w:rsidRDefault="00000000">
      <w:pPr>
        <w:shd w:val="clear" w:color="auto" w:fill="F6F4EE"/>
        <w:ind w:left="360"/>
      </w:pPr>
      <w:r>
        <w:rPr>
          <w:rFonts w:ascii="Courier New" w:eastAsia="Courier New" w:hAnsi="Courier New" w:cs="Courier New"/>
          <w:color w:val="303641"/>
          <w:sz w:val="18"/>
          <w:szCs w:val="18"/>
        </w:rPr>
        <w:t xml:space="preserve">    text = text.strip()</w:t>
      </w:r>
    </w:p>
    <w:p w14:paraId="4AE287ED" w14:textId="77777777" w:rsidR="00FF2FC6" w:rsidRDefault="00000000">
      <w:pPr>
        <w:shd w:val="clear" w:color="auto" w:fill="F6F4EE"/>
        <w:ind w:left="360"/>
      </w:pPr>
      <w:r>
        <w:rPr>
          <w:rFonts w:ascii="Courier New" w:eastAsia="Courier New" w:hAnsi="Courier New" w:cs="Courier New"/>
          <w:color w:val="303641"/>
          <w:sz w:val="18"/>
          <w:szCs w:val="18"/>
        </w:rPr>
        <w:t xml:space="preserve">    # (b) 冒頭に 'Here is the JSON:' 等の prefix がある場合、最初の { から抽出</w:t>
      </w:r>
    </w:p>
    <w:p w14:paraId="6F856184" w14:textId="77777777" w:rsidR="00FF2FC6" w:rsidRDefault="00000000">
      <w:pPr>
        <w:shd w:val="clear" w:color="auto" w:fill="F6F4EE"/>
        <w:ind w:left="360"/>
      </w:pPr>
      <w:r>
        <w:rPr>
          <w:rFonts w:ascii="Courier New" w:eastAsia="Courier New" w:hAnsi="Courier New" w:cs="Courier New"/>
          <w:color w:val="303641"/>
          <w:sz w:val="18"/>
          <w:szCs w:val="18"/>
        </w:rPr>
        <w:t xml:space="preserve">    if not text.startswith("{"):</w:t>
      </w:r>
    </w:p>
    <w:p w14:paraId="6AFAFDA9" w14:textId="77777777" w:rsidR="00FF2FC6" w:rsidRDefault="00000000">
      <w:pPr>
        <w:shd w:val="clear" w:color="auto" w:fill="F6F4EE"/>
        <w:ind w:left="360"/>
      </w:pPr>
      <w:r>
        <w:rPr>
          <w:rFonts w:ascii="Courier New" w:eastAsia="Courier New" w:hAnsi="Courier New" w:cs="Courier New"/>
          <w:color w:val="303641"/>
          <w:sz w:val="18"/>
          <w:szCs w:val="18"/>
        </w:rPr>
        <w:t xml:space="preserve">        m = re.search(r"\{[\s\S]*\}", text)</w:t>
      </w:r>
    </w:p>
    <w:p w14:paraId="39E22E36" w14:textId="77777777" w:rsidR="00FF2FC6" w:rsidRDefault="00000000">
      <w:pPr>
        <w:shd w:val="clear" w:color="auto" w:fill="F6F4EE"/>
        <w:ind w:left="360"/>
      </w:pPr>
      <w:r>
        <w:rPr>
          <w:rFonts w:ascii="Courier New" w:eastAsia="Courier New" w:hAnsi="Courier New" w:cs="Courier New"/>
          <w:color w:val="303641"/>
          <w:sz w:val="18"/>
          <w:szCs w:val="18"/>
        </w:rPr>
        <w:t xml:space="preserve">        if m:</w:t>
      </w:r>
    </w:p>
    <w:p w14:paraId="3513A429" w14:textId="77777777" w:rsidR="00FF2FC6" w:rsidRDefault="00000000">
      <w:pPr>
        <w:shd w:val="clear" w:color="auto" w:fill="F6F4EE"/>
        <w:ind w:left="360"/>
      </w:pPr>
      <w:r>
        <w:rPr>
          <w:rFonts w:ascii="Courier New" w:eastAsia="Courier New" w:hAnsi="Courier New" w:cs="Courier New"/>
          <w:color w:val="303641"/>
          <w:sz w:val="18"/>
          <w:szCs w:val="18"/>
        </w:rPr>
        <w:t xml:space="preserve">            text = m.group(0)</w:t>
      </w:r>
    </w:p>
    <w:p w14:paraId="4D8D8ADE" w14:textId="77777777" w:rsidR="00FF2FC6" w:rsidRDefault="00000000">
      <w:pPr>
        <w:shd w:val="clear" w:color="auto" w:fill="F6F4EE"/>
        <w:ind w:left="360"/>
      </w:pPr>
      <w:r>
        <w:rPr>
          <w:rFonts w:ascii="Courier New" w:eastAsia="Courier New" w:hAnsi="Courier New" w:cs="Courier New"/>
          <w:color w:val="303641"/>
          <w:sz w:val="18"/>
          <w:szCs w:val="18"/>
        </w:rPr>
        <w:t xml:space="preserve">    try:</w:t>
      </w:r>
    </w:p>
    <w:p w14:paraId="4A15358C" w14:textId="77777777" w:rsidR="00FF2FC6" w:rsidRDefault="00000000">
      <w:pPr>
        <w:shd w:val="clear" w:color="auto" w:fill="F6F4EE"/>
        <w:ind w:left="360"/>
      </w:pPr>
      <w:r>
        <w:rPr>
          <w:rFonts w:ascii="Courier New" w:eastAsia="Courier New" w:hAnsi="Courier New" w:cs="Courier New"/>
          <w:color w:val="303641"/>
          <w:sz w:val="18"/>
          <w:szCs w:val="18"/>
        </w:rPr>
        <w:t xml:space="preserve">        obj = json.loads(text)</w:t>
      </w:r>
    </w:p>
    <w:p w14:paraId="2AB41FF7" w14:textId="77777777" w:rsidR="00FF2FC6" w:rsidRDefault="00000000">
      <w:pPr>
        <w:shd w:val="clear" w:color="auto" w:fill="F6F4EE"/>
        <w:ind w:left="360"/>
      </w:pPr>
      <w:r>
        <w:rPr>
          <w:rFonts w:ascii="Courier New" w:eastAsia="Courier New" w:hAnsi="Courier New" w:cs="Courier New"/>
          <w:color w:val="303641"/>
          <w:sz w:val="18"/>
          <w:szCs w:val="18"/>
        </w:rPr>
        <w:t xml:space="preserve">    except json.JSONDecodeError as e:</w:t>
      </w:r>
    </w:p>
    <w:p w14:paraId="5B3B13FB" w14:textId="77777777" w:rsidR="00FF2FC6" w:rsidRDefault="00000000">
      <w:pPr>
        <w:shd w:val="clear" w:color="auto" w:fill="F6F4EE"/>
        <w:ind w:left="360"/>
      </w:pPr>
      <w:r>
        <w:rPr>
          <w:rFonts w:ascii="Courier New" w:eastAsia="Courier New" w:hAnsi="Courier New" w:cs="Courier New"/>
          <w:color w:val="303641"/>
          <w:sz w:val="18"/>
          <w:szCs w:val="18"/>
        </w:rPr>
        <w:lastRenderedPageBreak/>
        <w:t xml:space="preserve">        raise GeminiTextExtractionError(f"JSON parse failed: {e}; raw={raw_text[:300]}")</w:t>
      </w:r>
    </w:p>
    <w:p w14:paraId="047A6871" w14:textId="77777777" w:rsidR="00FF2FC6" w:rsidRDefault="00000000">
      <w:pPr>
        <w:pStyle w:val="2"/>
      </w:pPr>
      <w:r>
        <w:t>§9.3 Patch 3 (適用済み) — COMMON_STYLE illustration 化</w:t>
      </w:r>
    </w:p>
    <w:p w14:paraId="67056BE0" w14:textId="77777777" w:rsidR="00FF2FC6" w:rsidRDefault="00000000">
      <w:pPr>
        <w:spacing w:after="120"/>
      </w:pPr>
      <w:r>
        <w:rPr>
          <w:rFonts w:eastAsia="Helvetica Neue"/>
        </w:rPr>
        <w:t>scripts/generate_hero_image.py L171-:</w:t>
      </w:r>
    </w:p>
    <w:p w14:paraId="56084C63" w14:textId="77777777" w:rsidR="00FF2FC6" w:rsidRDefault="00000000">
      <w:pPr>
        <w:shd w:val="clear" w:color="auto" w:fill="F6F4EE"/>
        <w:ind w:left="360"/>
      </w:pPr>
      <w:r>
        <w:rPr>
          <w:rFonts w:ascii="Courier New" w:eastAsia="Courier New" w:hAnsi="Courier New" w:cs="Courier New"/>
          <w:color w:val="303641"/>
          <w:sz w:val="18"/>
          <w:szCs w:val="18"/>
        </w:rPr>
        <w:t>COMMON_STYLE = (</w:t>
      </w:r>
    </w:p>
    <w:p w14:paraId="17674DE8" w14:textId="77777777" w:rsidR="00FF2FC6" w:rsidRDefault="00000000">
      <w:pPr>
        <w:shd w:val="clear" w:color="auto" w:fill="F6F4EE"/>
        <w:ind w:left="360"/>
      </w:pPr>
      <w:r>
        <w:rPr>
          <w:rFonts w:ascii="Courier New" w:eastAsia="Courier New" w:hAnsi="Courier New" w:cs="Courier New"/>
          <w:color w:val="303641"/>
          <w:sz w:val="18"/>
          <w:szCs w:val="18"/>
        </w:rPr>
        <w:t xml:space="preserve">    "Editorial illustration hero image in the style of The New Yorker / The Economist / "</w:t>
      </w:r>
    </w:p>
    <w:p w14:paraId="71246BE2" w14:textId="77777777" w:rsidR="00FF2FC6" w:rsidRDefault="00000000">
      <w:pPr>
        <w:shd w:val="clear" w:color="auto" w:fill="F6F4EE"/>
        <w:ind w:left="360"/>
      </w:pPr>
      <w:r>
        <w:rPr>
          <w:rFonts w:ascii="Courier New" w:eastAsia="Courier New" w:hAnsi="Courier New" w:cs="Courier New"/>
          <w:color w:val="303641"/>
          <w:sz w:val="18"/>
          <w:szCs w:val="18"/>
        </w:rPr>
        <w:t xml:space="preserve">    "WSJ Op-Ed cover art. Hand-drawn or vector illustration with textured brush strokes, "</w:t>
      </w:r>
    </w:p>
    <w:p w14:paraId="1D4BBC8F" w14:textId="77777777" w:rsidR="00FF2FC6" w:rsidRDefault="00000000">
      <w:pPr>
        <w:shd w:val="clear" w:color="auto" w:fill="F6F4EE"/>
        <w:ind w:left="360"/>
      </w:pPr>
      <w:r>
        <w:rPr>
          <w:rFonts w:ascii="Courier New" w:eastAsia="Courier New" w:hAnsi="Courier New" w:cs="Courier New"/>
          <w:color w:val="303641"/>
          <w:sz w:val="18"/>
          <w:szCs w:val="18"/>
        </w:rPr>
        <w:t xml:space="preserve">    "bold conceptual metaphor, muted editorial palette "</w:t>
      </w:r>
    </w:p>
    <w:p w14:paraId="7D8D6C5F" w14:textId="77777777" w:rsidR="00FF2FC6" w:rsidRDefault="00000000">
      <w:pPr>
        <w:shd w:val="clear" w:color="auto" w:fill="F6F4EE"/>
        <w:ind w:left="360"/>
      </w:pPr>
      <w:r>
        <w:rPr>
          <w:rFonts w:ascii="Courier New" w:eastAsia="Courier New" w:hAnsi="Courier New" w:cs="Courier New"/>
          <w:color w:val="303641"/>
          <w:sz w:val="18"/>
          <w:szCs w:val="18"/>
        </w:rPr>
        <w:t xml:space="preserve">    "(terracotta / cream / walnut / deep navy / charcoal / soft gold accents). "</w:t>
      </w:r>
    </w:p>
    <w:p w14:paraId="35838215"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leaves central negative space for text overlay. "</w:t>
      </w:r>
    </w:p>
    <w:p w14:paraId="112225FD" w14:textId="77777777" w:rsidR="00FF2FC6" w:rsidRDefault="00000000">
      <w:pPr>
        <w:shd w:val="clear" w:color="auto" w:fill="F6F4EE"/>
        <w:ind w:left="360"/>
      </w:pPr>
      <w:r>
        <w:rPr>
          <w:rFonts w:ascii="Courier New" w:eastAsia="Courier New" w:hAnsi="Courier New" w:cs="Courier New"/>
          <w:color w:val="303641"/>
          <w:sz w:val="18"/>
          <w:szCs w:val="18"/>
        </w:rPr>
        <w:t xml:space="preserve">    "STRICT CONSTRAINTS: illustration ONLY (NOT photorealistic, NOT a photograph, "</w:t>
      </w:r>
    </w:p>
    <w:p w14:paraId="661823E3" w14:textId="77777777" w:rsidR="00FF2FC6" w:rsidRDefault="00000000">
      <w:pPr>
        <w:shd w:val="clear" w:color="auto" w:fill="F6F4EE"/>
        <w:ind w:left="360"/>
      </w:pPr>
      <w:r>
        <w:rPr>
          <w:rFonts w:ascii="Courier New" w:eastAsia="Courier New" w:hAnsi="Courier New" w:cs="Courier New"/>
          <w:color w:val="303641"/>
          <w:sz w:val="18"/>
          <w:szCs w:val="18"/>
        </w:rPr>
        <w:t xml:space="preserve">    "NOT a 3D render, NOT CGI), hand-drawn aesthetic, "</w:t>
      </w:r>
    </w:p>
    <w:p w14:paraId="4725B885" w14:textId="77777777" w:rsidR="00FF2FC6" w:rsidRDefault="00000000">
      <w:pPr>
        <w:shd w:val="clear" w:color="auto" w:fill="F6F4EE"/>
        <w:ind w:left="360"/>
      </w:pPr>
      <w:r>
        <w:rPr>
          <w:rFonts w:ascii="Courier New" w:eastAsia="Courier New" w:hAnsi="Courier New" w:cs="Courier New"/>
          <w:color w:val="303641"/>
          <w:sz w:val="18"/>
          <w:szCs w:val="18"/>
        </w:rPr>
        <w:t xml:space="preserve">    "no text, no letters, no words, no logos, no visible human faces, "</w:t>
      </w:r>
    </w:p>
    <w:p w14:paraId="0D24A63A" w14:textId="77777777" w:rsidR="00FF2FC6" w:rsidRDefault="00000000">
      <w:pPr>
        <w:shd w:val="clear" w:color="auto" w:fill="F6F4EE"/>
        <w:ind w:left="360"/>
      </w:pPr>
      <w:r>
        <w:rPr>
          <w:rFonts w:ascii="Courier New" w:eastAsia="Courier New" w:hAnsi="Courier New" w:cs="Courier New"/>
          <w:color w:val="303641"/>
          <w:sz w:val="18"/>
          <w:szCs w:val="18"/>
        </w:rPr>
        <w:t xml:space="preserve">    "no watermarks, no signage, no UI elements, no charts with labels."</w:t>
      </w:r>
    </w:p>
    <w:p w14:paraId="5209C5BA" w14:textId="77777777" w:rsidR="00FF2FC6" w:rsidRDefault="00000000">
      <w:pPr>
        <w:shd w:val="clear" w:color="auto" w:fill="F6F4EE"/>
        <w:ind w:left="360"/>
      </w:pPr>
      <w:r>
        <w:rPr>
          <w:rFonts w:ascii="Courier New" w:eastAsia="Courier New" w:hAnsi="Courier New" w:cs="Courier New"/>
          <w:color w:val="303641"/>
          <w:sz w:val="18"/>
          <w:szCs w:val="18"/>
        </w:rPr>
        <w:t>)</w:t>
      </w:r>
    </w:p>
    <w:p w14:paraId="5BF3556C" w14:textId="77777777" w:rsidR="00FF2FC6" w:rsidRDefault="00000000">
      <w:pPr>
        <w:pStyle w:val="2"/>
      </w:pPr>
      <w:r>
        <w:t>§9.4 Patch 4 (適用済み) — SECTION_STYLES Pattern A/B 分類</w:t>
      </w:r>
    </w:p>
    <w:p w14:paraId="2120FCCF" w14:textId="77777777" w:rsidR="00FF2FC6" w:rsidRDefault="00000000">
      <w:pPr>
        <w:spacing w:after="120"/>
      </w:pPr>
      <w:r>
        <w:rPr>
          <w:rFonts w:eastAsia="Helvetica Neue"/>
        </w:rPr>
        <w:t>scripts/generate_hero_image.py L133-:</w:t>
      </w:r>
    </w:p>
    <w:p w14:paraId="098F4C3F" w14:textId="77777777" w:rsidR="00FF2FC6" w:rsidRDefault="00000000">
      <w:pPr>
        <w:pStyle w:val="3"/>
      </w:pPr>
      <w:r>
        <w:t>§9.4.1 Pattern A: 知的風刺 (editorial satire) — 6 媒体</w:t>
      </w:r>
    </w:p>
    <w:p w14:paraId="596CC575" w14:textId="77777777" w:rsidR="00FF2FC6" w:rsidRDefault="00000000">
      <w:pPr>
        <w:pStyle w:val="a4"/>
        <w:numPr>
          <w:ilvl w:val="0"/>
          <w:numId w:val="2"/>
        </w:numPr>
        <w:spacing w:after="80"/>
      </w:pPr>
      <w:r>
        <w:rPr>
          <w:rFonts w:eastAsia="Helvetica Neue"/>
        </w:rPr>
        <w:t>wsj — traditional editorial illustration of a Wall Street financial metaphor, subtle crosshatching texture, muted earth tones with navy accents</w:t>
      </w:r>
    </w:p>
    <w:p w14:paraId="3CDFF8AA" w14:textId="77777777" w:rsidR="00FF2FC6" w:rsidRDefault="00000000">
      <w:pPr>
        <w:pStyle w:val="a4"/>
        <w:numPr>
          <w:ilvl w:val="0"/>
          <w:numId w:val="2"/>
        </w:numPr>
        <w:spacing w:after="80"/>
      </w:pPr>
      <w:r>
        <w:rPr>
          <w:rFonts w:eastAsia="Helvetica Neue"/>
        </w:rPr>
        <w:t>nyt-bn — modern editorial illustration of a breaking-news visual metaphor, bold composition with one accent color</w:t>
      </w:r>
    </w:p>
    <w:p w14:paraId="77535F75" w14:textId="77777777" w:rsidR="00FF2FC6" w:rsidRDefault="00000000">
      <w:pPr>
        <w:pStyle w:val="a4"/>
        <w:numPr>
          <w:ilvl w:val="0"/>
          <w:numId w:val="2"/>
        </w:numPr>
        <w:spacing w:after="80"/>
      </w:pPr>
      <w:r>
        <w:rPr>
          <w:rFonts w:eastAsia="Helvetica Neue"/>
        </w:rPr>
        <w:t>nyt-op — bold satirical editorial illustration, daring conceptual metaphor, high-contrast color blocks</w:t>
      </w:r>
    </w:p>
    <w:p w14:paraId="5481F334" w14:textId="77777777" w:rsidR="00FF2FC6" w:rsidRDefault="00000000">
      <w:pPr>
        <w:pStyle w:val="a4"/>
        <w:numPr>
          <w:ilvl w:val="0"/>
          <w:numId w:val="2"/>
        </w:numPr>
        <w:spacing w:after="80"/>
      </w:pPr>
      <w:r>
        <w:rPr>
          <w:rFonts w:eastAsia="Helvetica Neue"/>
        </w:rPr>
        <w:t>buysiders — financial editorial illustration of M&amp;A or capital-markets metaphor, navy and gold palette, sophisticated minimalism</w:t>
      </w:r>
    </w:p>
    <w:p w14:paraId="185BFAB8" w14:textId="77777777" w:rsidR="00FF2FC6" w:rsidRDefault="00000000">
      <w:pPr>
        <w:pStyle w:val="a4"/>
        <w:numPr>
          <w:ilvl w:val="0"/>
          <w:numId w:val="2"/>
        </w:numPr>
        <w:spacing w:after="80"/>
      </w:pPr>
      <w:r>
        <w:rPr>
          <w:rFonts w:eastAsia="Helvetica Neue"/>
        </w:rPr>
        <w:t>short-squeez — playful editorial illustration of a Wall Street scene, witty tone, vector-style with texture accents</w:t>
      </w:r>
    </w:p>
    <w:p w14:paraId="1BAE1CBE" w14:textId="77777777" w:rsidR="00FF2FC6" w:rsidRDefault="00000000">
      <w:pPr>
        <w:pStyle w:val="a4"/>
        <w:numPr>
          <w:ilvl w:val="0"/>
          <w:numId w:val="2"/>
        </w:numPr>
        <w:spacing w:after="80"/>
      </w:pPr>
      <w:r>
        <w:rPr>
          <w:rFonts w:eastAsia="Helvetica Neue"/>
        </w:rPr>
        <w:t>economist — abstract conceptual editorial illustration of an economic theme</w:t>
      </w:r>
    </w:p>
    <w:p w14:paraId="01916BD6" w14:textId="77777777" w:rsidR="00FF2FC6" w:rsidRDefault="00000000">
      <w:pPr>
        <w:pStyle w:val="3"/>
      </w:pPr>
      <w:r>
        <w:t>§9.4.2 Pattern B: 洗練ライフスタイル (modern flat lifestyle) — 2 媒体</w:t>
      </w:r>
    </w:p>
    <w:p w14:paraId="42E296CE" w14:textId="77777777" w:rsidR="00FF2FC6" w:rsidRDefault="00000000">
      <w:pPr>
        <w:pStyle w:val="a4"/>
        <w:numPr>
          <w:ilvl w:val="0"/>
          <w:numId w:val="2"/>
        </w:numPr>
        <w:spacing w:after="80"/>
      </w:pPr>
      <w:r>
        <w:rPr>
          <w:rFonts w:eastAsia="Helvetica Neue"/>
        </w:rPr>
        <w:t>skift — modern flat digital illustration of a travel or hospitality scene, soft gradients, serene atmosphere</w:t>
      </w:r>
    </w:p>
    <w:p w14:paraId="09C0412B" w14:textId="77777777" w:rsidR="00FF2FC6" w:rsidRDefault="00000000">
      <w:pPr>
        <w:pStyle w:val="a4"/>
        <w:numPr>
          <w:ilvl w:val="0"/>
          <w:numId w:val="2"/>
        </w:numPr>
        <w:spacing w:after="80"/>
      </w:pPr>
      <w:r>
        <w:rPr>
          <w:rFonts w:eastAsia="Helvetica Neue"/>
        </w:rPr>
        <w:t>business-insider — modern flat digital illustration of a contemporary urban or business scene, textured brush strokes</w:t>
      </w:r>
    </w:p>
    <w:p w14:paraId="2F90D5E1" w14:textId="77777777" w:rsidR="00FF2FC6" w:rsidRDefault="00000000">
      <w:pPr>
        <w:pStyle w:val="2"/>
      </w:pPr>
      <w:r>
        <w:t>§9.5 Patch 5 (適用済み) — DEFAULT_STYLE illustration 化</w:t>
      </w:r>
    </w:p>
    <w:p w14:paraId="6269E89C" w14:textId="77777777" w:rsidR="00FF2FC6" w:rsidRDefault="00000000">
      <w:pPr>
        <w:shd w:val="clear" w:color="auto" w:fill="F6F4EE"/>
        <w:ind w:left="360"/>
      </w:pPr>
      <w:r>
        <w:rPr>
          <w:rFonts w:ascii="Courier New" w:eastAsia="Courier New" w:hAnsi="Courier New" w:cs="Courier New"/>
          <w:color w:val="303641"/>
          <w:sz w:val="18"/>
          <w:szCs w:val="18"/>
        </w:rPr>
        <w:t>DEFAULT_STYLE = (</w:t>
      </w:r>
    </w:p>
    <w:p w14:paraId="140D9AA4" w14:textId="77777777" w:rsidR="00FF2FC6" w:rsidRDefault="00000000">
      <w:pPr>
        <w:shd w:val="clear" w:color="auto" w:fill="F6F4EE"/>
        <w:ind w:left="360"/>
      </w:pPr>
      <w:r>
        <w:rPr>
          <w:rFonts w:ascii="Courier New" w:eastAsia="Courier New" w:hAnsi="Courier New" w:cs="Courier New"/>
          <w:color w:val="303641"/>
          <w:sz w:val="18"/>
          <w:szCs w:val="18"/>
        </w:rPr>
        <w:t xml:space="preserve">    "editorial illustration, conceptual metaphor, hand-drawn aesthetic, muted palette"</w:t>
      </w:r>
    </w:p>
    <w:p w14:paraId="68F2439E" w14:textId="77777777" w:rsidR="00FF2FC6" w:rsidRDefault="00000000">
      <w:pPr>
        <w:shd w:val="clear" w:color="auto" w:fill="F6F4EE"/>
        <w:ind w:left="360"/>
      </w:pPr>
      <w:r>
        <w:rPr>
          <w:rFonts w:ascii="Courier New" w:eastAsia="Courier New" w:hAnsi="Courier New" w:cs="Courier New"/>
          <w:color w:val="303641"/>
          <w:sz w:val="18"/>
          <w:szCs w:val="18"/>
        </w:rPr>
        <w:t>)</w:t>
      </w:r>
    </w:p>
    <w:p w14:paraId="3118ED86" w14:textId="77777777" w:rsidR="00FF2FC6" w:rsidRDefault="00000000">
      <w:pPr>
        <w:pStyle w:val="2"/>
      </w:pPr>
      <w:r>
        <w:t>§9.6 Patch 6 (v1.4 新規) — System Prompt Schema 明示 + retry 判定緩和</w:t>
      </w:r>
      <w:r>
        <w:rPr>
          <w:color w:val="B5322C"/>
          <w:sz w:val="18"/>
          <w:szCs w:val="18"/>
        </w:rPr>
        <w:t xml:space="preserve">  【v1.4 新規】</w:t>
      </w:r>
    </w:p>
    <w:p w14:paraId="245D0174" w14:textId="77777777" w:rsidR="00FF2FC6" w:rsidRDefault="00000000">
      <w:pPr>
        <w:pStyle w:val="3"/>
      </w:pPr>
      <w:r>
        <w:t>§9.6.1 System Prompt の REQUIRED OUTPUT SCHEMA 明示</w:t>
      </w:r>
    </w:p>
    <w:p w14:paraId="1F0D7577" w14:textId="77777777" w:rsidR="00FF2FC6" w:rsidRDefault="00000000">
      <w:pPr>
        <w:spacing w:after="120"/>
      </w:pPr>
      <w:r>
        <w:rPr>
          <w:rFonts w:eastAsia="Helvetica Neue"/>
        </w:rPr>
        <w:t>v1.3 策定時の system prompt は 「STEP 1 - Core Theme」のように命令形で書かれていたが、Gemini がこれを field 名に反映し "step_1_core_theme" 形式で返却する現象が 2026-04-23 検証</w:t>
        <w:lastRenderedPageBreak/>
        <w:t>で判明。v1.4 では prompt 末尾に明示的な JSON schema を追記:</w:t>
      </w:r>
    </w:p>
    <w:p w14:paraId="62602427" w14:textId="77777777" w:rsidR="00FF2FC6" w:rsidRDefault="00000000">
      <w:pPr>
        <w:shd w:val="clear" w:color="auto" w:fill="F6F4EE"/>
        <w:ind w:left="360"/>
      </w:pPr>
      <w:r>
        <w:rPr>
          <w:rFonts w:ascii="Courier New" w:eastAsia="Courier New" w:hAnsi="Courier New" w:cs="Courier New"/>
          <w:color w:val="303641"/>
          <w:sz w:val="18"/>
          <w:szCs w:val="18"/>
        </w:rPr>
        <w:t>REQUIRED OUTPUT SCHEMA (use EXACTLY these field names — no prefixes like "step_1_"):</w:t>
      </w:r>
    </w:p>
    <w:p w14:paraId="1D57E8C7" w14:textId="77777777" w:rsidR="00FF2FC6" w:rsidRDefault="00000000">
      <w:pPr>
        <w:shd w:val="clear" w:color="auto" w:fill="F6F4EE"/>
        <w:ind w:left="360"/>
      </w:pPr>
      <w:r>
        <w:rPr>
          <w:rFonts w:ascii="Courier New" w:eastAsia="Courier New" w:hAnsi="Courier New" w:cs="Courier New"/>
          <w:color w:val="303641"/>
          <w:sz w:val="18"/>
          <w:szCs w:val="18"/>
        </w:rPr>
        <w:t>{</w:t>
      </w:r>
    </w:p>
    <w:p w14:paraId="5089D064" w14:textId="77777777" w:rsidR="00FF2FC6" w:rsidRDefault="00000000">
      <w:pPr>
        <w:shd w:val="clear" w:color="auto" w:fill="F6F4EE"/>
        <w:ind w:left="360"/>
      </w:pPr>
      <w:r>
        <w:rPr>
          <w:rFonts w:ascii="Courier New" w:eastAsia="Courier New" w:hAnsi="Courier New" w:cs="Courier New"/>
          <w:color w:val="303641"/>
          <w:sz w:val="18"/>
          <w:szCs w:val="18"/>
        </w:rPr>
        <w:t xml:space="preserve">  "core_theme": "&lt;one-keyword central topic&gt;",</w:t>
      </w:r>
    </w:p>
    <w:p w14:paraId="520C6BB6" w14:textId="77777777" w:rsidR="00FF2FC6" w:rsidRDefault="00000000">
      <w:pPr>
        <w:shd w:val="clear" w:color="auto" w:fill="F6F4EE"/>
        <w:ind w:left="360"/>
      </w:pPr>
      <w:r>
        <w:rPr>
          <w:rFonts w:ascii="Courier New" w:eastAsia="Courier New" w:hAnsi="Courier New" w:cs="Courier New"/>
          <w:color w:val="303641"/>
          <w:sz w:val="18"/>
          <w:szCs w:val="18"/>
        </w:rPr>
        <w:t xml:space="preserve">  "visual_metaphor": "&lt;concrete object or action phrase&gt;",</w:t>
      </w:r>
    </w:p>
    <w:p w14:paraId="418D07B9" w14:textId="77777777" w:rsidR="00FF2FC6" w:rsidRDefault="00000000">
      <w:pPr>
        <w:shd w:val="clear" w:color="auto" w:fill="F6F4EE"/>
        <w:ind w:left="360"/>
      </w:pPr>
      <w:r>
        <w:rPr>
          <w:rFonts w:ascii="Courier New" w:eastAsia="Courier New" w:hAnsi="Courier New" w:cs="Courier New"/>
          <w:color w:val="303641"/>
          <w:sz w:val="18"/>
          <w:szCs w:val="18"/>
        </w:rPr>
        <w:t xml:space="preserve">  "contextual_detail": "&lt;one specific element from the article&gt;",</w:t>
      </w:r>
    </w:p>
    <w:p w14:paraId="5A6E1F8B" w14:textId="77777777" w:rsidR="00FF2FC6" w:rsidRDefault="00000000">
      <w:pPr>
        <w:shd w:val="clear" w:color="auto" w:fill="F6F4EE"/>
        <w:ind w:left="360"/>
      </w:pPr>
      <w:r>
        <w:rPr>
          <w:rFonts w:ascii="Courier New" w:eastAsia="Courier New" w:hAnsi="Courier New" w:cs="Courier New"/>
          <w:color w:val="303641"/>
          <w:sz w:val="18"/>
          <w:szCs w:val="18"/>
        </w:rPr>
        <w:t xml:space="preserve">  "primary_subject_noun": "&lt;the single most important drawable object&gt;"</w:t>
      </w:r>
    </w:p>
    <w:p w14:paraId="4DBD0172" w14:textId="77777777" w:rsidR="00FF2FC6" w:rsidRDefault="00000000">
      <w:pPr>
        <w:shd w:val="clear" w:color="auto" w:fill="F6F4EE"/>
        <w:ind w:left="360"/>
      </w:pPr>
      <w:r>
        <w:rPr>
          <w:rFonts w:ascii="Courier New" w:eastAsia="Courier New" w:hAnsi="Courier New" w:cs="Courier New"/>
          <w:color w:val="303641"/>
          <w:sz w:val="18"/>
          <w:szCs w:val="18"/>
        </w:rPr>
        <w:t>}</w:t>
      </w:r>
    </w:p>
    <w:p w14:paraId="66ED461B" w14:textId="77777777" w:rsidR="00FF2FC6" w:rsidRDefault="00000000">
      <w:pPr>
        <w:pStyle w:val="3"/>
      </w:pPr>
      <w:r>
        <w:t>§9.6.2 Parser 防御: step_N_ prefix 自動剥離</w:t>
      </w:r>
    </w:p>
    <w:p w14:paraId="37A775E4" w14:textId="77777777" w:rsidR="00FF2FC6" w:rsidRDefault="00000000">
      <w:pPr>
        <w:spacing w:after="120"/>
      </w:pPr>
      <w:r>
        <w:rPr>
          <w:rFonts w:eastAsia="Helvetica Neue"/>
        </w:rPr>
        <w:t>万一 prefix が残っても復旧できるよう、_parse_concept_json() に field 名正規化を追加:</w:t>
      </w:r>
    </w:p>
    <w:p w14:paraId="2E627DE0" w14:textId="77777777" w:rsidR="00FF2FC6" w:rsidRDefault="00000000">
      <w:pPr>
        <w:shd w:val="clear" w:color="auto" w:fill="F6F4EE"/>
        <w:ind w:left="360"/>
      </w:pPr>
      <w:r>
        <w:rPr>
          <w:rFonts w:ascii="Courier New" w:eastAsia="Courier New" w:hAnsi="Courier New" w:cs="Courier New"/>
          <w:color w:val="303641"/>
          <w:sz w:val="18"/>
          <w:szCs w:val="18"/>
        </w:rPr>
        <w:t># step_1_, step_2_, step_3_, step_N_ のプレフィックスを剥ぐ</w:t>
      </w:r>
    </w:p>
    <w:p w14:paraId="1383D03F" w14:textId="77777777" w:rsidR="00FF2FC6" w:rsidRDefault="00000000">
      <w:pPr>
        <w:shd w:val="clear" w:color="auto" w:fill="F6F4EE"/>
        <w:ind w:left="360"/>
      </w:pPr>
      <w:r>
        <w:rPr>
          <w:rFonts w:ascii="Courier New" w:eastAsia="Courier New" w:hAnsi="Courier New" w:cs="Courier New"/>
          <w:color w:val="303641"/>
          <w:sz w:val="18"/>
          <w:szCs w:val="18"/>
        </w:rPr>
        <w:t>nk = re.sub(r"^step_\d+_", "", k.strip().lower())</w:t>
      </w:r>
    </w:p>
    <w:p w14:paraId="42D8BA82" w14:textId="77777777" w:rsidR="00FF2FC6" w:rsidRDefault="00000000">
      <w:pPr>
        <w:shd w:val="clear" w:color="auto" w:fill="F6F4EE"/>
        <w:ind w:left="360"/>
      </w:pPr>
      <w:r>
        <w:rPr>
          <w:rFonts w:ascii="Courier New" w:eastAsia="Courier New" w:hAnsi="Courier New" w:cs="Courier New"/>
          <w:color w:val="303641"/>
          <w:sz w:val="18"/>
          <w:szCs w:val="18"/>
        </w:rPr>
        <w:t># camelCase → snake_case 的に軽く正規化 (coreTheme → core_theme)</w:t>
      </w:r>
    </w:p>
    <w:p w14:paraId="0F77DADB" w14:textId="77777777" w:rsidR="00FF2FC6" w:rsidRDefault="00000000">
      <w:pPr>
        <w:shd w:val="clear" w:color="auto" w:fill="F6F4EE"/>
        <w:ind w:left="360"/>
      </w:pPr>
      <w:r>
        <w:rPr>
          <w:rFonts w:ascii="Courier New" w:eastAsia="Courier New" w:hAnsi="Courier New" w:cs="Courier New"/>
          <w:color w:val="303641"/>
          <w:sz w:val="18"/>
          <w:szCs w:val="18"/>
        </w:rPr>
        <w:t>nk = re.sub(r"([a-z0-9])([A-Z])", r"\1_\2", nk).lower()</w:t>
      </w:r>
    </w:p>
    <w:p w14:paraId="0413BDEF" w14:textId="77777777" w:rsidR="00FF2FC6" w:rsidRDefault="00000000">
      <w:pPr>
        <w:pStyle w:val="3"/>
      </w:pPr>
      <w:r>
        <w:t>§9.6.3 _needs_retry() の 2-word 判定緩和</w:t>
      </w:r>
    </w:p>
    <w:p w14:paraId="046A1A0C" w14:textId="77777777" w:rsidR="00FF2FC6" w:rsidRDefault="00000000">
      <w:pPr>
        <w:spacing w:after="120"/>
      </w:pPr>
      <w:r>
        <w:rPr>
          <w:rFonts w:eastAsia="Helvetica Neue"/>
        </w:rPr>
        <w:t>SPEC v1.1 §7.2 の 「primary_subject_noun が 2 語以下 → retry」 ルールは、SPEC §7.3 の GOOD 例 ("a cyclist", "a suitcase" = 1 語) と矛盾。v1.4 で 「0 語 (空文字)」 のみを再試行対象に緩和:</w:t>
      </w:r>
    </w:p>
    <w:p w14:paraId="7575F5E1" w14:textId="77777777" w:rsidR="00FF2FC6" w:rsidRDefault="00000000">
      <w:pPr>
        <w:shd w:val="clear" w:color="auto" w:fill="F6F4EE"/>
        <w:ind w:left="360"/>
      </w:pPr>
      <w:r>
        <w:rPr>
          <w:rFonts w:ascii="Courier New" w:eastAsia="Courier New" w:hAnsi="Courier New" w:cs="Courier New"/>
          <w:color w:val="303641"/>
          <w:sz w:val="18"/>
          <w:szCs w:val="18"/>
        </w:rPr>
        <w:t># v1.4: &lt;= 2 → &lt; 1 に緩和</w:t>
      </w:r>
    </w:p>
    <w:p w14:paraId="4966A96E" w14:textId="77777777" w:rsidR="00FF2FC6" w:rsidRDefault="00000000">
      <w:pPr>
        <w:shd w:val="clear" w:color="auto" w:fill="F6F4EE"/>
        <w:ind w:left="360"/>
      </w:pPr>
      <w:r>
        <w:rPr>
          <w:rFonts w:ascii="Courier New" w:eastAsia="Courier New" w:hAnsi="Courier New" w:cs="Courier New"/>
          <w:color w:val="303641"/>
          <w:sz w:val="18"/>
          <w:szCs w:val="18"/>
        </w:rPr>
        <w:t>if len(words) &lt; 1:</w:t>
      </w:r>
    </w:p>
    <w:p w14:paraId="027EC1FF"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True, f"too_short={len(words)}_words"</w:t>
      </w:r>
    </w:p>
    <w:p w14:paraId="53E50FBA" w14:textId="77777777" w:rsidR="00FF2FC6" w:rsidRDefault="00000000">
      <w:pPr>
        <w:pStyle w:val="2"/>
      </w:pPr>
      <w:r>
        <w:t>§9.7 Patch 7 (v1.4 新規) — 多形式画像検出 (PNG/JPEG/WebP)</w:t>
      </w:r>
      <w:r>
        <w:rPr>
          <w:color w:val="B5322C"/>
          <w:sz w:val="18"/>
          <w:szCs w:val="18"/>
        </w:rPr>
        <w:t xml:space="preserve">  【v1.4 新規】</w:t>
      </w:r>
    </w:p>
    <w:p w14:paraId="15994657" w14:textId="77777777" w:rsidR="00FF2FC6" w:rsidRDefault="00000000">
      <w:pPr>
        <w:spacing w:after="120"/>
      </w:pPr>
      <w:r>
        <w:rPr>
          <w:rFonts w:eastAsia="Helvetica Neue"/>
        </w:rPr>
        <w:t>Nano Banana 系モデルが JPEG を返す場合があるため、detect_image_dimensions() を新設し header parse で format を判定。legacy な detect_png_dimensions() は deprecated として後方互換維持:</w:t>
      </w:r>
    </w:p>
    <w:p w14:paraId="342C3413" w14:textId="77777777" w:rsidR="00FF2FC6" w:rsidRDefault="00000000">
      <w:pPr>
        <w:shd w:val="clear" w:color="auto" w:fill="F6F4EE"/>
        <w:ind w:left="360"/>
      </w:pPr>
      <w:r>
        <w:rPr>
          <w:rFonts w:ascii="Courier New" w:eastAsia="Courier New" w:hAnsi="Courier New" w:cs="Courier New"/>
          <w:color w:val="303641"/>
          <w:sz w:val="18"/>
          <w:szCs w:val="18"/>
        </w:rPr>
        <w:t>def detect_image_dimensions(img_bytes: bytes) -&gt; tuple:</w:t>
      </w:r>
    </w:p>
    <w:p w14:paraId="1ED686C9" w14:textId="77777777" w:rsidR="00FF2FC6" w:rsidRDefault="00000000">
      <w:pPr>
        <w:shd w:val="clear" w:color="auto" w:fill="F6F4EE"/>
        <w:ind w:left="360"/>
      </w:pPr>
      <w:r>
        <w:rPr>
          <w:rFonts w:ascii="Courier New" w:eastAsia="Courier New" w:hAnsi="Courier New" w:cs="Courier New"/>
          <w:color w:val="303641"/>
          <w:sz w:val="18"/>
          <w:szCs w:val="18"/>
        </w:rPr>
        <w:t xml:space="preserve">    """(width, height, format) を返す。対応: PNG / JPEG / WebP。"""</w:t>
      </w:r>
    </w:p>
    <w:p w14:paraId="26FD843E" w14:textId="77777777" w:rsidR="00FF2FC6" w:rsidRDefault="00000000">
      <w:pPr>
        <w:shd w:val="clear" w:color="auto" w:fill="F6F4EE"/>
        <w:ind w:left="360"/>
      </w:pPr>
      <w:r>
        <w:rPr>
          <w:rFonts w:ascii="Courier New" w:eastAsia="Courier New" w:hAnsi="Courier New" w:cs="Courier New"/>
          <w:color w:val="303641"/>
          <w:sz w:val="18"/>
          <w:szCs w:val="18"/>
        </w:rPr>
        <w:t xml:space="preserve">    # PNG: signature + IHDR</w:t>
      </w:r>
    </w:p>
    <w:p w14:paraId="66C71357" w14:textId="77777777" w:rsidR="00FF2FC6" w:rsidRDefault="00000000">
      <w:pPr>
        <w:shd w:val="clear" w:color="auto" w:fill="F6F4EE"/>
        <w:ind w:left="360"/>
      </w:pPr>
      <w:r>
        <w:rPr>
          <w:rFonts w:ascii="Courier New" w:eastAsia="Courier New" w:hAnsi="Courier New" w:cs="Courier New"/>
          <w:color w:val="303641"/>
          <w:sz w:val="18"/>
          <w:szCs w:val="18"/>
        </w:rPr>
        <w:t xml:space="preserve">    if img_bytes[:8] == b"\x89PNG\r\n\x1a\n":</w:t>
      </w:r>
    </w:p>
    <w:p w14:paraId="7E3DE21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718A039"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(width, height, "png")</w:t>
      </w:r>
    </w:p>
    <w:p w14:paraId="76C75FD4" w14:textId="77777777" w:rsidR="00FF2FC6" w:rsidRDefault="00000000">
      <w:pPr>
        <w:shd w:val="clear" w:color="auto" w:fill="F6F4EE"/>
        <w:ind w:left="360"/>
      </w:pPr>
      <w:r>
        <w:rPr>
          <w:rFonts w:ascii="Courier New" w:eastAsia="Courier New" w:hAnsi="Courier New" w:cs="Courier New"/>
          <w:color w:val="303641"/>
          <w:sz w:val="18"/>
          <w:szCs w:val="18"/>
        </w:rPr>
        <w:t xml:space="preserve">    # JPEG: SOI + SOFn markers</w:t>
      </w:r>
    </w:p>
    <w:p w14:paraId="59B43FE6" w14:textId="77777777" w:rsidR="00FF2FC6" w:rsidRDefault="00000000">
      <w:pPr>
        <w:shd w:val="clear" w:color="auto" w:fill="F6F4EE"/>
        <w:ind w:left="360"/>
      </w:pPr>
      <w:r>
        <w:rPr>
          <w:rFonts w:ascii="Courier New" w:eastAsia="Courier New" w:hAnsi="Courier New" w:cs="Courier New"/>
          <w:color w:val="303641"/>
          <w:sz w:val="18"/>
          <w:szCs w:val="18"/>
        </w:rPr>
        <w:t xml:space="preserve">    if img_bytes[:3] == b"\xff\xd8\xff":</w:t>
      </w:r>
    </w:p>
    <w:p w14:paraId="73044C5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6F2AEFC"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(width, height, "jpeg")</w:t>
      </w:r>
    </w:p>
    <w:p w14:paraId="272F9E30" w14:textId="77777777" w:rsidR="00FF2FC6" w:rsidRDefault="00000000">
      <w:pPr>
        <w:shd w:val="clear" w:color="auto" w:fill="F6F4EE"/>
        <w:ind w:left="360"/>
      </w:pPr>
      <w:r>
        <w:rPr>
          <w:rFonts w:ascii="Courier New" w:eastAsia="Courier New" w:hAnsi="Courier New" w:cs="Courier New"/>
          <w:color w:val="303641"/>
          <w:sz w:val="18"/>
          <w:szCs w:val="18"/>
        </w:rPr>
        <w:t xml:space="preserve">    # WebP: RIFF + WEBP</w:t>
      </w:r>
    </w:p>
    <w:p w14:paraId="68D46A75" w14:textId="77777777" w:rsidR="00FF2FC6" w:rsidRDefault="00000000">
      <w:pPr>
        <w:shd w:val="clear" w:color="auto" w:fill="F6F4EE"/>
        <w:ind w:left="360"/>
      </w:pPr>
      <w:r>
        <w:rPr>
          <w:rFonts w:ascii="Courier New" w:eastAsia="Courier New" w:hAnsi="Courier New" w:cs="Courier New"/>
          <w:color w:val="303641"/>
          <w:sz w:val="18"/>
          <w:szCs w:val="18"/>
        </w:rPr>
        <w:t xml:space="preserve">    if img_bytes[:4] == b"RIFF" and img_bytes[8:12] == b"WEBP":</w:t>
      </w:r>
    </w:p>
    <w:p w14:paraId="3804EE3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0344492"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(width, height, "webp")</w:t>
      </w:r>
    </w:p>
    <w:p w14:paraId="60376789"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(0, 0, "unknown")</w:t>
      </w:r>
    </w:p>
    <w:p w14:paraId="488BCC15" w14:textId="77777777" w:rsidR="00FF2FC6" w:rsidRDefault="00000000">
      <w:pPr>
        <w:pStyle w:val="2"/>
      </w:pPr>
      <w:r>
        <w:t>§9.8 Patch S (適用済み) — Safari CSS 4 層防御</w:t>
      </w:r>
    </w:p>
    <w:p w14:paraId="36212F40" w14:textId="77777777" w:rsidR="00FF2FC6" w:rsidRDefault="00000000">
      <w:pPr>
        <w:spacing w:after="120"/>
      </w:pPr>
      <w:r>
        <w:rPr>
          <w:rFonts w:eastAsia="Helvetica Neue"/>
        </w:rPr>
        <w:t>layouts/wsj/list.html:</w:t>
      </w:r>
    </w:p>
    <w:p w14:paraId="321E7A20" w14:textId="77777777" w:rsidR="00FF2FC6" w:rsidRDefault="00000000">
      <w:pPr>
        <w:pStyle w:val="3"/>
      </w:pPr>
      <w:r>
        <w:t>§9.8.1 CSS: background shorthand → longhand 分解 (L37)</w:t>
      </w:r>
    </w:p>
    <w:p w14:paraId="563FE93A" w14:textId="77777777" w:rsidR="00FF2FC6" w:rsidRDefault="00000000">
      <w:pPr>
        <w:shd w:val="clear" w:color="auto" w:fill="F6F4EE"/>
        <w:ind w:left="360"/>
      </w:pPr>
      <w:r>
        <w:rPr>
          <w:rFonts w:ascii="Courier New" w:eastAsia="Courier New" w:hAnsi="Courier New" w:cs="Courier New"/>
          <w:color w:val="303641"/>
          <w:sz w:val="18"/>
          <w:szCs w:val="18"/>
        </w:rPr>
        <w:t>/* v1.4 Safari fix */</w:t>
      </w:r>
    </w:p>
    <w:p w14:paraId="6CE33A79" w14:textId="77777777" w:rsidR="00FF2FC6" w:rsidRDefault="00000000">
      <w:pPr>
        <w:shd w:val="clear" w:color="auto" w:fill="F6F4EE"/>
        <w:ind w:left="360"/>
      </w:pPr>
      <w:r>
        <w:rPr>
          <w:rFonts w:ascii="Courier New" w:eastAsia="Courier New" w:hAnsi="Courier New" w:cs="Courier New"/>
          <w:color w:val="303641"/>
          <w:sz w:val="18"/>
          <w:szCs w:val="18"/>
        </w:rPr>
        <w:t>.cover-photo {</w:t>
      </w:r>
    </w:p>
    <w:p w14:paraId="64471D14" w14:textId="77777777" w:rsidR="00FF2FC6" w:rsidRDefault="00000000">
      <w:pPr>
        <w:shd w:val="clear" w:color="auto" w:fill="F6F4EE"/>
        <w:ind w:left="360"/>
      </w:pPr>
      <w:r>
        <w:rPr>
          <w:rFonts w:ascii="Courier New" w:eastAsia="Courier New" w:hAnsi="Courier New" w:cs="Courier New"/>
          <w:color w:val="303641"/>
          <w:sz w:val="18"/>
          <w:szCs w:val="18"/>
        </w:rPr>
        <w:t xml:space="preserve">  position: absolute;</w:t>
      </w:r>
    </w:p>
    <w:p w14:paraId="1733827A" w14:textId="77777777" w:rsidR="00FF2FC6" w:rsidRDefault="00000000">
      <w:pPr>
        <w:shd w:val="clear" w:color="auto" w:fill="F6F4EE"/>
        <w:ind w:left="360"/>
      </w:pPr>
      <w:r>
        <w:rPr>
          <w:rFonts w:ascii="Courier New" w:eastAsia="Courier New" w:hAnsi="Courier New" w:cs="Courier New"/>
          <w:color w:val="303641"/>
          <w:sz w:val="18"/>
          <w:szCs w:val="18"/>
        </w:rPr>
        <w:t xml:space="preserve">  inset: 0;</w:t>
      </w:r>
    </w:p>
    <w:p w14:paraId="2E213F9D"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background-image:</w:t>
      </w:r>
    </w:p>
    <w:p w14:paraId="4C9233D7" w14:textId="77777777" w:rsidR="00FF2FC6" w:rsidRDefault="00000000">
      <w:pPr>
        <w:shd w:val="clear" w:color="auto" w:fill="F6F4EE"/>
        <w:ind w:left="360"/>
      </w:pPr>
      <w:r>
        <w:rPr>
          <w:rFonts w:ascii="Courier New" w:eastAsia="Courier New" w:hAnsi="Courier New" w:cs="Courier New"/>
          <w:color w:val="303641"/>
          <w:sz w:val="18"/>
          <w:szCs w:val="18"/>
        </w:rPr>
        <w:t xml:space="preserve">    linear-gradient(180deg, rgba(10,30,63,.15), rgba(10,30,63,.72)),</w:t>
      </w:r>
    </w:p>
    <w:p w14:paraId="1FDB95BA" w14:textId="77777777" w:rsidR="00FF2FC6" w:rsidRDefault="00000000">
      <w:pPr>
        <w:shd w:val="clear" w:color="auto" w:fill="F6F4EE"/>
        <w:ind w:left="360"/>
      </w:pPr>
      <w:r>
        <w:rPr>
          <w:rFonts w:ascii="Courier New" w:eastAsia="Courier New" w:hAnsi="Courier New" w:cs="Courier New"/>
          <w:color w:val="303641"/>
          <w:sz w:val="18"/>
          <w:szCs w:val="18"/>
        </w:rPr>
        <w:t xml:space="preserve">    var(--hero-img, url('https://images.unsplash.com/...'));</w:t>
      </w:r>
    </w:p>
    <w:p w14:paraId="460BB326"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background-size: cover, cover;</w:t>
      </w:r>
    </w:p>
    <w:p w14:paraId="49E48395"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background-position: center center, center center;</w:t>
      </w:r>
    </w:p>
    <w:p w14:paraId="5E98CF9B"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background-repeat: no-repeat, no-repeat;</w:t>
      </w:r>
    </w:p>
    <w:p w14:paraId="27615D67"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background-blend-mode: normal, normal;</w:t>
      </w:r>
    </w:p>
    <w:p w14:paraId="5D490811" w14:textId="77777777" w:rsidR="00FF2FC6" w:rsidRDefault="00000000">
      <w:pPr>
        <w:shd w:val="clear" w:color="auto" w:fill="F6F4EE"/>
        <w:ind w:left="360"/>
      </w:pPr>
      <w:r>
        <w:rPr>
          <w:rFonts w:ascii="Courier New" w:eastAsia="Courier New" w:hAnsi="Courier New" w:cs="Courier New"/>
          <w:color w:val="303641"/>
          <w:sz w:val="18"/>
          <w:szCs w:val="18"/>
        </w:rPr>
        <w:lastRenderedPageBreak/>
        <w:t xml:space="preserve">  filter: saturate(.92);</w:t>
      </w:r>
    </w:p>
    <w:p w14:paraId="55C7513C" w14:textId="77777777" w:rsidR="00FF2FC6" w:rsidRDefault="00000000">
      <w:pPr>
        <w:shd w:val="clear" w:color="auto" w:fill="F6F4EE"/>
        <w:ind w:left="360"/>
      </w:pPr>
      <w:r>
        <w:rPr>
          <w:rFonts w:ascii="Courier New" w:eastAsia="Courier New" w:hAnsi="Courier New" w:cs="Courier New"/>
          <w:color w:val="303641"/>
          <w:sz w:val="18"/>
          <w:szCs w:val="18"/>
        </w:rPr>
        <w:t xml:space="preserve">  transition: opacity .4s ease;      /* background-image は Safari で不安定 */</w:t>
      </w:r>
    </w:p>
    <w:p w14:paraId="5A845B90" w14:textId="77777777" w:rsidR="00FF2FC6" w:rsidRDefault="00000000">
      <w:pPr>
        <w:shd w:val="clear" w:color="auto" w:fill="F6F4EE"/>
        <w:ind w:left="360"/>
      </w:pPr>
      <w:r>
        <w:rPr>
          <w:rFonts w:ascii="Courier New" w:eastAsia="Courier New" w:hAnsi="Courier New" w:cs="Courier New"/>
          <w:color w:val="303641"/>
          <w:sz w:val="18"/>
          <w:szCs w:val="18"/>
        </w:rPr>
        <w:t xml:space="preserve">  will-change: background-image;     /* 独立レイヤー合成ヒント */</w:t>
      </w:r>
    </w:p>
    <w:p w14:paraId="22B98B51" w14:textId="77777777" w:rsidR="00FF2FC6" w:rsidRDefault="00000000">
      <w:pPr>
        <w:shd w:val="clear" w:color="auto" w:fill="F6F4EE"/>
        <w:ind w:left="360"/>
      </w:pPr>
      <w:r>
        <w:rPr>
          <w:rFonts w:ascii="Courier New" w:eastAsia="Courier New" w:hAnsi="Courier New" w:cs="Courier New"/>
          <w:color w:val="303641"/>
          <w:sz w:val="18"/>
          <w:szCs w:val="18"/>
        </w:rPr>
        <w:t>}</w:t>
      </w:r>
    </w:p>
    <w:p w14:paraId="43225A66" w14:textId="77777777" w:rsidR="00FF2FC6" w:rsidRDefault="00000000">
      <w:pPr>
        <w:pStyle w:val="3"/>
      </w:pPr>
      <w:r>
        <w:t>§9.8.2 HTML: --hero-img を子要素 .cover-photo に直付け (L151)</w:t>
      </w:r>
    </w:p>
    <w:p w14:paraId="17F2C8D5" w14:textId="77777777" w:rsidR="00FF2FC6" w:rsidRDefault="00000000">
      <w:pPr>
        <w:shd w:val="clear" w:color="auto" w:fill="F6F4EE"/>
        <w:ind w:left="360"/>
      </w:pPr>
      <w:r>
        <w:rPr>
          <w:rFonts w:ascii="Courier New" w:eastAsia="Courier New" w:hAnsi="Courier New" w:cs="Courier New"/>
          <w:color w:val="303641"/>
          <w:sz w:val="18"/>
          <w:szCs w:val="18"/>
        </w:rPr>
        <w:t>&lt;!-- v1.4 Safari fix: --hero-img を子要素に直付け (inheritance hop 削除) --&gt;</w:t>
      </w:r>
    </w:p>
    <w:p w14:paraId="580F5BAF" w14:textId="77777777" w:rsidR="00FF2FC6" w:rsidRDefault="00000000">
      <w:pPr>
        <w:shd w:val="clear" w:color="auto" w:fill="F6F4EE"/>
        <w:ind w:left="360"/>
      </w:pPr>
      <w:r>
        <w:rPr>
          <w:rFonts w:ascii="Courier New" w:eastAsia="Courier New" w:hAnsi="Courier New" w:cs="Courier New"/>
          <w:color w:val="303641"/>
          <w:sz w:val="18"/>
          <w:szCs w:val="18"/>
        </w:rPr>
        <w:t>&lt;section class="cover"&gt;</w:t>
      </w:r>
    </w:p>
    <w:p w14:paraId="603D2D47" w14:textId="77777777" w:rsidR="00FF2FC6" w:rsidRDefault="00000000">
      <w:pPr>
        <w:shd w:val="clear" w:color="auto" w:fill="F6F4EE"/>
        <w:ind w:left="360"/>
      </w:pPr>
      <w:r>
        <w:rPr>
          <w:rFonts w:ascii="Courier New" w:eastAsia="Courier New" w:hAnsi="Courier New" w:cs="Courier New"/>
          <w:color w:val="303641"/>
          <w:sz w:val="18"/>
          <w:szCs w:val="18"/>
        </w:rPr>
        <w:t xml:space="preserve">  &lt;div class="cover-photo"{{ with $heroUrl }} style="--hero-img:url('{{ . | relURL }}')"{{ end }}&gt;&lt;/div&gt;</w:t>
      </w:r>
    </w:p>
    <w:p w14:paraId="25FEDB6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D34CE3F" w14:textId="77777777" w:rsidR="00FF2FC6" w:rsidRDefault="00000000">
      <w:pPr>
        <w:shd w:val="clear" w:color="auto" w:fill="F6F4EE"/>
        <w:ind w:left="360"/>
      </w:pPr>
      <w:r>
        <w:rPr>
          <w:rFonts w:ascii="Courier New" w:eastAsia="Courier New" w:hAnsi="Courier New" w:cs="Courier New"/>
          <w:color w:val="303641"/>
          <w:sz w:val="18"/>
          <w:szCs w:val="18"/>
        </w:rPr>
        <w:t>&lt;/section&gt;</w:t>
      </w:r>
    </w:p>
    <w:p w14:paraId="2DD92513" w14:textId="77777777" w:rsidR="00FF2FC6" w:rsidRDefault="00000000">
      <w:pPr>
        <w:pStyle w:val="2"/>
      </w:pPr>
      <w:r>
        <w:t>§9.9 v1.4 実装検証結果 (2026-04-23)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80"/>
        <w:gridCol w:w="3680"/>
      </w:tblGrid>
      <w:tr w:rsidR="00FF2FC6" w14:paraId="4F7687D2" w14:textId="77777777">
        <w:trPr>
          <w:tblHeader/>
        </w:trPr>
        <w:tc>
          <w:tcPr>
            <w:tcW w:w="3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E7009BD" w14:textId="77777777" w:rsidR="00FF2FC6" w:rsidRDefault="00000000">
            <w:r>
              <w:rPr>
                <w:rFonts w:eastAsia="Helvetica Neue"/>
                <w:b/>
                <w:bCs/>
                <w:color w:val="FFFFFF"/>
                <w:sz w:val="20"/>
                <w:szCs w:val="20"/>
              </w:rPr>
              <w:t>受入基準</w:t>
            </w:r>
          </w:p>
        </w:tc>
        <w:tc>
          <w:tcPr>
            <w:tcW w:w="26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B328E93" w14:textId="77777777" w:rsidR="00FF2FC6" w:rsidRDefault="00000000">
            <w:r>
              <w:rPr>
                <w:rFonts w:eastAsia="Helvetica Neue"/>
                <w:b/>
                <w:bCs/>
                <w:color w:val="FFFFFF"/>
                <w:sz w:val="20"/>
                <w:szCs w:val="20"/>
              </w:rPr>
              <w:t>合格基準</w:t>
            </w:r>
          </w:p>
        </w:tc>
        <w:tc>
          <w:tcPr>
            <w:tcW w:w="36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D945B11" w14:textId="77777777" w:rsidR="00FF2FC6" w:rsidRDefault="00000000">
            <w:r>
              <w:rPr>
                <w:rFonts w:eastAsia="Helvetica Neue"/>
                <w:b/>
                <w:bCs/>
                <w:color w:val="FFFFFF"/>
                <w:sz w:val="20"/>
                <w:szCs w:val="20"/>
              </w:rPr>
              <w:t>v1.4 実測</w:t>
            </w:r>
          </w:p>
        </w:tc>
      </w:tr>
      <w:tr w:rsidR="00FF2FC6" w14:paraId="2B519C95"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1456BAB" w14:textId="77777777" w:rsidR="00FF2FC6" w:rsidRDefault="00000000">
            <w:r>
              <w:rPr>
                <w:rFonts w:eastAsia="Helvetica Neue"/>
                <w:sz w:val="20"/>
                <w:szCs w:val="20"/>
              </w:rPr>
              <w:t>Unit test TC-01〜06 PASS</w:t>
            </w:r>
          </w:p>
        </w:tc>
        <w:tc>
          <w:tcPr>
            <w:tcW w:w="2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F403392" w14:textId="77777777" w:rsidR="00FF2FC6" w:rsidRDefault="00000000">
            <w:r>
              <w:rPr>
                <w:rFonts w:eastAsia="Helvetica Neue"/>
                <w:sz w:val="20"/>
                <w:szCs w:val="20"/>
              </w:rPr>
              <w:t>全件 PASS</w:t>
            </w:r>
          </w:p>
        </w:tc>
        <w:tc>
          <w:tcPr>
            <w:tcW w:w="3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D074792" w14:textId="77777777" w:rsidR="00FF2FC6" w:rsidRDefault="00000000">
            <w:r>
              <w:rPr>
                <w:rFonts w:eastAsia="Helvetica Neue"/>
                <w:sz w:val="20"/>
                <w:szCs w:val="20"/>
              </w:rPr>
              <w:t>（要 CI 確認、未実行）</w:t>
            </w:r>
          </w:p>
        </w:tc>
      </w:tr>
      <w:tr w:rsidR="00FF2FC6" w14:paraId="67BF0B31" w14:textId="77777777">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4F0D339" w14:textId="77777777" w:rsidR="00FF2FC6" w:rsidRDefault="00000000">
            <w:r>
              <w:rPr>
                <w:rFonts w:eastAsia="Helvetica Neue"/>
                <w:sz w:val="20"/>
                <w:szCs w:val="20"/>
              </w:rPr>
              <w:t>Test B: thinkingBudget=0 効く</w:t>
            </w:r>
          </w:p>
        </w:tc>
        <w:tc>
          <w:tcPr>
            <w:tcW w:w="2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5E41C67" w14:textId="77777777" w:rsidR="00FF2FC6" w:rsidRDefault="00000000">
            <w:r>
              <w:rPr>
                <w:rFonts w:eastAsia="Helvetica Neue"/>
                <w:sz w:val="20"/>
                <w:szCs w:val="20"/>
              </w:rPr>
              <w:t>finishReason=STOP / thoughts=0</w:t>
            </w:r>
          </w:p>
        </w:tc>
        <w:tc>
          <w:tcPr>
            <w:tcW w:w="3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B228E6F" w14:textId="77777777" w:rsidR="00FF2FC6" w:rsidRDefault="00000000">
            <w:r>
              <w:rPr>
                <w:rFonts w:eastAsia="Helvetica Neue"/>
                <w:sz w:val="20"/>
                <w:szCs w:val="20"/>
              </w:rPr>
              <w:t>✅ 合格 (thoughts=0, total=85)</w:t>
            </w:r>
          </w:p>
        </w:tc>
      </w:tr>
      <w:tr w:rsidR="00FF2FC6" w14:paraId="1572CBAC"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71D52F5" w14:textId="77777777" w:rsidR="00FF2FC6" w:rsidRDefault="00000000">
            <w:r>
              <w:rPr>
                <w:rFonts w:eastAsia="Helvetica Neue"/>
                <w:sz w:val="20"/>
                <w:szCs w:val="20"/>
              </w:rPr>
              <w:t>Test C: illustration 出力</w:t>
            </w:r>
          </w:p>
        </w:tc>
        <w:tc>
          <w:tcPr>
            <w:tcW w:w="2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B045A05" w14:textId="77777777" w:rsidR="00FF2FC6" w:rsidRDefault="00000000">
            <w:r>
              <w:rPr>
                <w:rFonts w:eastAsia="Helvetica Neue"/>
                <w:sz w:val="20"/>
                <w:szCs w:val="20"/>
              </w:rPr>
              <w:t>肉眼で挿絵と判定</w:t>
            </w:r>
          </w:p>
        </w:tc>
        <w:tc>
          <w:tcPr>
            <w:tcW w:w="3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0FE4390" w14:textId="77777777" w:rsidR="00FF2FC6" w:rsidRDefault="00000000">
            <w:r>
              <w:rPr>
                <w:rFonts w:eastAsia="Helvetica Neue"/>
                <w:sz w:val="20"/>
                <w:szCs w:val="20"/>
              </w:rPr>
              <w:t>✅ 合格 (editorial illustration)</w:t>
            </w:r>
          </w:p>
        </w:tc>
      </w:tr>
      <w:tr w:rsidR="00FF2FC6" w14:paraId="716325A3" w14:textId="77777777">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FFC4F96" w14:textId="77777777" w:rsidR="00FF2FC6" w:rsidRDefault="00000000">
            <w:r>
              <w:rPr>
                <w:rFonts w:eastAsia="Helvetica Neue"/>
                <w:sz w:val="20"/>
                <w:szCs w:val="20"/>
              </w:rPr>
              <w:t>4 媒体視覚承認</w:t>
            </w:r>
          </w:p>
        </w:tc>
        <w:tc>
          <w:tcPr>
            <w:tcW w:w="2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D861FFC" w14:textId="77777777" w:rsidR="00FF2FC6" w:rsidRDefault="00000000">
            <w:r>
              <w:rPr>
                <w:rFonts w:eastAsia="Helvetica Neue"/>
                <w:sz w:val="20"/>
                <w:szCs w:val="20"/>
              </w:rPr>
              <w:t>user による全面承認</w:t>
            </w:r>
          </w:p>
        </w:tc>
        <w:tc>
          <w:tcPr>
            <w:tcW w:w="3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D85CF00" w14:textId="77777777" w:rsidR="00FF2FC6" w:rsidRDefault="00000000">
            <w:r>
              <w:rPr>
                <w:rFonts w:eastAsia="Helvetica Neue"/>
                <w:sz w:val="20"/>
                <w:szCs w:val="20"/>
              </w:rPr>
              <w:t>✅ 合格 (2026-04-23 12:47)</w:t>
            </w:r>
          </w:p>
        </w:tc>
      </w:tr>
      <w:tr w:rsidR="00FF2FC6" w14:paraId="3AF92C41"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3A7DAF9" w14:textId="77777777" w:rsidR="00FF2FC6" w:rsidRDefault="00000000">
            <w:r>
              <w:rPr>
                <w:rFonts w:eastAsia="Helvetica Neue"/>
                <w:sz w:val="20"/>
                <w:szCs w:val="20"/>
              </w:rPr>
              <w:t>16:9 aspect ratio ±5%</w:t>
            </w:r>
          </w:p>
        </w:tc>
        <w:tc>
          <w:tcPr>
            <w:tcW w:w="2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9884691" w14:textId="77777777" w:rsidR="00FF2FC6" w:rsidRDefault="00000000">
            <w:r>
              <w:rPr>
                <w:rFonts w:eastAsia="Helvetica Neue"/>
                <w:sz w:val="20"/>
                <w:szCs w:val="20"/>
              </w:rPr>
              <w:t>deviation &lt;= 5%</w:t>
            </w:r>
          </w:p>
        </w:tc>
        <w:tc>
          <w:tcPr>
            <w:tcW w:w="3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C0806C9" w14:textId="77777777" w:rsidR="00FF2FC6" w:rsidRDefault="00000000">
            <w:r>
              <w:rPr>
                <w:rFonts w:eastAsia="Helvetica Neue"/>
                <w:sz w:val="20"/>
                <w:szCs w:val="20"/>
              </w:rPr>
              <w:t>✅ 合格 (4 件 dev 0.8%)</w:t>
            </w:r>
          </w:p>
        </w:tc>
      </w:tr>
      <w:tr w:rsidR="00FF2FC6" w14:paraId="4B1C1EE0" w14:textId="77777777">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4238E49" w14:textId="77777777" w:rsidR="00FF2FC6" w:rsidRDefault="00000000">
            <w:r>
              <w:rPr>
                <w:rFonts w:eastAsia="Helvetica Neue"/>
                <w:sz w:val="20"/>
                <w:szCs w:val="20"/>
              </w:rPr>
              <w:t>format 検出</w:t>
            </w:r>
          </w:p>
        </w:tc>
        <w:tc>
          <w:tcPr>
            <w:tcW w:w="2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31643BC" w14:textId="77777777" w:rsidR="00FF2FC6" w:rsidRDefault="00000000">
            <w:r>
              <w:rPr>
                <w:rFonts w:eastAsia="Helvetica Neue"/>
                <w:sz w:val="20"/>
                <w:szCs w:val="20"/>
              </w:rPr>
              <w:t>PNG/JPEG/WebP 全て検出可</w:t>
            </w:r>
          </w:p>
        </w:tc>
        <w:tc>
          <w:tcPr>
            <w:tcW w:w="3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8316C7E" w14:textId="77777777" w:rsidR="00FF2FC6" w:rsidRDefault="00000000">
            <w:r>
              <w:rPr>
                <w:rFonts w:eastAsia="Helvetica Neue"/>
                <w:sz w:val="20"/>
                <w:szCs w:val="20"/>
              </w:rPr>
              <w:t>✅ 合格 (JPEG 検出確認)</w:t>
            </w:r>
          </w:p>
        </w:tc>
      </w:tr>
      <w:tr w:rsidR="00FF2FC6" w14:paraId="3E22763A"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0D94FF2" w14:textId="77777777" w:rsidR="00FF2FC6" w:rsidRDefault="00000000">
            <w:r>
              <w:rPr>
                <w:rFonts w:eastAsia="Helvetica Neue"/>
                <w:sz w:val="20"/>
                <w:szCs w:val="20"/>
              </w:rPr>
              <w:t>Safari で hero 画像表示</w:t>
            </w:r>
          </w:p>
        </w:tc>
        <w:tc>
          <w:tcPr>
            <w:tcW w:w="2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BDC9ED9" w14:textId="77777777" w:rsidR="00FF2FC6" w:rsidRDefault="00000000">
            <w:r>
              <w:rPr>
                <w:rFonts w:eastAsia="Helvetica Neue"/>
                <w:sz w:val="20"/>
                <w:szCs w:val="20"/>
              </w:rPr>
              <w:t>iPhone/Mac Safari で reproduceable</w:t>
            </w:r>
          </w:p>
        </w:tc>
        <w:tc>
          <w:tcPr>
            <w:tcW w:w="3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9C6E3EA" w14:textId="77777777" w:rsidR="00FF2FC6" w:rsidRDefault="00000000">
            <w:r>
              <w:rPr>
                <w:rFonts w:eastAsia="Helvetica Neue"/>
                <w:sz w:val="20"/>
                <w:szCs w:val="20"/>
              </w:rPr>
              <w:t>⏸ 要 4/23 朝本番後ユーザー確認</w:t>
            </w:r>
          </w:p>
        </w:tc>
      </w:tr>
    </w:tbl>
    <w:p w14:paraId="4B1E7054" w14:textId="77777777" w:rsidR="00FF2FC6" w:rsidRDefault="00000000">
      <w:r>
        <w:br w:type="page"/>
      </w:r>
    </w:p>
    <w:p w14:paraId="69C81783" w14:textId="77777777" w:rsidR="00FF2FC6" w:rsidRDefault="00000000">
      <w:pPr>
        <w:pStyle w:val="1"/>
      </w:pPr>
      <w:r>
        <w:lastRenderedPageBreak/>
        <w:t>§10. 運用ガイドライン</w:t>
      </w:r>
      <w:r>
        <w:rPr>
          <w:color w:val="B5322C"/>
          <w:sz w:val="20"/>
          <w:szCs w:val="20"/>
        </w:rPr>
        <w:t xml:space="preserve">  【v1.3 新規】</w:t>
      </w:r>
    </w:p>
    <w:p w14:paraId="3C3AE3FE" w14:textId="77777777" w:rsidR="00FF2FC6" w:rsidRDefault="00000000">
      <w:pPr>
        <w:spacing w:after="120"/>
      </w:pPr>
      <w:r>
        <w:rPr>
          <w:rFonts w:eastAsia="Helvetica Neue"/>
        </w:rPr>
        <w:t>本章は Phase 6 (illustration fix) 実施時に 2026-04-23 付で新設された運用ガイドライン。再発防止のため全関係者が遵守する。</w:t>
      </w:r>
    </w:p>
    <w:p w14:paraId="3A49543A" w14:textId="77777777" w:rsidR="00FF2FC6" w:rsidRDefault="00000000">
      <w:pPr>
        <w:pStyle w:val="2"/>
      </w:pPr>
      <w:r>
        <w:t>§10.1 ブランチ運用 — main 直接 push 禁止</w:t>
      </w:r>
    </w:p>
    <w:p w14:paraId="2A30FD74" w14:textId="77777777" w:rsidR="00FF2FC6" w:rsidRDefault="00000000">
      <w:pPr>
        <w:pStyle w:val="3"/>
      </w:pPr>
      <w:r>
        <w:t>§10.1.1 原則</w:t>
      </w:r>
    </w:p>
    <w:p w14:paraId="34781073" w14:textId="77777777" w:rsidR="00FF2FC6" w:rsidRDefault="00000000">
      <w:pPr>
        <w:pStyle w:val="a4"/>
        <w:numPr>
          <w:ilvl w:val="0"/>
          <w:numId w:val="2"/>
        </w:numPr>
        <w:spacing w:after="80"/>
      </w:pPr>
      <w:r>
        <w:rPr>
          <w:rFonts w:eastAsia="Helvetica Neue"/>
        </w:rPr>
        <w:t>main ブランチは常に「動作確認済み・視覚検証済み」のコードのみを保持する</w:t>
      </w:r>
    </w:p>
    <w:p w14:paraId="7D1BE64A" w14:textId="77777777" w:rsidR="00FF2FC6" w:rsidRDefault="00000000">
      <w:pPr>
        <w:pStyle w:val="a4"/>
        <w:numPr>
          <w:ilvl w:val="0"/>
          <w:numId w:val="2"/>
        </w:numPr>
        <w:spacing w:after="80"/>
      </w:pPr>
      <w:r>
        <w:rPr>
          <w:rFonts w:eastAsia="Helvetica Neue"/>
        </w:rPr>
        <w:t>コード変更 (特に hero 画像生成 / 翻訳プロンプト / UI) は feature branch で作業し、PR 経由でのみ main にマージする</w:t>
      </w:r>
    </w:p>
    <w:p w14:paraId="325E8EE8" w14:textId="77777777" w:rsidR="00FF2FC6" w:rsidRDefault="00000000">
      <w:pPr>
        <w:pStyle w:val="3"/>
      </w:pPr>
      <w:r>
        <w:t>§10.1.2 標準ワークフロー</w:t>
      </w:r>
    </w:p>
    <w:p w14:paraId="709D3504" w14:textId="77777777" w:rsidR="00FF2FC6" w:rsidRDefault="00000000">
      <w:pPr>
        <w:shd w:val="clear" w:color="auto" w:fill="F6F4EE"/>
        <w:ind w:left="360"/>
      </w:pPr>
      <w:r>
        <w:rPr>
          <w:rFonts w:ascii="Courier New" w:eastAsia="Courier New" w:hAnsi="Courier New" w:cs="Courier New"/>
          <w:color w:val="303641"/>
          <w:sz w:val="18"/>
          <w:szCs w:val="18"/>
        </w:rPr>
        <w:t># Step 1: feature branch 作成</w:t>
      </w:r>
    </w:p>
    <w:p w14:paraId="5A07D961" w14:textId="77777777" w:rsidR="00FF2FC6" w:rsidRDefault="00000000">
      <w:pPr>
        <w:shd w:val="clear" w:color="auto" w:fill="F6F4EE"/>
        <w:ind w:left="360"/>
      </w:pPr>
      <w:r>
        <w:rPr>
          <w:rFonts w:ascii="Courier New" w:eastAsia="Courier New" w:hAnsi="Courier New" w:cs="Courier New"/>
          <w:color w:val="303641"/>
          <w:sz w:val="18"/>
          <w:szCs w:val="18"/>
        </w:rPr>
        <w:t>git checkout main &amp;&amp; git pull</w:t>
      </w:r>
    </w:p>
    <w:p w14:paraId="7A2B52E6" w14:textId="77777777" w:rsidR="00FF2FC6" w:rsidRDefault="00000000">
      <w:pPr>
        <w:shd w:val="clear" w:color="auto" w:fill="F6F4EE"/>
        <w:ind w:left="360"/>
      </w:pPr>
      <w:r>
        <w:rPr>
          <w:rFonts w:ascii="Courier New" w:eastAsia="Courier New" w:hAnsi="Courier New" w:cs="Courier New"/>
          <w:color w:val="303641"/>
          <w:sz w:val="18"/>
          <w:szCs w:val="18"/>
        </w:rPr>
        <w:t>git checkout -b feat/&lt;topic&gt;-&lt;YYYY-MM-DD&gt;</w:t>
      </w:r>
    </w:p>
    <w:p w14:paraId="6B183AA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B8E6D70" w14:textId="77777777" w:rsidR="00FF2FC6" w:rsidRDefault="00000000">
      <w:pPr>
        <w:shd w:val="clear" w:color="auto" w:fill="F6F4EE"/>
        <w:ind w:left="360"/>
      </w:pPr>
      <w:r>
        <w:rPr>
          <w:rFonts w:ascii="Courier New" w:eastAsia="Courier New" w:hAnsi="Courier New" w:cs="Courier New"/>
          <w:color w:val="303641"/>
          <w:sz w:val="18"/>
          <w:szCs w:val="18"/>
        </w:rPr>
        <w:t># Step 2: コード修正 &amp; commit</w:t>
      </w:r>
    </w:p>
    <w:p w14:paraId="42091CA8" w14:textId="77777777" w:rsidR="00FF2FC6" w:rsidRDefault="00000000">
      <w:pPr>
        <w:shd w:val="clear" w:color="auto" w:fill="F6F4EE"/>
        <w:ind w:left="360"/>
      </w:pPr>
      <w:r>
        <w:rPr>
          <w:rFonts w:ascii="Courier New" w:eastAsia="Courier New" w:hAnsi="Courier New" w:cs="Courier New"/>
          <w:color w:val="303641"/>
          <w:sz w:val="18"/>
          <w:szCs w:val="18"/>
        </w:rPr>
        <w:t xml:space="preserve"># ... Edit / Add / ... </w:t>
      </w:r>
    </w:p>
    <w:p w14:paraId="729D30FF" w14:textId="77777777" w:rsidR="00FF2FC6" w:rsidRDefault="00000000">
      <w:pPr>
        <w:shd w:val="clear" w:color="auto" w:fill="F6F4EE"/>
        <w:ind w:left="360"/>
      </w:pPr>
      <w:r>
        <w:rPr>
          <w:rFonts w:ascii="Courier New" w:eastAsia="Courier New" w:hAnsi="Courier New" w:cs="Courier New"/>
          <w:color w:val="303641"/>
          <w:sz w:val="18"/>
          <w:szCs w:val="18"/>
        </w:rPr>
        <w:t>git add &lt;files&gt;</w:t>
      </w:r>
    </w:p>
    <w:p w14:paraId="136D89EB" w14:textId="77777777" w:rsidR="00FF2FC6" w:rsidRDefault="00000000">
      <w:pPr>
        <w:shd w:val="clear" w:color="auto" w:fill="F6F4EE"/>
        <w:ind w:left="360"/>
      </w:pPr>
      <w:r>
        <w:rPr>
          <w:rFonts w:ascii="Courier New" w:eastAsia="Courier New" w:hAnsi="Courier New" w:cs="Courier New"/>
          <w:color w:val="303641"/>
          <w:sz w:val="18"/>
          <w:szCs w:val="18"/>
        </w:rPr>
        <w:t>git commit -m "&lt;topic&gt;: &lt;summary&gt;"</w:t>
      </w:r>
    </w:p>
    <w:p w14:paraId="6C50C9C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2597CC1" w14:textId="77777777" w:rsidR="00FF2FC6" w:rsidRDefault="00000000">
      <w:pPr>
        <w:shd w:val="clear" w:color="auto" w:fill="F6F4EE"/>
        <w:ind w:left="360"/>
      </w:pPr>
      <w:r>
        <w:rPr>
          <w:rFonts w:ascii="Courier New" w:eastAsia="Courier New" w:hAnsi="Courier New" w:cs="Courier New"/>
          <w:color w:val="303641"/>
          <w:sz w:val="18"/>
          <w:szCs w:val="18"/>
        </w:rPr>
        <w:t># Step 3: 視覚・挙動検証</w:t>
      </w:r>
    </w:p>
    <w:p w14:paraId="6E13F16B" w14:textId="77777777" w:rsidR="00FF2FC6" w:rsidRDefault="00000000">
      <w:pPr>
        <w:shd w:val="clear" w:color="auto" w:fill="F6F4EE"/>
        <w:ind w:left="360"/>
      </w:pPr>
      <w:r>
        <w:rPr>
          <w:rFonts w:ascii="Courier New" w:eastAsia="Courier New" w:hAnsi="Courier New" w:cs="Courier New"/>
          <w:color w:val="303641"/>
          <w:sz w:val="18"/>
          <w:szCs w:val="18"/>
        </w:rPr>
        <w:t># - hero 画像 → ローカルで再生成 → A/B HTML で比較 → 肉眼承認</w:t>
      </w:r>
    </w:p>
    <w:p w14:paraId="0E219913" w14:textId="77777777" w:rsidR="00FF2FC6" w:rsidRDefault="00000000">
      <w:pPr>
        <w:shd w:val="clear" w:color="auto" w:fill="F6F4EE"/>
        <w:ind w:left="360"/>
      </w:pPr>
      <w:r>
        <w:rPr>
          <w:rFonts w:ascii="Courier New" w:eastAsia="Courier New" w:hAnsi="Courier New" w:cs="Courier New"/>
          <w:color w:val="303641"/>
          <w:sz w:val="18"/>
          <w:szCs w:val="18"/>
        </w:rPr>
        <w:t># - UI → hugo server でローカル確認</w:t>
      </w:r>
    </w:p>
    <w:p w14:paraId="39FA237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C2FD44A" w14:textId="77777777" w:rsidR="00FF2FC6" w:rsidRDefault="00000000">
      <w:pPr>
        <w:shd w:val="clear" w:color="auto" w:fill="F6F4EE"/>
        <w:ind w:left="360"/>
      </w:pPr>
      <w:r>
        <w:rPr>
          <w:rFonts w:ascii="Courier New" w:eastAsia="Courier New" w:hAnsi="Courier New" w:cs="Courier New"/>
          <w:color w:val="303641"/>
          <w:sz w:val="18"/>
          <w:szCs w:val="18"/>
        </w:rPr>
        <w:t># Step 4: main へマージ (承認後のみ)</w:t>
      </w:r>
    </w:p>
    <w:p w14:paraId="61EFF3F9" w14:textId="77777777" w:rsidR="00FF2FC6" w:rsidRDefault="00000000">
      <w:pPr>
        <w:shd w:val="clear" w:color="auto" w:fill="F6F4EE"/>
        <w:ind w:left="360"/>
      </w:pPr>
      <w:r>
        <w:rPr>
          <w:rFonts w:ascii="Courier New" w:eastAsia="Courier New" w:hAnsi="Courier New" w:cs="Courier New"/>
          <w:color w:val="303641"/>
          <w:sz w:val="18"/>
          <w:szCs w:val="18"/>
        </w:rPr>
        <w:t>git checkout main</w:t>
      </w:r>
    </w:p>
    <w:p w14:paraId="4D6F702C" w14:textId="77777777" w:rsidR="00FF2FC6" w:rsidRDefault="00000000">
      <w:pPr>
        <w:shd w:val="clear" w:color="auto" w:fill="F6F4EE"/>
        <w:ind w:left="360"/>
      </w:pPr>
      <w:r>
        <w:rPr>
          <w:rFonts w:ascii="Courier New" w:eastAsia="Courier New" w:hAnsi="Courier New" w:cs="Courier New"/>
          <w:color w:val="303641"/>
          <w:sz w:val="18"/>
          <w:szCs w:val="18"/>
        </w:rPr>
        <w:t>git merge feat/&lt;topic&gt;-&lt;YYYY-MM-DD&gt;</w:t>
      </w:r>
    </w:p>
    <w:p w14:paraId="472F2439" w14:textId="77777777" w:rsidR="00FF2FC6" w:rsidRDefault="00000000">
      <w:pPr>
        <w:shd w:val="clear" w:color="auto" w:fill="F6F4EE"/>
        <w:ind w:left="360"/>
      </w:pPr>
      <w:r>
        <w:rPr>
          <w:rFonts w:ascii="Courier New" w:eastAsia="Courier New" w:hAnsi="Courier New" w:cs="Courier New"/>
          <w:color w:val="303641"/>
          <w:sz w:val="18"/>
          <w:szCs w:val="18"/>
        </w:rPr>
        <w:t>git push origin main</w:t>
      </w:r>
    </w:p>
    <w:p w14:paraId="768D692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A091F0B" w14:textId="77777777" w:rsidR="00FF2FC6" w:rsidRDefault="00000000">
      <w:pPr>
        <w:shd w:val="clear" w:color="auto" w:fill="F6F4EE"/>
        <w:ind w:left="360"/>
      </w:pPr>
      <w:r>
        <w:rPr>
          <w:rFonts w:ascii="Courier New" w:eastAsia="Courier New" w:hAnsi="Courier New" w:cs="Courier New"/>
          <w:color w:val="303641"/>
          <w:sz w:val="18"/>
          <w:szCs w:val="18"/>
        </w:rPr>
        <w:t># Step 5: feature branch の削除 (任意)</w:t>
      </w:r>
    </w:p>
    <w:p w14:paraId="3AF8C349" w14:textId="77777777" w:rsidR="00FF2FC6" w:rsidRDefault="00000000">
      <w:pPr>
        <w:shd w:val="clear" w:color="auto" w:fill="F6F4EE"/>
        <w:ind w:left="360"/>
      </w:pPr>
      <w:r>
        <w:rPr>
          <w:rFonts w:ascii="Courier New" w:eastAsia="Courier New" w:hAnsi="Courier New" w:cs="Courier New"/>
          <w:color w:val="303641"/>
          <w:sz w:val="18"/>
          <w:szCs w:val="18"/>
        </w:rPr>
        <w:t>git branch -d feat/&lt;topic&gt;-&lt;YYYY-MM-DD&gt;</w:t>
      </w:r>
    </w:p>
    <w:p w14:paraId="74689CA3" w14:textId="77777777" w:rsidR="00FF2FC6" w:rsidRDefault="00000000">
      <w:pPr>
        <w:pStyle w:val="3"/>
      </w:pPr>
      <w:r>
        <w:t>§10.1.3 Phase 8 — GitHub ブランチ保護ルール導入 (計画)</w:t>
      </w:r>
    </w:p>
    <w:p w14:paraId="6C4E003D" w14:textId="77777777" w:rsidR="00FF2FC6" w:rsidRDefault="00000000">
      <w:pPr>
        <w:pStyle w:val="a4"/>
        <w:numPr>
          <w:ilvl w:val="0"/>
          <w:numId w:val="2"/>
        </w:numPr>
        <w:spacing w:after="80"/>
      </w:pPr>
      <w:r>
        <w:rPr>
          <w:rFonts w:eastAsia="Helvetica Neue"/>
        </w:rPr>
        <w:t>main ブランチへの直接 push を GitHub 側で禁止</w:t>
      </w:r>
    </w:p>
    <w:p w14:paraId="076C1B13" w14:textId="77777777" w:rsidR="00FF2FC6" w:rsidRDefault="00000000">
      <w:pPr>
        <w:pStyle w:val="a4"/>
        <w:numPr>
          <w:ilvl w:val="0"/>
          <w:numId w:val="2"/>
        </w:numPr>
        <w:spacing w:after="80"/>
      </w:pPr>
      <w:r>
        <w:rPr>
          <w:rFonts w:eastAsia="Helvetica Neue"/>
        </w:rPr>
        <w:t>PR 経由のみマージ可、最低 1 レビュー承認必須</w:t>
      </w:r>
    </w:p>
    <w:p w14:paraId="59576591" w14:textId="77777777" w:rsidR="00FF2FC6" w:rsidRDefault="00000000">
      <w:pPr>
        <w:pStyle w:val="a4"/>
        <w:numPr>
          <w:ilvl w:val="0"/>
          <w:numId w:val="2"/>
        </w:numPr>
        <w:spacing w:after="80"/>
      </w:pPr>
      <w:r>
        <w:rPr>
          <w:rFonts w:eastAsia="Helvetica Neue"/>
        </w:rPr>
        <w:t>CI テスト合格を必須化 (test_hero_generation.py PASS)</w:t>
      </w:r>
    </w:p>
    <w:p w14:paraId="08E05853" w14:textId="77777777" w:rsidR="00FF2FC6" w:rsidRDefault="00000000">
      <w:pPr>
        <w:pStyle w:val="2"/>
      </w:pPr>
      <w:r>
        <w:t>§10.2 Cowork サンドボックスの制約</w:t>
      </w:r>
    </w:p>
    <w:p w14:paraId="21A92A2B" w14:textId="77777777" w:rsidR="00FF2FC6" w:rsidRDefault="00000000">
      <w:pPr>
        <w:pStyle w:val="3"/>
      </w:pPr>
      <w:r>
        <w:t>§10.2.1 Cowork で実行不可な操作</w:t>
      </w:r>
    </w:p>
    <w:p w14:paraId="71C36811" w14:textId="77777777" w:rsidR="00FF2FC6" w:rsidRDefault="00000000">
      <w:pPr>
        <w:pStyle w:val="a4"/>
        <w:numPr>
          <w:ilvl w:val="0"/>
          <w:numId w:val="2"/>
        </w:numPr>
        <w:spacing w:after="80"/>
      </w:pPr>
      <w:r>
        <w:rPr>
          <w:rFonts w:eastAsia="Helvetica Neue"/>
        </w:rPr>
        <w:t>Gemini API を叩くスクリプト (generate_hero_image.py 等) — HTTP proxy allowlist により 403 Forbidden</w:t>
      </w:r>
    </w:p>
    <w:p w14:paraId="707C5A12" w14:textId="77777777" w:rsidR="00FF2FC6" w:rsidRDefault="00000000">
      <w:pPr>
        <w:pStyle w:val="a4"/>
        <w:numPr>
          <w:ilvl w:val="0"/>
          <w:numId w:val="2"/>
        </w:numPr>
        <w:spacing w:after="80"/>
      </w:pPr>
      <w:r>
        <w:rPr>
          <w:rFonts w:eastAsia="Helvetica Neue"/>
        </w:rPr>
        <w:t>外部 API への任意通信 — allowlisted でない domain は全て 403</w:t>
      </w:r>
    </w:p>
    <w:p w14:paraId="6D985527" w14:textId="77777777" w:rsidR="00FF2FC6" w:rsidRDefault="00000000">
      <w:pPr>
        <w:pStyle w:val="a4"/>
        <w:numPr>
          <w:ilvl w:val="0"/>
          <w:numId w:val="2"/>
        </w:numPr>
        <w:spacing w:after="80"/>
      </w:pPr>
      <w:r>
        <w:rPr>
          <w:rFonts w:eastAsia="Helvetica Neue"/>
        </w:rPr>
        <w:t>45 秒を超える bash コマンド — Cowork の timeout 仕様で強制終了</w:t>
      </w:r>
    </w:p>
    <w:p w14:paraId="0807B9AC" w14:textId="77777777" w:rsidR="00FF2FC6" w:rsidRDefault="00000000">
      <w:pPr>
        <w:pStyle w:val="3"/>
      </w:pPr>
      <w:r>
        <w:t>§10.2.2 Cowork で可能な操作</w:t>
      </w:r>
    </w:p>
    <w:p w14:paraId="2B6AC2BE" w14:textId="77777777" w:rsidR="00FF2FC6" w:rsidRDefault="00000000">
      <w:pPr>
        <w:pStyle w:val="a4"/>
        <w:numPr>
          <w:ilvl w:val="0"/>
          <w:numId w:val="2"/>
        </w:numPr>
        <w:spacing w:after="80"/>
      </w:pPr>
      <w:r>
        <w:rPr>
          <w:rFonts w:eastAsia="Helvetica Neue"/>
        </w:rPr>
        <w:t>Git 操作 (commit / push / pull / branch)</w:t>
      </w:r>
    </w:p>
    <w:p w14:paraId="39BDC2E6" w14:textId="77777777" w:rsidR="00FF2FC6" w:rsidRDefault="00000000">
      <w:pPr>
        <w:pStyle w:val="a4"/>
        <w:numPr>
          <w:ilvl w:val="0"/>
          <w:numId w:val="2"/>
        </w:numPr>
        <w:spacing w:after="80"/>
      </w:pPr>
      <w:r>
        <w:rPr>
          <w:rFonts w:eastAsia="Helvetica Neue"/>
        </w:rPr>
        <w:t>ファイル編集 (scripts / layouts / content)</w:t>
      </w:r>
    </w:p>
    <w:p w14:paraId="3FEABD28" w14:textId="77777777" w:rsidR="00FF2FC6" w:rsidRDefault="00000000">
      <w:pPr>
        <w:pStyle w:val="a4"/>
        <w:numPr>
          <w:ilvl w:val="0"/>
          <w:numId w:val="2"/>
        </w:numPr>
        <w:spacing w:after="80"/>
      </w:pPr>
      <w:r>
        <w:rPr>
          <w:rFonts w:eastAsia="Helvetica Neue"/>
        </w:rPr>
        <w:t>Hugo build (hugo binary をインストール済みの場合)</w:t>
      </w:r>
    </w:p>
    <w:p w14:paraId="2B678BF0" w14:textId="77777777" w:rsidR="00FF2FC6" w:rsidRDefault="00000000">
      <w:pPr>
        <w:pStyle w:val="a4"/>
        <w:numPr>
          <w:ilvl w:val="0"/>
          <w:numId w:val="2"/>
        </w:numPr>
        <w:spacing w:after="80"/>
      </w:pPr>
      <w:r>
        <w:rPr>
          <w:rFonts w:eastAsia="Helvetica Neue"/>
        </w:rPr>
        <w:t>docx / pdf / pptx 等のドキュメント生成</w:t>
      </w:r>
    </w:p>
    <w:p w14:paraId="3E7038F3" w14:textId="77777777" w:rsidR="00FF2FC6" w:rsidRDefault="00000000">
      <w:pPr>
        <w:pStyle w:val="3"/>
      </w:pPr>
      <w:r>
        <w:lastRenderedPageBreak/>
        <w:t>§10.2.3 hero 画像生成の指定実行環境 【v1.3 重要】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FF2FC6" w14:paraId="7D1837B4" w14:textId="77777777">
        <w:trPr>
          <w:tblHeader/>
        </w:trPr>
        <w:tc>
          <w:tcPr>
            <w:tcW w:w="3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245960B" w14:textId="77777777" w:rsidR="00FF2FC6" w:rsidRDefault="00000000">
            <w:r>
              <w:rPr>
                <w:rFonts w:eastAsia="Helvetica Neue"/>
                <w:b/>
                <w:bCs/>
                <w:color w:val="FFFFFF"/>
                <w:sz w:val="20"/>
                <w:szCs w:val="20"/>
              </w:rPr>
              <w:t>環境</w:t>
            </w:r>
          </w:p>
        </w:tc>
        <w:tc>
          <w:tcPr>
            <w:tcW w:w="12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29A270B" w14:textId="77777777" w:rsidR="00FF2FC6" w:rsidRDefault="00000000">
            <w:r>
              <w:rPr>
                <w:rFonts w:eastAsia="Helvetica Neue"/>
                <w:b/>
                <w:bCs/>
                <w:color w:val="FFFFFF"/>
                <w:sz w:val="20"/>
                <w:szCs w:val="20"/>
              </w:rPr>
              <w:t>可否</w:t>
            </w:r>
          </w:p>
        </w:tc>
        <w:tc>
          <w:tcPr>
            <w:tcW w:w="5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ED8C55D" w14:textId="77777777" w:rsidR="00FF2FC6" w:rsidRDefault="00000000">
            <w:r>
              <w:rPr>
                <w:rFonts w:eastAsia="Helvetica Neue"/>
                <w:b/>
                <w:bCs/>
                <w:color w:val="FFFFFF"/>
                <w:sz w:val="20"/>
                <w:szCs w:val="20"/>
              </w:rPr>
              <w:t>備考</w:t>
            </w:r>
          </w:p>
        </w:tc>
      </w:tr>
      <w:tr w:rsidR="00FF2FC6" w14:paraId="20E4A160"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51DFA11" w14:textId="77777777" w:rsidR="00FF2FC6" w:rsidRDefault="00000000">
            <w:r>
              <w:rPr>
                <w:rFonts w:eastAsia="Helvetica Neue"/>
                <w:sz w:val="20"/>
                <w:szCs w:val="20"/>
              </w:rPr>
              <w:t>Cowork (Claude Desktop)</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A0F1374" w14:textId="77777777" w:rsidR="00FF2FC6" w:rsidRDefault="00000000">
            <w:r>
              <w:rPr>
                <w:rFonts w:eastAsia="Helvetica Neue"/>
                <w:sz w:val="20"/>
                <w:szCs w:val="20"/>
              </w:rPr>
              <w:t>× 不可</w:t>
            </w:r>
          </w:p>
        </w:tc>
        <w:tc>
          <w:tcPr>
            <w:tcW w:w="5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F6A023C" w14:textId="77777777" w:rsidR="00FF2FC6" w:rsidRDefault="00000000">
            <w:r>
              <w:rPr>
                <w:rFonts w:eastAsia="Helvetica Neue"/>
                <w:sz w:val="20"/>
                <w:szCs w:val="20"/>
              </w:rPr>
              <w:t>Gemini API 403 Forbidden (§8.3)</w:t>
            </w:r>
          </w:p>
        </w:tc>
      </w:tr>
      <w:tr w:rsidR="00FF2FC6" w14:paraId="32A4C577" w14:textId="77777777">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E0F90CD" w14:textId="77777777" w:rsidR="00FF2FC6" w:rsidRDefault="00000000">
            <w:r>
              <w:rPr>
                <w:rFonts w:eastAsia="Helvetica Neue"/>
                <w:sz w:val="20"/>
                <w:szCs w:val="20"/>
              </w:rPr>
              <w:t>ローカル Mac ターミナル</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632F9C4" w14:textId="77777777" w:rsidR="00FF2FC6" w:rsidRDefault="00000000">
            <w:r>
              <w:rPr>
                <w:rFonts w:eastAsia="Helvetica Neue"/>
                <w:sz w:val="20"/>
                <w:szCs w:val="20"/>
              </w:rPr>
              <w:t>○ 推奨</w:t>
            </w:r>
          </w:p>
        </w:tc>
        <w:tc>
          <w:tcPr>
            <w:tcW w:w="5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CA4A041" w14:textId="77777777" w:rsidR="00FF2FC6" w:rsidRDefault="00000000">
            <w:r>
              <w:rPr>
                <w:rFonts w:eastAsia="Helvetica Neue"/>
                <w:sz w:val="20"/>
                <w:szCs w:val="20"/>
              </w:rPr>
              <w:t>制約なし、最速</w:t>
            </w:r>
          </w:p>
        </w:tc>
      </w:tr>
      <w:tr w:rsidR="00FF2FC6" w14:paraId="1E9B1268"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63836A0" w14:textId="77777777" w:rsidR="00FF2FC6" w:rsidRDefault="00000000">
            <w:r>
              <w:rPr>
                <w:rFonts w:eastAsia="Helvetica Neue"/>
                <w:sz w:val="20"/>
                <w:szCs w:val="20"/>
              </w:rPr>
              <w:t>Claude Code (ローカル)</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5949481" w14:textId="77777777" w:rsidR="00FF2FC6" w:rsidRDefault="00000000">
            <w:r>
              <w:rPr>
                <w:rFonts w:eastAsia="Helvetica Neue"/>
                <w:sz w:val="20"/>
                <w:szCs w:val="20"/>
              </w:rPr>
              <w:t>○ 可</w:t>
            </w:r>
          </w:p>
        </w:tc>
        <w:tc>
          <w:tcPr>
            <w:tcW w:w="5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01206C9" w14:textId="77777777" w:rsidR="00FF2FC6" w:rsidRDefault="00000000">
            <w:r>
              <w:rPr>
                <w:rFonts w:eastAsia="Helvetica Neue"/>
                <w:sz w:val="20"/>
                <w:szCs w:val="20"/>
              </w:rPr>
              <w:t>自律的エラー処理、ログ解析に強い</w:t>
            </w:r>
          </w:p>
        </w:tc>
      </w:tr>
      <w:tr w:rsidR="00FF2FC6" w14:paraId="619BE092" w14:textId="77777777">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E1DDAE6" w14:textId="77777777" w:rsidR="00FF2FC6" w:rsidRDefault="00000000">
            <w:r>
              <w:rPr>
                <w:rFonts w:eastAsia="Helvetica Neue"/>
                <w:sz w:val="20"/>
                <w:szCs w:val="20"/>
              </w:rPr>
              <w:t>GitHub Actions (本番)</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A638F76" w14:textId="77777777" w:rsidR="00FF2FC6" w:rsidRDefault="00000000">
            <w:r>
              <w:rPr>
                <w:rFonts w:eastAsia="Helvetica Neue"/>
                <w:sz w:val="20"/>
                <w:szCs w:val="20"/>
              </w:rPr>
              <w:t>○ 本番</w:t>
            </w:r>
          </w:p>
        </w:tc>
        <w:tc>
          <w:tcPr>
            <w:tcW w:w="5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883568A" w14:textId="77777777" w:rsidR="00FF2FC6" w:rsidRDefault="00000000">
            <w:r>
              <w:rPr>
                <w:rFonts w:eastAsia="Helvetica Neue"/>
                <w:sz w:val="20"/>
                <w:szCs w:val="20"/>
              </w:rPr>
              <w:t>daily-translate.yml の 06:05-06:07 ジョブ</w:t>
            </w:r>
          </w:p>
        </w:tc>
      </w:tr>
    </w:tbl>
    <w:p w14:paraId="34032538" w14:textId="77777777" w:rsidR="00FF2FC6" w:rsidRDefault="00000000">
      <w:pPr>
        <w:pStyle w:val="2"/>
      </w:pPr>
      <w:r>
        <w:t>§10.3 API キー管理</w:t>
      </w:r>
    </w:p>
    <w:p w14:paraId="77B7A98F" w14:textId="77777777" w:rsidR="00FF2FC6" w:rsidRDefault="00000000">
      <w:pPr>
        <w:pStyle w:val="a4"/>
        <w:numPr>
          <w:ilvl w:val="0"/>
          <w:numId w:val="2"/>
        </w:numPr>
        <w:spacing w:after="80"/>
      </w:pPr>
      <w:r>
        <w:rPr>
          <w:rFonts w:eastAsia="Helvetica Neue"/>
        </w:rPr>
        <w:t>GEMINI_API_KEY は .env ファイル + GitHub Secrets の 2 箇所で管理</w:t>
      </w:r>
    </w:p>
    <w:p w14:paraId="5BF0D972" w14:textId="77777777" w:rsidR="00FF2FC6" w:rsidRDefault="00000000">
      <w:pPr>
        <w:pStyle w:val="a4"/>
        <w:numPr>
          <w:ilvl w:val="0"/>
          <w:numId w:val="2"/>
        </w:numPr>
        <w:spacing w:after="80"/>
      </w:pPr>
      <w:r>
        <w:rPr>
          <w:rFonts w:eastAsia="Helvetica Neue"/>
        </w:rPr>
        <w:t>.env は .gitignore で除外済み (commit 740309f)</w:t>
      </w:r>
    </w:p>
    <w:p w14:paraId="41D2C60D" w14:textId="77777777" w:rsidR="00FF2FC6" w:rsidRDefault="00000000">
      <w:pPr>
        <w:pStyle w:val="a4"/>
        <w:numPr>
          <w:ilvl w:val="0"/>
          <w:numId w:val="2"/>
        </w:numPr>
        <w:spacing w:after="80"/>
      </w:pPr>
      <w:r>
        <w:rPr>
          <w:rFonts w:eastAsia="Helvetica Neue"/>
        </w:rPr>
        <w:t>チャット / ログ / スクリーンショットに露出したキーは即座に https://aistudio.google.com/apikey で無効化</w:t>
      </w:r>
    </w:p>
    <w:p w14:paraId="4E04C02E" w14:textId="77777777" w:rsidR="00FF2FC6" w:rsidRDefault="00000000">
      <w:pPr>
        <w:pStyle w:val="a4"/>
        <w:numPr>
          <w:ilvl w:val="0"/>
          <w:numId w:val="2"/>
        </w:numPr>
        <w:spacing w:after="80"/>
      </w:pPr>
      <w:r>
        <w:rPr>
          <w:rFonts w:eastAsia="Helvetica Neue"/>
        </w:rPr>
        <w:t>新規キー発行は aistudio.google.com の自分のアカウントで実施</w:t>
      </w:r>
    </w:p>
    <w:p w14:paraId="274D8E49" w14:textId="77777777" w:rsidR="00FF2FC6" w:rsidRDefault="00000000">
      <w:pPr>
        <w:pStyle w:val="2"/>
      </w:pPr>
      <w:r>
        <w:t>§10.4 視覚検証プロトコル (hero 画像変更時)</w:t>
      </w:r>
    </w:p>
    <w:p w14:paraId="65585DBC" w14:textId="77777777" w:rsidR="00FF2FC6" w:rsidRDefault="00000000">
      <w:pPr>
        <w:pStyle w:val="a4"/>
        <w:numPr>
          <w:ilvl w:val="0"/>
          <w:numId w:val="2"/>
        </w:numPr>
        <w:spacing w:after="80"/>
      </w:pPr>
      <w:r>
        <w:rPr>
          <w:rFonts w:eastAsia="Helvetica Neue"/>
        </w:rPr>
        <w:t>1. feature branch で scripts/generate_hero_image.py を修正</w:t>
      </w:r>
    </w:p>
    <w:p w14:paraId="0A10DFA0" w14:textId="77777777" w:rsidR="00FF2FC6" w:rsidRDefault="00000000">
      <w:pPr>
        <w:pStyle w:val="a4"/>
        <w:numPr>
          <w:ilvl w:val="0"/>
          <w:numId w:val="2"/>
        </w:numPr>
        <w:spacing w:after="80"/>
      </w:pPr>
      <w:r>
        <w:rPr>
          <w:rFonts w:eastAsia="Helvetica Neue"/>
        </w:rPr>
        <w:t>2. ローカル Mac で HERO_OUTPUT_DIR=_preview_hero_v1.x_&lt;date&gt; HERO_SKIP_FRONTMATTER_INJECT=1 の環境変数付きで 4 ソース再生成</w:t>
      </w:r>
    </w:p>
    <w:p w14:paraId="445FA6EF" w14:textId="77777777" w:rsidR="00FF2FC6" w:rsidRDefault="00000000">
      <w:pPr>
        <w:pStyle w:val="a4"/>
        <w:numPr>
          <w:ilvl w:val="0"/>
          <w:numId w:val="2"/>
        </w:numPr>
        <w:spacing w:after="80"/>
      </w:pPr>
      <w:r>
        <w:rPr>
          <w:rFonts w:eastAsia="Helvetica Neue"/>
        </w:rPr>
        <w:t>3. logs/hero_generation.log を確認し extraction_method / style_category / retry_count / 16:9 警告をレビュー</w:t>
      </w:r>
    </w:p>
    <w:p w14:paraId="2494064D" w14:textId="77777777" w:rsidR="00FF2FC6" w:rsidRDefault="00000000">
      <w:pPr>
        <w:pStyle w:val="a4"/>
        <w:numPr>
          <w:ilvl w:val="0"/>
          <w:numId w:val="2"/>
        </w:numPr>
        <w:spacing w:after="80"/>
      </w:pPr>
      <w:r>
        <w:rPr>
          <w:rFonts w:eastAsia="Helvetica Neue"/>
        </w:rPr>
        <w:t>4. verify_hero_v1.x_&lt;date&gt;.html に v1.0 vs v1.x の A/B 比較 HTML を作成</w:t>
      </w:r>
    </w:p>
    <w:p w14:paraId="5DC28BE4" w14:textId="77777777" w:rsidR="00FF2FC6" w:rsidRDefault="00000000">
      <w:pPr>
        <w:pStyle w:val="a4"/>
        <w:numPr>
          <w:ilvl w:val="0"/>
          <w:numId w:val="2"/>
        </w:numPr>
        <w:spacing w:after="80"/>
      </w:pPr>
      <w:r>
        <w:rPr>
          <w:rFonts w:eastAsia="Helvetica Neue"/>
        </w:rPr>
        <w:t>5. 肉眼で全ソースが illustration / 16:9 / 意図どおりの構図になっていることを確認</w:t>
      </w:r>
    </w:p>
    <w:p w14:paraId="0B7D9474" w14:textId="77777777" w:rsidR="00FF2FC6" w:rsidRDefault="00000000">
      <w:pPr>
        <w:pStyle w:val="a4"/>
        <w:numPr>
          <w:ilvl w:val="0"/>
          <w:numId w:val="2"/>
        </w:numPr>
        <w:spacing w:after="80"/>
      </w:pPr>
      <w:r>
        <w:rPr>
          <w:rFonts w:eastAsia="Helvetica Neue"/>
        </w:rPr>
        <w:t>6. 問題なければ PR 作成 → main マージ</w:t>
      </w:r>
    </w:p>
    <w:p w14:paraId="6BB4EBD2" w14:textId="77777777" w:rsidR="00FF2FC6" w:rsidRDefault="00000000">
      <w:pPr>
        <w:pStyle w:val="a4"/>
        <w:numPr>
          <w:ilvl w:val="0"/>
          <w:numId w:val="2"/>
        </w:numPr>
        <w:spacing w:after="80"/>
      </w:pPr>
      <w:r>
        <w:rPr>
          <w:rFonts w:eastAsia="Helvetica Neue"/>
        </w:rPr>
        <w:t>7. 翌朝の本番配信でも同様の品質が出ることを 06:10 の Pages deploy 完了後に再確認</w:t>
      </w:r>
    </w:p>
    <w:p w14:paraId="16C7D4A6" w14:textId="77777777" w:rsidR="00FF2FC6" w:rsidRDefault="00000000">
      <w:r>
        <w:br w:type="page"/>
      </w:r>
    </w:p>
    <w:p w14:paraId="0B359370" w14:textId="77777777" w:rsidR="00FF2FC6" w:rsidRDefault="00000000">
      <w:pPr>
        <w:pStyle w:val="1"/>
      </w:pPr>
      <w:r>
        <w:lastRenderedPageBreak/>
        <w:t>§11. ロードマップ</w:t>
      </w:r>
      <w:r>
        <w:rPr>
          <w:color w:val="B5322C"/>
          <w:sz w:val="20"/>
          <w:szCs w:val="20"/>
        </w:rPr>
        <w:t xml:space="preserve">  【v1.4 更新】</w:t>
      </w:r>
    </w:p>
    <w:p w14:paraId="2165ECD5" w14:textId="77777777" w:rsidR="00FF2FC6" w:rsidRDefault="00000000">
      <w:pPr>
        <w:pStyle w:val="2"/>
      </w:pPr>
      <w:r>
        <w:t>11.1 完了済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FF2FC6" w14:paraId="24353097" w14:textId="77777777">
        <w:trPr>
          <w:tblHeader/>
        </w:trPr>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E3B633F" w14:textId="77777777" w:rsidR="00FF2FC6" w:rsidRDefault="00000000">
            <w:r>
              <w:rPr>
                <w:rFonts w:eastAsia="Helvetica Neue"/>
                <w:b/>
                <w:bCs/>
                <w:color w:val="FFFFFF"/>
                <w:sz w:val="20"/>
                <w:szCs w:val="20"/>
              </w:rPr>
              <w:t>Phase</w:t>
            </w:r>
          </w:p>
        </w:tc>
        <w:tc>
          <w:tcPr>
            <w:tcW w:w="57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75B46BF" w14:textId="77777777" w:rsidR="00FF2FC6" w:rsidRDefault="00000000">
            <w:r>
              <w:rPr>
                <w:rFonts w:eastAsia="Helvetica Neue"/>
                <w:b/>
                <w:bCs/>
                <w:color w:val="FFFFFF"/>
                <w:sz w:val="20"/>
                <w:szCs w:val="20"/>
              </w:rPr>
              <w:t>内容</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3B5E593" w14:textId="77777777" w:rsidR="00FF2FC6" w:rsidRDefault="00000000">
            <w:r>
              <w:rPr>
                <w:rFonts w:eastAsia="Helvetica Neue"/>
                <w:b/>
                <w:bCs/>
                <w:color w:val="FFFFFF"/>
                <w:sz w:val="20"/>
                <w:szCs w:val="20"/>
              </w:rPr>
              <w:t>完了日</w:t>
            </w:r>
          </w:p>
        </w:tc>
      </w:tr>
      <w:tr w:rsidR="00FF2FC6" w14:paraId="3D33DDC2"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795D1D2" w14:textId="77777777" w:rsidR="00FF2FC6" w:rsidRDefault="00000000">
            <w:r>
              <w:rPr>
                <w:rFonts w:eastAsia="Helvetica Neue"/>
                <w:sz w:val="20"/>
                <w:szCs w:val="20"/>
              </w:rPr>
              <w:t>Phase 1</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99F2B46" w14:textId="77777777" w:rsidR="00FF2FC6" w:rsidRDefault="00000000">
            <w:r>
              <w:rPr>
                <w:rFonts w:eastAsia="Helvetica Neue"/>
                <w:sz w:val="20"/>
                <w:szCs w:val="20"/>
              </w:rPr>
              <w:t>GitHub Models 移行 (Claude → GPT-4.1)</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A4BE8EF" w14:textId="77777777" w:rsidR="00FF2FC6" w:rsidRDefault="00000000">
            <w:r>
              <w:rPr>
                <w:rFonts w:eastAsia="Helvetica Neue"/>
                <w:sz w:val="20"/>
                <w:szCs w:val="20"/>
              </w:rPr>
              <w:t>2026-04-15</w:t>
            </w:r>
          </w:p>
        </w:tc>
      </w:tr>
      <w:tr w:rsidR="00FF2FC6" w14:paraId="5F55199C" w14:textId="77777777">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9CF3984" w14:textId="77777777" w:rsidR="00FF2FC6" w:rsidRDefault="00000000">
            <w:r>
              <w:rPr>
                <w:rFonts w:eastAsia="Helvetica Neue"/>
                <w:sz w:val="20"/>
                <w:szCs w:val="20"/>
              </w:rPr>
              <w:t>Phase 2</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DDE2EDA" w14:textId="77777777" w:rsidR="00FF2FC6" w:rsidRDefault="00000000">
            <w:r>
              <w:rPr>
                <w:rFonts w:eastAsia="Helvetica Neue"/>
                <w:sz w:val="20"/>
                <w:szCs w:val="20"/>
              </w:rPr>
              <w:t>チャンク分割 + 429 リトライ対応</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FB86058" w14:textId="77777777" w:rsidR="00FF2FC6" w:rsidRDefault="00000000">
            <w:r>
              <w:rPr>
                <w:rFonts w:eastAsia="Helvetica Neue"/>
                <w:sz w:val="20"/>
                <w:szCs w:val="20"/>
              </w:rPr>
              <w:t>2026-04-21</w:t>
            </w:r>
          </w:p>
        </w:tc>
      </w:tr>
      <w:tr w:rsidR="00FF2FC6" w14:paraId="303E8751"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EC4696F" w14:textId="77777777" w:rsidR="00FF2FC6" w:rsidRDefault="00000000">
            <w:r>
              <w:rPr>
                <w:rFonts w:eastAsia="Helvetica Neue"/>
                <w:sz w:val="20"/>
                <w:szCs w:val="20"/>
              </w:rPr>
              <w:t>Phase 3</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00DB984" w14:textId="77777777" w:rsidR="00FF2FC6" w:rsidRDefault="00000000">
            <w:r>
              <w:rPr>
                <w:rFonts w:eastAsia="Helvetica Neue"/>
                <w:sz w:val="20"/>
                <w:szCs w:val="20"/>
              </w:rPr>
              <w:t>Hero Image 自動生成 (v1.0 1 段階プロンプト)</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992CFE7" w14:textId="77777777" w:rsidR="00FF2FC6" w:rsidRDefault="00000000">
            <w:r>
              <w:rPr>
                <w:rFonts w:eastAsia="Helvetica Neue"/>
                <w:sz w:val="20"/>
                <w:szCs w:val="20"/>
              </w:rPr>
              <w:t>2026-04-21</w:t>
            </w:r>
          </w:p>
        </w:tc>
      </w:tr>
      <w:tr w:rsidR="00FF2FC6" w14:paraId="6443D79E" w14:textId="77777777">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9DA0351" w14:textId="77777777" w:rsidR="00FF2FC6" w:rsidRDefault="00000000">
            <w:r>
              <w:rPr>
                <w:rFonts w:eastAsia="Helvetica Neue"/>
                <w:sz w:val="20"/>
                <w:szCs w:val="20"/>
              </w:rPr>
              <w:t>Phase 4</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BBE32E8" w14:textId="77777777" w:rsidR="00FF2FC6" w:rsidRDefault="00000000">
            <w:r>
              <w:rPr>
                <w:rFonts w:eastAsia="Helvetica Neue"/>
                <w:sz w:val="20"/>
                <w:szCs w:val="20"/>
              </w:rPr>
              <w:t>動的 Hero UI (layouts/index.html)</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AB3F17A" w14:textId="77777777" w:rsidR="00FF2FC6" w:rsidRDefault="00000000">
            <w:r>
              <w:rPr>
                <w:rFonts w:eastAsia="Helvetica Neue"/>
                <w:sz w:val="20"/>
                <w:szCs w:val="20"/>
              </w:rPr>
              <w:t>2026-04-21</w:t>
            </w:r>
          </w:p>
        </w:tc>
      </w:tr>
      <w:tr w:rsidR="00FF2FC6" w14:paraId="074269A2"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9B3C3CF" w14:textId="77777777" w:rsidR="00FF2FC6" w:rsidRDefault="00000000">
            <w:r>
              <w:rPr>
                <w:rFonts w:eastAsia="Helvetica Neue"/>
                <w:sz w:val="20"/>
                <w:szCs w:val="20"/>
              </w:rPr>
              <w:t>Phase 5</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06B95E5" w14:textId="77777777" w:rsidR="00FF2FC6" w:rsidRDefault="00000000">
            <w:r>
              <w:rPr>
                <w:rFonts w:eastAsia="Helvetica Neue"/>
                <w:sz w:val="20"/>
                <w:szCs w:val="20"/>
              </w:rPr>
              <w:t>モバイル対応強化</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A6246C9" w14:textId="77777777" w:rsidR="00FF2FC6" w:rsidRDefault="00000000">
            <w:r>
              <w:rPr>
                <w:rFonts w:eastAsia="Helvetica Neue"/>
                <w:sz w:val="20"/>
                <w:szCs w:val="20"/>
              </w:rPr>
              <w:t>2026-04-21</w:t>
            </w:r>
          </w:p>
        </w:tc>
      </w:tr>
      <w:tr w:rsidR="00FF2FC6" w14:paraId="23ABECF6" w14:textId="77777777">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9DB32D0" w14:textId="77777777" w:rsidR="00FF2FC6" w:rsidRDefault="00000000">
            <w:r>
              <w:rPr>
                <w:rFonts w:eastAsia="Helvetica Neue"/>
                <w:sz w:val="20"/>
                <w:szCs w:val="20"/>
              </w:rPr>
              <w:t>Phase 5.5</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9390991" w14:textId="77777777" w:rsidR="00FF2FC6" w:rsidRDefault="00000000">
            <w:r>
              <w:rPr>
                <w:rFonts w:eastAsia="Helvetica Neue"/>
                <w:sz w:val="20"/>
                <w:szCs w:val="20"/>
              </w:rPr>
              <w:t>Hero v1.1 SPEC 実装 (2-stage prompt / STYLE_DICTIONARY)</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C30B566" w14:textId="77777777" w:rsidR="00FF2FC6" w:rsidRDefault="00000000">
            <w:r>
              <w:rPr>
                <w:rFonts w:eastAsia="Helvetica Neue"/>
                <w:sz w:val="20"/>
                <w:szCs w:val="20"/>
              </w:rPr>
              <w:t>2026-04-22 (commit 4dc913f)</w:t>
            </w:r>
          </w:p>
        </w:tc>
      </w:tr>
      <w:tr w:rsidR="00FF2FC6" w14:paraId="71804B4D"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5AE6A38" w14:textId="77777777" w:rsidR="00FF2FC6" w:rsidRDefault="00000000">
            <w:r>
              <w:rPr>
                <w:rFonts w:eastAsia="Helvetica Neue"/>
                <w:sz w:val="20"/>
                <w:szCs w:val="20"/>
              </w:rPr>
              <w:t>Phase 6 【v1.4 完了】</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F2D9971" w14:textId="77777777" w:rsidR="00FF2FC6" w:rsidRDefault="00000000">
            <w:r>
              <w:rPr>
                <w:rFonts w:eastAsia="Helvetica Neue"/>
                <w:sz w:val="20"/>
                <w:szCs w:val="20"/>
              </w:rPr>
              <w:t>Hero illustration fix (Patch 1-7 + Safari) + Pattern A/B</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3647F9B" w14:textId="77777777" w:rsidR="00FF2FC6" w:rsidRDefault="00000000">
            <w:r>
              <w:rPr>
                <w:rFonts w:eastAsia="Helvetica Neue"/>
                <w:sz w:val="20"/>
                <w:szCs w:val="20"/>
              </w:rPr>
              <w:t>2026-04-23 (commit 76e3ff8)</w:t>
            </w:r>
          </w:p>
        </w:tc>
      </w:tr>
    </w:tbl>
    <w:p w14:paraId="61D5BBB0" w14:textId="77777777" w:rsidR="00FF2FC6" w:rsidRDefault="00000000">
      <w:pPr>
        <w:pStyle w:val="2"/>
      </w:pPr>
      <w:r>
        <w:t>11.2 進行中・計画中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gridCol w:w="1200"/>
        <w:gridCol w:w="1760"/>
      </w:tblGrid>
      <w:tr w:rsidR="00FF2FC6" w14:paraId="3856EBBF" w14:textId="77777777">
        <w:trPr>
          <w:tblHeader/>
        </w:trPr>
        <w:tc>
          <w:tcPr>
            <w:tcW w:w="1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F8E2C5F" w14:textId="77777777" w:rsidR="00FF2FC6" w:rsidRDefault="00000000">
            <w:r>
              <w:rPr>
                <w:rFonts w:eastAsia="Helvetica Neue"/>
                <w:b/>
                <w:bCs/>
                <w:color w:val="FFFFFF"/>
                <w:sz w:val="20"/>
                <w:szCs w:val="20"/>
              </w:rPr>
              <w:t>Phase</w:t>
            </w:r>
          </w:p>
        </w:tc>
        <w:tc>
          <w:tcPr>
            <w:tcW w:w="4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C4925C1" w14:textId="77777777" w:rsidR="00FF2FC6" w:rsidRDefault="00000000">
            <w:r>
              <w:rPr>
                <w:rFonts w:eastAsia="Helvetica Neue"/>
                <w:b/>
                <w:bCs/>
                <w:color w:val="FFFFFF"/>
                <w:sz w:val="20"/>
                <w:szCs w:val="20"/>
              </w:rPr>
              <w:t>内容</w:t>
            </w:r>
          </w:p>
        </w:tc>
        <w:tc>
          <w:tcPr>
            <w:tcW w:w="12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D3A56DF" w14:textId="77777777" w:rsidR="00FF2FC6" w:rsidRDefault="00000000">
            <w:r>
              <w:rPr>
                <w:rFonts w:eastAsia="Helvetica Neue"/>
                <w:b/>
                <w:bCs/>
                <w:color w:val="FFFFFF"/>
                <w:sz w:val="20"/>
                <w:szCs w:val="20"/>
              </w:rPr>
              <w:t>状態</w:t>
            </w:r>
          </w:p>
        </w:tc>
        <w:tc>
          <w:tcPr>
            <w:tcW w:w="17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223894B" w14:textId="77777777" w:rsidR="00FF2FC6" w:rsidRDefault="00000000">
            <w:r>
              <w:rPr>
                <w:rFonts w:eastAsia="Helvetica Neue"/>
                <w:b/>
                <w:bCs/>
                <w:color w:val="FFFFFF"/>
                <w:sz w:val="20"/>
                <w:szCs w:val="20"/>
              </w:rPr>
              <w:t>見込み</w:t>
            </w:r>
          </w:p>
        </w:tc>
      </w:tr>
      <w:tr w:rsidR="00FF2FC6" w14:paraId="17D67CD2" w14:textId="77777777">
        <w:tc>
          <w:tcPr>
            <w:tcW w:w="1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99ECEA2" w14:textId="77777777" w:rsidR="00FF2FC6" w:rsidRDefault="00000000">
            <w:r>
              <w:rPr>
                <w:rFonts w:eastAsia="Helvetica Neue"/>
                <w:sz w:val="20"/>
                <w:szCs w:val="20"/>
              </w:rPr>
              <w:t>Phase 2.5</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C6A0B4B" w14:textId="77777777" w:rsidR="00FF2FC6" w:rsidRDefault="00000000">
            <w:r>
              <w:rPr>
                <w:rFonts w:eastAsia="Helvetica Neue"/>
                <w:sz w:val="20"/>
                <w:szCs w:val="20"/>
              </w:rPr>
              <w:t>Economist 媒体実装</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B403268" w14:textId="77777777" w:rsidR="00FF2FC6" w:rsidRDefault="00000000">
            <w:del w:id="95" w:author="Claude" w:date="2026-05-01T09:00:00Z">
              <w:r>
                <w:rPr>
                  <w:rFonts w:eastAsia="Helvetica Neue"/>
                  <w:sz w:val="20"/>
                  <w:szCs w:val="20"/>
                </w:rPr>
                <w:delText>未着手</w:delText>
              </w:r>
            </w:del>
            <w:ins w:id="96" w:author="Claude" w:date="2026-05-01T09:00:00Z">
              <w:r>
                <w:t>✅ 完了</w:t>
              </w:r>
            </w:ins>
          </w:p>
        </w:tc>
        <w:tc>
          <w:tcPr>
            <w:tcW w:w="1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8DAAAC8" w14:textId="77777777" w:rsidR="00FF2FC6" w:rsidRDefault="00000000">
            <w:r>
              <w:rPr>
                <w:rFonts w:eastAsia="Helvetica Neue"/>
                <w:sz w:val="20"/>
                <w:szCs w:val="20"/>
              </w:rPr>
              <w:t>2026-04-28</w:t>
            </w:r>
          </w:p>
        </w:tc>
      </w:tr>
      <w:tr w:rsidR="00FF2FC6" w14:paraId="53281C25" w14:textId="77777777">
        <w:tc>
          <w:tcPr>
            <w:tcW w:w="1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A7F46AE" w14:textId="77777777" w:rsidR="00FF2FC6" w:rsidRDefault="00000000">
            <w:r>
              <w:rPr>
                <w:rFonts w:eastAsia="Helvetica Neue"/>
                <w:sz w:val="20"/>
                <w:szCs w:val="20"/>
              </w:rPr>
              <w:t>Phase 3.5</w:t>
            </w:r>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FC73224" w14:textId="77777777" w:rsidR="00FF2FC6" w:rsidRDefault="00000000">
            <w:r>
              <w:rPr>
                <w:rFonts w:eastAsia="Helvetica Neue"/>
                <w:sz w:val="20"/>
                <w:szCs w:val="20"/>
              </w:rPr>
              <w:t>bot push → deploy 未トリガ問題の修正</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7DB5A02" w14:textId="77777777" w:rsidR="00FF2FC6" w:rsidRDefault="00000000">
            <w:r>
              <w:rPr>
                <w:rFonts w:eastAsia="Helvetica Neue"/>
                <w:sz w:val="20"/>
                <w:szCs w:val="20"/>
              </w:rPr>
              <w:t>未着手</w:t>
            </w:r>
          </w:p>
        </w:tc>
        <w:tc>
          <w:tcPr>
            <w:tcW w:w="1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518CAC7" w14:textId="77777777" w:rsidR="00FF2FC6" w:rsidRDefault="00000000">
            <w:r>
              <w:rPr>
                <w:rFonts w:eastAsia="Helvetica Neue"/>
                <w:sz w:val="20"/>
                <w:szCs w:val="20"/>
              </w:rPr>
              <w:t>2026-05 中旬</w:t>
            </w:r>
          </w:p>
        </w:tc>
      </w:tr>
      <w:tr w:rsidR="00FF2FC6" w14:paraId="63A3C1DB" w14:textId="77777777">
        <w:tc>
          <w:tcPr>
            <w:tcW w:w="1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4CC87D7" w14:textId="77777777" w:rsidR="00FF2FC6" w:rsidRDefault="00000000">
            <w:r>
              <w:rPr>
                <w:rFonts w:eastAsia="Helvetica Neue"/>
                <w:sz w:val="20"/>
                <w:szCs w:val="20"/>
              </w:rPr>
              <w:t>Phase 7</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584191F" w14:textId="77777777" w:rsidR="00FF2FC6" w:rsidRDefault="00000000">
            <w:r>
              <w:rPr>
                <w:rFonts w:eastAsia="Helvetica Neue"/>
                <w:sz w:val="20"/>
                <w:szCs w:val="20"/>
              </w:rPr>
              <w:t>視覚検証プロトコル整備・自動化 (A/B HTML 自動生成)</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7C4A82E" w14:textId="77777777" w:rsidR="00FF2FC6" w:rsidRDefault="00000000">
            <w:r>
              <w:rPr>
                <w:rFonts w:eastAsia="Helvetica Neue"/>
                <w:sz w:val="20"/>
                <w:szCs w:val="20"/>
              </w:rPr>
              <w:t>計画中</w:t>
            </w:r>
          </w:p>
        </w:tc>
        <w:tc>
          <w:tcPr>
            <w:tcW w:w="1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E74D887" w14:textId="77777777" w:rsidR="00FF2FC6" w:rsidRDefault="00000000">
            <w:r>
              <w:rPr>
                <w:rFonts w:eastAsia="Helvetica Neue"/>
                <w:sz w:val="20"/>
                <w:szCs w:val="20"/>
              </w:rPr>
              <w:t>2026-05 上旬</w:t>
            </w:r>
          </w:p>
        </w:tc>
      </w:tr>
      <w:tr w:rsidR="00FF2FC6" w14:paraId="4D422116" w14:textId="77777777">
        <w:tc>
          <w:tcPr>
            <w:tcW w:w="1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C50D058" w14:textId="77777777" w:rsidR="00FF2FC6" w:rsidRDefault="00000000">
            <w:r>
              <w:rPr>
                <w:rFonts w:eastAsia="Helvetica Neue"/>
                <w:sz w:val="20"/>
                <w:szCs w:val="20"/>
              </w:rPr>
              <w:t>Phase 8</w:t>
            </w:r>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3557504" w14:textId="77777777" w:rsidR="00FF2FC6" w:rsidRDefault="00000000">
            <w:r>
              <w:rPr>
                <w:rFonts w:eastAsia="Helvetica Neue"/>
                <w:sz w:val="20"/>
                <w:szCs w:val="20"/>
              </w:rPr>
              <w:t>GitHub ブランチ保護ルール導入 (main 直接 push 禁止)</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0770B5E" w14:textId="77777777" w:rsidR="00FF2FC6" w:rsidRDefault="00000000">
            <w:r>
              <w:rPr>
                <w:rFonts w:eastAsia="Helvetica Neue"/>
                <w:sz w:val="20"/>
                <w:szCs w:val="20"/>
              </w:rPr>
              <w:t>計画中</w:t>
            </w:r>
          </w:p>
        </w:tc>
        <w:tc>
          <w:tcPr>
            <w:tcW w:w="1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1FC0B16" w14:textId="77777777" w:rsidR="00FF2FC6" w:rsidRDefault="00000000">
            <w:r>
              <w:rPr>
                <w:rFonts w:eastAsia="Helvetica Neue"/>
                <w:sz w:val="20"/>
                <w:szCs w:val="20"/>
              </w:rPr>
              <w:t>2026-05 中旬</w:t>
            </w:r>
          </w:p>
        </w:tc>
      </w:tr>
      <w:tr w:rsidR="00FF2FC6" w14:paraId="5EBAB2A2" w14:textId="77777777">
        <w:tc>
          <w:tcPr>
            <w:tcW w:w="1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CFC1783" w14:textId="77777777" w:rsidR="00FF2FC6" w:rsidRDefault="00000000">
            <w:r>
              <w:rPr>
                <w:rFonts w:eastAsia="Helvetica Neue"/>
                <w:sz w:val="20"/>
                <w:szCs w:val="20"/>
              </w:rPr>
              <w:t>Phase 9 【v1.4 新規】</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E1F0A94" w14:textId="77777777" w:rsidR="00FF2FC6" w:rsidRDefault="00000000">
            <w:r>
              <w:rPr>
                <w:rFonts w:eastAsia="Helvetica Neue"/>
                <w:sz w:val="20"/>
                <w:szCs w:val="20"/>
              </w:rPr>
              <w:t>Nano Banana 2 安定版評価 + opt-in → 標準化</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7E5B1B3" w14:textId="77777777" w:rsidR="00FF2FC6" w:rsidRDefault="00000000">
            <w:r>
              <w:rPr>
                <w:rFonts w:eastAsia="Helvetica Neue"/>
                <w:sz w:val="20"/>
                <w:szCs w:val="20"/>
              </w:rPr>
              <w:t>未着手 (preview 安定待ち)</w:t>
            </w:r>
          </w:p>
        </w:tc>
        <w:tc>
          <w:tcPr>
            <w:tcW w:w="1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1DEE318" w14:textId="77777777" w:rsidR="00FF2FC6" w:rsidRDefault="00000000">
            <w:r>
              <w:rPr>
                <w:rFonts w:eastAsia="Helvetica Neue"/>
                <w:sz w:val="20"/>
                <w:szCs w:val="20"/>
              </w:rPr>
              <w:t>2026-06</w:t>
            </w:r>
          </w:p>
        </w:tc>
      </w:tr>
      <w:tr w:rsidR="00FF2FC6" w14:paraId="09D3E53A" w14:textId="77777777">
        <w:tc>
          <w:tcPr>
            <w:tcW w:w="1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B63E36B" w14:textId="77777777" w:rsidR="00FF2FC6" w:rsidRDefault="00000000">
            <w:del w:id="97" w:author="Claude" w:date="2026-05-01T09:00:00Z">
              <w:r>
                <w:rPr>
                  <w:rFonts w:eastAsia="Helvetica Neue"/>
                  <w:sz w:val="20"/>
                  <w:szCs w:val="20"/>
                </w:rPr>
                <w:delText>Phase 10 【v1.4 新規】</w:delText>
              </w:r>
            </w:del>
            <w:ins w:id="98" w:author="Claude" w:date="2026-05-01T09:00:00Z">
              <w:r>
                <w:t>Phase 10 【v2.0 ✅ 完了】</w:t>
              </w:r>
            </w:ins>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218664D" w14:textId="77777777" w:rsidR="00FF2FC6" w:rsidRDefault="00000000">
            <w:del w:id="99" w:author="Claude" w:date="2026-05-01T09:00:00Z">
              <w:r>
                <w:rPr>
                  <w:rFonts w:eastAsia="Helvetica Neue"/>
                  <w:sz w:val="20"/>
                  <w:szCs w:val="20"/>
                </w:rPr>
                <w:delText>残り 6 媒体の layouts/&lt;section&gt;/list.html 展開</w:delText>
              </w:r>
            </w:del>
            <w:ins w:id="100" w:author="Claude" w:date="2026-05-01T09:00:00Z">
              <w:r>
                <w:t>全 7 媒体 layouts/&lt;section&gt;/list.html 展開 ✅ + モバイルアーカイブ画像修正 (§8.7) ✅</w:t>
              </w:r>
            </w:ins>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D19570F" w14:textId="77777777" w:rsidR="00FF2FC6" w:rsidRDefault="00000000">
            <w:r>
              <w:rPr>
                <w:rFonts w:eastAsia="Helvetica Neue"/>
                <w:sz w:val="20"/>
                <w:szCs w:val="20"/>
              </w:rPr>
              <w:t>未着手</w:t>
            </w:r>
          </w:p>
        </w:tc>
        <w:tc>
          <w:tcPr>
            <w:tcW w:w="1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02DD868" w14:textId="77777777" w:rsidR="00FF2FC6" w:rsidRDefault="00000000">
            <w:del w:id="101" w:author="Claude" w:date="2026-05-01T09:00:00Z">
              <w:r>
                <w:rPr>
                  <w:rFonts w:eastAsia="Helvetica Neue"/>
                  <w:sz w:val="20"/>
                  <w:szCs w:val="20"/>
                </w:rPr>
                <w:delText>2026-05 下旬</w:delText>
              </w:r>
            </w:del>
            <w:ins w:id="102" w:author="Claude" w:date="2026-05-01T09:00:00Z">
              <w:r>
                <w:t>2026-04-24 〜 2026-05-01</w:t>
              </w:r>
            </w:ins>
          </w:p>
        </w:tc>
      </w:tr>
      <w:tr w:rsidR="00FF2FC6" w14:paraId="54EBCA32" w14:textId="77777777">
        <w:tc>
          <w:tcPr>
            <w:tcW w:w="1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10D9493" w14:textId="77777777" w:rsidR="00FF2FC6" w:rsidRDefault="00000000">
            <w:r>
              <w:rPr>
                <w:rFonts w:eastAsia="Helvetica Neue"/>
                <w:sz w:val="20"/>
                <w:szCs w:val="20"/>
              </w:rPr>
              <w:t>Phase 11 【v1.4 新規】</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1098F37" w14:textId="77777777" w:rsidR="00FF2FC6" w:rsidRDefault="00000000">
            <w:r>
              <w:rPr>
                <w:rFonts w:eastAsia="Helvetica Neue"/>
                <w:sz w:val="20"/>
                <w:szCs w:val="20"/>
              </w:rPr>
              <w:t>アーキテクチャ文字混入 (§8.6) 厳格化オプション</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6C7F339" w14:textId="77777777" w:rsidR="00FF2FC6" w:rsidRDefault="00000000">
            <w:r>
              <w:rPr>
                <w:rFonts w:eastAsia="Helvetica Neue"/>
                <w:sz w:val="20"/>
                <w:szCs w:val="20"/>
              </w:rPr>
              <w:t>検討中</w:t>
            </w:r>
          </w:p>
        </w:tc>
        <w:tc>
          <w:tcPr>
            <w:tcW w:w="1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FCA74B3" w14:textId="77777777" w:rsidR="00FF2FC6" w:rsidRDefault="00000000">
            <w:r>
              <w:rPr>
                <w:rFonts w:eastAsia="Helvetica Neue"/>
                <w:sz w:val="20"/>
                <w:szCs w:val="20"/>
              </w:rPr>
              <w:t>2026-06</w:t>
            </w:r>
          </w:p>
        </w:tc>
      </w:tr>
      <w:tr w:rsidR="00FF2FC6" w14:paraId="5268F7BA" w14:textId="77777777">
        <w:tc>
          <w:tcPr>
            <w:tcW w:w="1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4B8D1D4" w14:textId="77777777" w:rsidR="00FF2FC6" w:rsidRDefault="00000000">
            <w:r>
              <w:rPr>
                <w:rFonts w:eastAsia="Helvetica Neue"/>
                <w:sz w:val="20"/>
                <w:szCs w:val="20"/>
              </w:rPr>
              <w:t>Phase X</w:t>
            </w:r>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156A0E8" w14:textId="77777777" w:rsidR="00FF2FC6" w:rsidRDefault="00000000">
            <w:r>
              <w:rPr>
                <w:rFonts w:eastAsia="Helvetica Neue"/>
                <w:sz w:val="20"/>
                <w:szCs w:val="20"/>
              </w:rPr>
              <w:t>多言語対応 / UI 強化</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367DDE4" w14:textId="77777777" w:rsidR="00FF2FC6" w:rsidRDefault="00000000">
            <w:r>
              <w:rPr>
                <w:rFonts w:eastAsia="Helvetica Neue"/>
                <w:sz w:val="20"/>
                <w:szCs w:val="20"/>
              </w:rPr>
              <w:t>未着手</w:t>
            </w:r>
          </w:p>
        </w:tc>
        <w:tc>
          <w:tcPr>
            <w:tcW w:w="1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2B8462C" w14:textId="77777777" w:rsidR="00FF2FC6" w:rsidRDefault="00000000">
            <w:r>
              <w:rPr>
                <w:rFonts w:eastAsia="Helvetica Neue"/>
                <w:sz w:val="20"/>
                <w:szCs w:val="20"/>
              </w:rPr>
              <w:t>2026 Q3</w:t>
            </w:r>
          </w:p>
        </w:tc>
      </w:tr>
      <w:tr w:rsidR="00FF2FC6" w14:paraId="18AC5E5F" w14:textId="77777777">
        <w:tc>
          <w:tcPr>
            <w:tcW w:w="1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FF46A12" w14:textId="77777777" w:rsidR="00FF2FC6" w:rsidRDefault="00000000">
            <w:r>
              <w:rPr>
                <w:rFonts w:eastAsia="Helvetica Neue"/>
                <w:sz w:val="20"/>
                <w:szCs w:val="20"/>
              </w:rPr>
              <w:t>Phase Y</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E9603A9" w14:textId="77777777" w:rsidR="00FF2FC6" w:rsidRDefault="00000000">
            <w:r>
              <w:rPr>
                <w:rFonts w:eastAsia="Helvetica Neue"/>
                <w:sz w:val="20"/>
                <w:szCs w:val="20"/>
              </w:rPr>
              <w:t>Node.js 20 deprecation 対応 (2026-09-16 期限)</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C176367" w14:textId="77777777" w:rsidR="00FF2FC6" w:rsidRDefault="00000000">
            <w:r>
              <w:rPr>
                <w:rFonts w:eastAsia="Helvetica Neue"/>
                <w:sz w:val="20"/>
                <w:szCs w:val="20"/>
              </w:rPr>
              <w:t>未着手</w:t>
            </w:r>
          </w:p>
        </w:tc>
        <w:tc>
          <w:tcPr>
            <w:tcW w:w="1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84D4DBF" w14:textId="77777777" w:rsidR="00FF2FC6" w:rsidRDefault="00000000">
            <w:r>
              <w:rPr>
                <w:rFonts w:eastAsia="Helvetica Neue"/>
                <w:sz w:val="20"/>
                <w:szCs w:val="20"/>
              </w:rPr>
              <w:t>2026 Q2</w:t>
            </w:r>
          </w:p>
        </w:tc>
      </w:tr>
    </w:tbl>
    <w:p w14:paraId="27AD2F04" w14:textId="77777777" w:rsidR="00FF2FC6" w:rsidRDefault="00000000">
      <w:r>
        <w:br w:type="page"/>
      </w:r>
    </w:p>
    <w:p w14:paraId="39F17163" w14:textId="77777777" w:rsidR="00FF2FC6" w:rsidRDefault="00000000">
      <w:pPr>
        <w:pStyle w:val="1"/>
      </w:pPr>
      <w:r>
        <w:lastRenderedPageBreak/>
        <w:t>§12. 2026-04-23 実装ログ (Phase 6 完了記録)</w:t>
      </w:r>
      <w:r>
        <w:rPr>
          <w:color w:val="B5322C"/>
          <w:sz w:val="20"/>
          <w:szCs w:val="20"/>
        </w:rPr>
        <w:t xml:space="preserve">  【v1.4 新規】</w:t>
      </w:r>
    </w:p>
    <w:p w14:paraId="7E97C0FF" w14:textId="77777777" w:rsidR="00FF2FC6" w:rsidRDefault="00000000">
      <w:pPr>
        <w:spacing w:after="120"/>
      </w:pPr>
      <w:r>
        <w:rPr>
          <w:rFonts w:eastAsia="Helvetica Neue"/>
        </w:rPr>
        <w:t>本章は 2026-04-23 に実施した Phase 6 (Hero illustration fix) の全作業記録を時系列で残す。</w:t>
      </w:r>
    </w:p>
    <w:p w14:paraId="1ED3F545" w14:textId="77777777" w:rsidR="00FF2FC6" w:rsidRDefault="00000000">
      <w:pPr>
        <w:pStyle w:val="2"/>
      </w:pPr>
      <w:r>
        <w:t>§12.1 タイムライン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FF2FC6" w14:paraId="76DFAA79" w14:textId="77777777">
        <w:trPr>
          <w:tblHeader/>
        </w:trPr>
        <w:tc>
          <w:tcPr>
            <w:tcW w:w="12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4750A7E" w14:textId="77777777" w:rsidR="00FF2FC6" w:rsidRDefault="00000000">
            <w:r>
              <w:rPr>
                <w:rFonts w:eastAsia="Helvetica Neue"/>
                <w:b/>
                <w:bCs/>
                <w:color w:val="FFFFFF"/>
                <w:sz w:val="20"/>
                <w:szCs w:val="20"/>
              </w:rPr>
              <w:t>時刻 (JST)</w:t>
            </w:r>
          </w:p>
        </w:tc>
        <w:tc>
          <w:tcPr>
            <w:tcW w:w="4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92066FA" w14:textId="77777777" w:rsidR="00FF2FC6" w:rsidRDefault="00000000">
            <w:r>
              <w:rPr>
                <w:rFonts w:eastAsia="Helvetica Neue"/>
                <w:b/>
                <w:bCs/>
                <w:color w:val="FFFFFF"/>
                <w:sz w:val="20"/>
                <w:szCs w:val="20"/>
              </w:rPr>
              <w:t>作業</w:t>
            </w:r>
          </w:p>
        </w:tc>
        <w:tc>
          <w:tcPr>
            <w:tcW w:w="4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B1B718A" w14:textId="77777777" w:rsidR="00FF2FC6" w:rsidRDefault="00000000">
            <w:r>
              <w:rPr>
                <w:rFonts w:eastAsia="Helvetica Neue"/>
                <w:b/>
                <w:bCs/>
                <w:color w:val="FFFFFF"/>
                <w:sz w:val="20"/>
                <w:szCs w:val="20"/>
              </w:rPr>
              <w:t>結果</w:t>
            </w:r>
          </w:p>
        </w:tc>
      </w:tr>
      <w:tr w:rsidR="00FF2FC6" w14:paraId="7207D9A5" w14:textId="77777777">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D9BE102" w14:textId="77777777" w:rsidR="00FF2FC6" w:rsidRDefault="00000000">
            <w:r>
              <w:rPr>
                <w:rFonts w:eastAsia="Helvetica Neue"/>
                <w:sz w:val="20"/>
                <w:szCs w:val="20"/>
              </w:rPr>
              <w:t>08:53</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0141012" w14:textId="77777777" w:rsidR="00FF2FC6" w:rsidRDefault="00000000">
            <w:r>
              <w:rPr>
                <w:rFonts w:eastAsia="Helvetica Neue"/>
                <w:sz w:val="20"/>
                <w:szCs w:val="20"/>
              </w:rPr>
              <w:t>ユーザーが 4/22 配信の v1.1 hero 画像 (wsj) を目視、「写真っぽい、NG」とレポート</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CB97699" w14:textId="77777777" w:rsidR="00FF2FC6" w:rsidRDefault="00000000">
            <w:r>
              <w:rPr>
                <w:rFonts w:eastAsia="Helvetica Neue"/>
                <w:sz w:val="20"/>
                <w:szCs w:val="20"/>
              </w:rPr>
              <w:t>v1.1 fallback 経路の photorealistic 出力課題が発覚</w:t>
            </w:r>
          </w:p>
        </w:tc>
      </w:tr>
      <w:tr w:rsidR="00FF2FC6" w14:paraId="49D199F3" w14:textId="77777777">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23577C4" w14:textId="77777777" w:rsidR="00FF2FC6" w:rsidRDefault="00000000">
            <w:r>
              <w:rPr>
                <w:rFonts w:eastAsia="Helvetica Neue"/>
                <w:sz w:val="20"/>
                <w:szCs w:val="20"/>
              </w:rPr>
              <w:t>09:00-09:30</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840788A" w14:textId="77777777" w:rsidR="00FF2FC6" w:rsidRDefault="00000000">
            <w:r>
              <w:rPr>
                <w:rFonts w:eastAsia="Helvetica Neue"/>
                <w:sz w:val="20"/>
                <w:szCs w:val="20"/>
              </w:rPr>
              <w:t>診断: scripts/generate_hero_image.py 精読 + A/B HTML 確認</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C5D13E8" w14:textId="77777777" w:rsidR="00FF2FC6" w:rsidRDefault="00000000">
            <w:r>
              <w:rPr>
                <w:rFonts w:eastAsia="Helvetica Neue"/>
                <w:sz w:val="20"/>
                <w:szCs w:val="20"/>
              </w:rPr>
              <w:t>COMMON_STYLE に "Photorealistic" 明示を特定</w:t>
            </w:r>
          </w:p>
        </w:tc>
      </w:tr>
      <w:tr w:rsidR="00FF2FC6" w14:paraId="0247A6CB" w14:textId="77777777">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90BE40F" w14:textId="77777777" w:rsidR="00FF2FC6" w:rsidRDefault="00000000">
            <w:r>
              <w:rPr>
                <w:rFonts w:eastAsia="Helvetica Neue"/>
                <w:sz w:val="20"/>
                <w:szCs w:val="20"/>
              </w:rPr>
              <w:t>09:30-10:00</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838D2B1" w14:textId="77777777" w:rsidR="00FF2FC6" w:rsidRDefault="00000000">
            <w:r>
              <w:rPr>
                <w:rFonts w:eastAsia="Helvetica Neue"/>
                <w:sz w:val="20"/>
                <w:szCs w:val="20"/>
              </w:rPr>
              <w:t>仕様書 v1.3 (40 ページ A4) 作成・配置</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6F78F78" w14:textId="77777777" w:rsidR="00FF2FC6" w:rsidRDefault="00000000">
            <w:r>
              <w:rPr>
                <w:rFonts w:eastAsia="Helvetica Neue"/>
                <w:sz w:val="20"/>
                <w:szCs w:val="20"/>
              </w:rPr>
              <w:t>Hero v1.1 SPEC 440 行を §4 に完全統合</w:t>
            </w:r>
          </w:p>
        </w:tc>
      </w:tr>
      <w:tr w:rsidR="00FF2FC6" w14:paraId="6F4C55EF" w14:textId="77777777">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1D67611" w14:textId="77777777" w:rsidR="00FF2FC6" w:rsidRDefault="00000000">
            <w:r>
              <w:rPr>
                <w:rFonts w:eastAsia="Helvetica Neue"/>
                <w:sz w:val="20"/>
                <w:szCs w:val="20"/>
              </w:rPr>
              <w:t>10:00-10:30</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B7C261E" w14:textId="77777777" w:rsidR="00FF2FC6" w:rsidRDefault="00000000">
            <w:r>
              <w:rPr>
                <w:rFonts w:eastAsia="Helvetica Neue"/>
                <w:sz w:val="20"/>
                <w:szCs w:val="20"/>
              </w:rPr>
              <w:t>ユーザーから GS 級 + 世界一デザイナー mandate 受領、Stage 0-5 策定</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4CF49BB" w14:textId="77777777" w:rsidR="00FF2FC6" w:rsidRDefault="00000000">
            <w:r>
              <w:rPr>
                <w:rFonts w:eastAsia="Helvetica Neue"/>
                <w:sz w:val="20"/>
                <w:szCs w:val="20"/>
              </w:rPr>
              <w:t>5-Stage Fail-Safe Protocol 合意</w:t>
            </w:r>
          </w:p>
        </w:tc>
      </w:tr>
      <w:tr w:rsidR="00FF2FC6" w14:paraId="2597AB49" w14:textId="77777777">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E89AB35" w14:textId="77777777" w:rsidR="00FF2FC6" w:rsidRDefault="00000000">
            <w:r>
              <w:rPr>
                <w:rFonts w:eastAsia="Helvetica Neue"/>
                <w:sz w:val="20"/>
                <w:szCs w:val="20"/>
              </w:rPr>
              <w:t>11:40-11:50</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279F3FB" w14:textId="77777777" w:rsidR="00FF2FC6" w:rsidRDefault="00000000">
            <w:r>
              <w:rPr>
                <w:rFonts w:eastAsia="Helvetica Neue"/>
                <w:sz w:val="20"/>
                <w:szCs w:val="20"/>
              </w:rPr>
              <w:t>Stage 0 Pre-Flight (Test A/B/C) 実行</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B91DB51" w14:textId="77777777" w:rsidR="00FF2FC6" w:rsidRDefault="00000000">
            <w:r>
              <w:rPr>
                <w:rFonts w:eastAsia="Helvetica Neue"/>
                <w:sz w:val="20"/>
                <w:szCs w:val="20"/>
              </w:rPr>
              <w:t>Test B: thinkingBudget=0 合格 / Test C: gemini-2.5-flash-image で GS 級 illustration 生成成功</w:t>
            </w:r>
          </w:p>
        </w:tc>
      </w:tr>
      <w:tr w:rsidR="00FF2FC6" w14:paraId="1065C92F" w14:textId="77777777">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692E8E9" w14:textId="77777777" w:rsidR="00FF2FC6" w:rsidRDefault="00000000">
            <w:r>
              <w:rPr>
                <w:rFonts w:eastAsia="Helvetica Neue"/>
                <w:sz w:val="20"/>
                <w:szCs w:val="20"/>
              </w:rPr>
              <w:t>11:50-12:00</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CFE00E0" w14:textId="77777777" w:rsidR="00FF2FC6" w:rsidRDefault="00000000">
            <w:r>
              <w:rPr>
                <w:rFonts w:eastAsia="Helvetica Neue"/>
                <w:sz w:val="20"/>
                <w:szCs w:val="20"/>
              </w:rPr>
              <w:t>Test A 修正版 + Test D 計画</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77436C5" w14:textId="77777777" w:rsidR="00FF2FC6" w:rsidRDefault="00000000">
            <w:r>
              <w:rPr>
                <w:rFonts w:eastAsia="Helvetica Neue"/>
                <w:sz w:val="20"/>
                <w:szCs w:val="20"/>
              </w:rPr>
              <w:t>gemini-3.1-flash-image-preview (Nano Banana 2) 可用性確認</w:t>
            </w:r>
          </w:p>
        </w:tc>
      </w:tr>
      <w:tr w:rsidR="00FF2FC6" w14:paraId="21A2A86B" w14:textId="77777777">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BE3CA98" w14:textId="77777777" w:rsidR="00FF2FC6" w:rsidRDefault="00000000">
            <w:r>
              <w:rPr>
                <w:rFonts w:eastAsia="Helvetica Neue"/>
                <w:sz w:val="20"/>
                <w:szCs w:val="20"/>
              </w:rPr>
              <w:t>12:00-12:10</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CDFFDBD" w14:textId="77777777" w:rsidR="00FF2FC6" w:rsidRDefault="00000000">
            <w:r>
              <w:rPr>
                <w:rFonts w:eastAsia="Helvetica Neue"/>
                <w:sz w:val="20"/>
                <w:szCs w:val="20"/>
              </w:rPr>
              <w:t>feature branch feat/v1.3-gs-grade-illustration 作成</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816114E" w14:textId="77777777" w:rsidR="00FF2FC6" w:rsidRDefault="00000000">
            <w:r>
              <w:rPr>
                <w:rFonts w:eastAsia="Helvetica Neue"/>
                <w:sz w:val="20"/>
                <w:szCs w:val="20"/>
              </w:rPr>
              <w:t>Patch 1-5 + Safari fix 適用</w:t>
            </w:r>
          </w:p>
        </w:tc>
      </w:tr>
      <w:tr w:rsidR="00FF2FC6" w14:paraId="283939BF" w14:textId="77777777">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823C47E" w14:textId="77777777" w:rsidR="00FF2FC6" w:rsidRDefault="00000000">
            <w:r>
              <w:rPr>
                <w:rFonts w:eastAsia="Helvetica Neue"/>
                <w:sz w:val="20"/>
                <w:szCs w:val="20"/>
              </w:rPr>
              <w:t>12:10-12:20</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F361BC0" w14:textId="77777777" w:rsidR="00FF2FC6" w:rsidRDefault="00000000">
            <w:r>
              <w:rPr>
                <w:rFonts w:eastAsia="Helvetica Neue"/>
                <w:sz w:val="20"/>
                <w:szCs w:val="20"/>
              </w:rPr>
              <w:t>ユーザーローカルで v1.3 再生成 (1 回目)</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9D33F89" w14:textId="77777777" w:rsidR="00FF2FC6" w:rsidRDefault="00000000">
            <w:r>
              <w:rPr>
                <w:rFonts w:eastAsia="Helvetica Neue"/>
                <w:sz w:val="20"/>
                <w:szCs w:val="20"/>
              </w:rPr>
              <w:t>step_1_* prefix + too_short=2 で全件 legacy fallback</w:t>
            </w:r>
          </w:p>
        </w:tc>
      </w:tr>
      <w:tr w:rsidR="00FF2FC6" w14:paraId="421619A1" w14:textId="77777777">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6691919" w14:textId="77777777" w:rsidR="00FF2FC6" w:rsidRDefault="00000000">
            <w:r>
              <w:rPr>
                <w:rFonts w:eastAsia="Helvetica Neue"/>
                <w:sz w:val="20"/>
                <w:szCs w:val="20"/>
              </w:rPr>
              <w:t>12:20-12:30</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8F49D35" w14:textId="77777777" w:rsidR="00FF2FC6" w:rsidRDefault="00000000">
            <w:r>
              <w:rPr>
                <w:rFonts w:eastAsia="Helvetica Neue"/>
                <w:sz w:val="20"/>
                <w:szCs w:val="20"/>
              </w:rPr>
              <w:t>Patch 6 追加 (system prompt schema 明示 + parser prefix 剥離 + retry 緩和 + Patch 7 多形式検出)</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B40053F" w14:textId="77777777" w:rsidR="00FF2FC6" w:rsidRDefault="00000000">
            <w:r>
              <w:rPr>
                <w:rFonts w:eastAsia="Helvetica Neue"/>
                <w:sz w:val="20"/>
                <w:szCs w:val="20"/>
              </w:rPr>
              <w:t>syntax OK</w:t>
            </w:r>
          </w:p>
        </w:tc>
      </w:tr>
      <w:tr w:rsidR="00FF2FC6" w14:paraId="04313939" w14:textId="77777777">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4E203DD" w14:textId="77777777" w:rsidR="00FF2FC6" w:rsidRDefault="00000000">
            <w:r>
              <w:rPr>
                <w:rFonts w:eastAsia="Helvetica Neue"/>
                <w:sz w:val="20"/>
                <w:szCs w:val="20"/>
              </w:rPr>
              <w:t>12:30-12:40</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DBB0EF9" w14:textId="77777777" w:rsidR="00FF2FC6" w:rsidRDefault="00000000">
            <w:r>
              <w:rPr>
                <w:rFonts w:eastAsia="Helvetica Neue"/>
                <w:sz w:val="20"/>
                <w:szCs w:val="20"/>
              </w:rPr>
              <w:t>ユーザーローカルで v1.3 再生成 (2 回目、DEFAULT_MODEL=Nano Banana 2)</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C3A508F" w14:textId="77777777" w:rsidR="00FF2FC6" w:rsidRDefault="00000000">
            <w:r>
              <w:rPr>
                <w:rFonts w:eastAsia="Helvetica Neue"/>
                <w:sz w:val="20"/>
                <w:szCs w:val="20"/>
              </w:rPr>
              <w:t>JPEG 返却・肉眼で全画像 BLACK</w:t>
            </w:r>
          </w:p>
        </w:tc>
      </w:tr>
      <w:tr w:rsidR="00FF2FC6" w14:paraId="24DAE1EF" w14:textId="77777777">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F6CE6D1" w14:textId="77777777" w:rsidR="00FF2FC6" w:rsidRDefault="00000000">
            <w:r>
              <w:rPr>
                <w:rFonts w:eastAsia="Helvetica Neue"/>
                <w:sz w:val="20"/>
                <w:szCs w:val="20"/>
              </w:rPr>
              <w:t>12:40-12:45</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FDFD916" w14:textId="77777777" w:rsidR="00FF2FC6" w:rsidRDefault="00000000">
            <w:r>
              <w:rPr>
                <w:rFonts w:eastAsia="Helvetica Neue"/>
                <w:sz w:val="20"/>
                <w:szCs w:val="20"/>
              </w:rPr>
              <w:t>DEFAULT_MODEL を gemini-2.5-flash-image に revert (Nano Banana 2 を opt-in 化)</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997EFE5" w14:textId="77777777" w:rsidR="00FF2FC6" w:rsidRDefault="00000000">
            <w:r>
              <w:rPr>
                <w:rFonts w:eastAsia="Helvetica Neue"/>
                <w:sz w:val="20"/>
                <w:szCs w:val="20"/>
              </w:rPr>
              <w:t>commit f42b65c</w:t>
            </w:r>
          </w:p>
        </w:tc>
      </w:tr>
      <w:tr w:rsidR="00FF2FC6" w14:paraId="22B76FDC" w14:textId="77777777">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C1A5B12" w14:textId="77777777" w:rsidR="00FF2FC6" w:rsidRDefault="00000000">
            <w:r>
              <w:rPr>
                <w:rFonts w:eastAsia="Helvetica Neue"/>
                <w:sz w:val="20"/>
                <w:szCs w:val="20"/>
              </w:rPr>
              <w:t>12:45-12:55</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A24CC29" w14:textId="77777777" w:rsidR="00FF2FC6" w:rsidRDefault="00000000">
            <w:r>
              <w:rPr>
                <w:rFonts w:eastAsia="Helvetica Neue"/>
                <w:sz w:val="20"/>
                <w:szCs w:val="20"/>
              </w:rPr>
              <w:t>ユーザーローカルで v1.3 再生成 (3 回目、最終)</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0B8F5B9" w14:textId="77777777" w:rsidR="00FF2FC6" w:rsidRDefault="00000000">
            <w:r>
              <w:rPr>
                <w:rFonts w:eastAsia="Helvetica Neue"/>
                <w:sz w:val="20"/>
                <w:szCs w:val="20"/>
              </w:rPr>
              <w:t>4 媒体全て illustration 生成成功、ユーザーから全面承認</w:t>
            </w:r>
          </w:p>
        </w:tc>
      </w:tr>
      <w:tr w:rsidR="00FF2FC6" w14:paraId="7ACEA944" w14:textId="77777777">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24B007E" w14:textId="77777777" w:rsidR="00FF2FC6" w:rsidRDefault="00000000">
            <w:r>
              <w:rPr>
                <w:rFonts w:eastAsia="Helvetica Neue"/>
                <w:sz w:val="20"/>
                <w:szCs w:val="20"/>
              </w:rPr>
              <w:t>12:55-13:05</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25EDD1B" w14:textId="77777777" w:rsidR="00FF2FC6" w:rsidRDefault="00000000">
            <w:r>
              <w:rPr>
                <w:rFonts w:eastAsia="Helvetica Neue"/>
                <w:sz w:val="20"/>
                <w:szCs w:val="20"/>
              </w:rPr>
              <w:t>feature branch push + main merge + origin/main push (commit 76e3ff8)</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C552DE6" w14:textId="77777777" w:rsidR="00FF2FC6" w:rsidRDefault="00000000">
            <w:r>
              <w:rPr>
                <w:rFonts w:eastAsia="Helvetica Neue"/>
                <w:sz w:val="20"/>
                <w:szCs w:val="20"/>
              </w:rPr>
              <w:t>GitHub 反映完了、明日 06:00 cron で本番配信確定</w:t>
            </w:r>
          </w:p>
        </w:tc>
      </w:tr>
      <w:tr w:rsidR="00FF2FC6" w14:paraId="0B95D984" w14:textId="77777777">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540984D" w14:textId="77777777" w:rsidR="00FF2FC6" w:rsidRDefault="00000000">
            <w:r>
              <w:rPr>
                <w:rFonts w:eastAsia="Helvetica Neue"/>
                <w:sz w:val="20"/>
                <w:szCs w:val="20"/>
              </w:rPr>
              <w:t>13:05-13:15</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A1FB2E3" w14:textId="77777777" w:rsidR="00FF2FC6" w:rsidRDefault="00000000">
            <w:r>
              <w:rPr>
                <w:rFonts w:eastAsia="Helvetica Neue"/>
                <w:sz w:val="20"/>
                <w:szCs w:val="20"/>
              </w:rPr>
              <w:t>A/B HTML v1.0 vs v1.3 配置 (verify_hero_v13_2026-04-22.html)</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D1EA467" w14:textId="77777777" w:rsidR="00FF2FC6" w:rsidRDefault="00000000">
            <w:r>
              <w:rPr>
                <w:rFonts w:eastAsia="Helvetica Neue"/>
                <w:sz w:val="20"/>
                <w:szCs w:val="20"/>
              </w:rPr>
              <w:t>視覚検証レポート完了</w:t>
            </w:r>
          </w:p>
        </w:tc>
      </w:tr>
      <w:tr w:rsidR="00FF2FC6" w14:paraId="0F896F22" w14:textId="77777777">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EC6451E" w14:textId="77777777" w:rsidR="00FF2FC6" w:rsidRDefault="00000000">
            <w:r>
              <w:rPr>
                <w:rFonts w:eastAsia="Helvetica Neue"/>
                <w:sz w:val="20"/>
                <w:szCs w:val="20"/>
              </w:rPr>
              <w:t>13:15-</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7565129" w14:textId="77777777" w:rsidR="00FF2FC6" w:rsidRDefault="00000000">
            <w:r>
              <w:rPr>
                <w:rFonts w:eastAsia="Helvetica Neue"/>
                <w:sz w:val="20"/>
                <w:szCs w:val="20"/>
              </w:rPr>
              <w:t>仕様書 v1.4 (本書) 作成開始</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57473BF" w14:textId="77777777" w:rsidR="00FF2FC6" w:rsidRDefault="00000000">
            <w:r>
              <w:rPr>
                <w:rFonts w:eastAsia="Helvetica Neue"/>
                <w:sz w:val="20"/>
                <w:szCs w:val="20"/>
              </w:rPr>
              <w:t>本章で実装ログ記録中</w:t>
            </w:r>
          </w:p>
        </w:tc>
      </w:tr>
    </w:tbl>
    <w:p w14:paraId="267931DC" w14:textId="77777777" w:rsidR="00FF2FC6" w:rsidRDefault="00000000">
      <w:pPr>
        <w:pStyle w:val="2"/>
      </w:pPr>
      <w:r>
        <w:t>§12.2 Pre-Flight Test 結果 (Stage 0)</w:t>
      </w:r>
    </w:p>
    <w:p w14:paraId="127A9BD8" w14:textId="77777777" w:rsidR="00FF2FC6" w:rsidRDefault="00000000">
      <w:pPr>
        <w:pStyle w:val="3"/>
      </w:pPr>
      <w:r>
        <w:t>§12.2.1 Test A — 利用可能な image 系モデル一覧</w:t>
      </w:r>
    </w:p>
    <w:p w14:paraId="04B9558F" w14:textId="77777777" w:rsidR="00FF2FC6" w:rsidRDefault="00000000">
      <w:pPr>
        <w:spacing w:after="120"/>
      </w:pPr>
      <w:r>
        <w:rPr>
          <w:rFonts w:eastAsia="Helvetica Neue"/>
        </w:rPr>
        <w:t>GEMINI_API 経由で /v1beta/models を取得し、image / nano-banana 関連モデルを列挙:</w:t>
      </w:r>
    </w:p>
    <w:p w14:paraId="5514093E" w14:textId="77777777" w:rsidR="00FF2FC6" w:rsidRDefault="00000000">
      <w:pPr>
        <w:shd w:val="clear" w:color="auto" w:fill="F6F4EE"/>
        <w:ind w:left="360"/>
      </w:pPr>
      <w:r>
        <w:rPr>
          <w:rFonts w:ascii="Courier New" w:eastAsia="Courier New" w:hAnsi="Courier New" w:cs="Courier New"/>
          <w:color w:val="303641"/>
          <w:sz w:val="18"/>
          <w:szCs w:val="18"/>
        </w:rPr>
        <w:lastRenderedPageBreak/>
        <w:t>models/gemini-2.5-flash-image              methods=[generateContent, countTokens, batchGenerateContent]</w:t>
      </w:r>
    </w:p>
    <w:p w14:paraId="7CB3757F" w14:textId="77777777" w:rsidR="00FF2FC6" w:rsidRDefault="00000000">
      <w:pPr>
        <w:shd w:val="clear" w:color="auto" w:fill="F6F4EE"/>
        <w:ind w:left="360"/>
      </w:pPr>
      <w:r>
        <w:rPr>
          <w:rFonts w:ascii="Courier New" w:eastAsia="Courier New" w:hAnsi="Courier New" w:cs="Courier New"/>
          <w:color w:val="303641"/>
          <w:sz w:val="18"/>
          <w:szCs w:val="18"/>
        </w:rPr>
        <w:t>models/gemini-3-pro-image-preview          methods=[generateContent, countTokens, batchGenerateContent]</w:t>
      </w:r>
    </w:p>
    <w:p w14:paraId="0BAF9182" w14:textId="77777777" w:rsidR="00FF2FC6" w:rsidRDefault="00000000">
      <w:pPr>
        <w:shd w:val="clear" w:color="auto" w:fill="F6F4EE"/>
        <w:ind w:left="360"/>
      </w:pPr>
      <w:r>
        <w:rPr>
          <w:rFonts w:ascii="Courier New" w:eastAsia="Courier New" w:hAnsi="Courier New" w:cs="Courier New"/>
          <w:color w:val="303641"/>
          <w:sz w:val="18"/>
          <w:szCs w:val="18"/>
        </w:rPr>
        <w:t>models/gemini-3.1-flash-image-preview      methods=[generateContent, countTokens, batchGenerateContent]</w:t>
      </w:r>
    </w:p>
    <w:p w14:paraId="696DF22E" w14:textId="77777777" w:rsidR="00FF2FC6" w:rsidRDefault="00000000">
      <w:pPr>
        <w:shd w:val="clear" w:color="auto" w:fill="F6F4EE"/>
        <w:ind w:left="360"/>
      </w:pPr>
      <w:r>
        <w:rPr>
          <w:rFonts w:ascii="Courier New" w:eastAsia="Courier New" w:hAnsi="Courier New" w:cs="Courier New"/>
          <w:color w:val="303641"/>
          <w:sz w:val="18"/>
          <w:szCs w:val="18"/>
        </w:rPr>
        <w:t>models/nano-banana-pro-preview             methods=[generateContent, countTokens, batchGenerateContent]</w:t>
      </w:r>
    </w:p>
    <w:p w14:paraId="39F0B344" w14:textId="77777777" w:rsidR="00FF2FC6" w:rsidRDefault="00000000">
      <w:pPr>
        <w:shd w:val="clear" w:color="auto" w:fill="F6F4EE"/>
        <w:ind w:left="360"/>
      </w:pPr>
      <w:r>
        <w:rPr>
          <w:rFonts w:ascii="Courier New" w:eastAsia="Courier New" w:hAnsi="Courier New" w:cs="Courier New"/>
          <w:color w:val="303641"/>
          <w:sz w:val="18"/>
          <w:szCs w:val="18"/>
        </w:rPr>
        <w:t>models/imagen-4.0-generate-001             methods=[predict]  (別 API)</w:t>
      </w:r>
    </w:p>
    <w:p w14:paraId="621A0866" w14:textId="77777777" w:rsidR="00FF2FC6" w:rsidRDefault="00000000">
      <w:pPr>
        <w:shd w:val="clear" w:color="auto" w:fill="F6F4EE"/>
        <w:ind w:left="360"/>
      </w:pPr>
      <w:r>
        <w:rPr>
          <w:rFonts w:ascii="Courier New" w:eastAsia="Courier New" w:hAnsi="Courier New" w:cs="Courier New"/>
          <w:color w:val="303641"/>
          <w:sz w:val="18"/>
          <w:szCs w:val="18"/>
        </w:rPr>
        <w:t>models/imagen-4.0-ultra-generate-001       methods=[predict]</w:t>
      </w:r>
    </w:p>
    <w:p w14:paraId="1BC122F3" w14:textId="77777777" w:rsidR="00FF2FC6" w:rsidRDefault="00000000">
      <w:pPr>
        <w:shd w:val="clear" w:color="auto" w:fill="F6F4EE"/>
        <w:ind w:left="360"/>
      </w:pPr>
      <w:r>
        <w:rPr>
          <w:rFonts w:ascii="Courier New" w:eastAsia="Courier New" w:hAnsi="Courier New" w:cs="Courier New"/>
          <w:color w:val="303641"/>
          <w:sz w:val="18"/>
          <w:szCs w:val="18"/>
        </w:rPr>
        <w:t>models/imagen-4.0-fast-generate-001        methods=[predict]</w:t>
      </w:r>
    </w:p>
    <w:p w14:paraId="5B667B59" w14:textId="77777777" w:rsidR="00FF2FC6" w:rsidRDefault="00000000">
      <w:pPr>
        <w:pStyle w:val="3"/>
      </w:pPr>
      <w:r>
        <w:t>§12.2.2 Test B — thinkingBudget=0 + maxOutputTokens=1024</w:t>
      </w:r>
    </w:p>
    <w:p w14:paraId="0596F295" w14:textId="77777777" w:rsidR="00FF2FC6" w:rsidRDefault="00000000">
      <w:pPr>
        <w:shd w:val="clear" w:color="auto" w:fill="F6F4EE"/>
        <w:ind w:left="360"/>
      </w:pPr>
      <w:r>
        <w:rPr>
          <w:rFonts w:ascii="Courier New" w:eastAsia="Courier New" w:hAnsi="Courier New" w:cs="Courier New"/>
          <w:color w:val="303641"/>
          <w:sz w:val="18"/>
          <w:szCs w:val="18"/>
        </w:rPr>
        <w:t>TEXT (first 200 chars): {"core_theme":"inflation","visual_metaphor":"a heavy weight on a spring",</w:t>
      </w:r>
    </w:p>
    <w:p w14:paraId="0AE4EB2A" w14:textId="77777777" w:rsidR="00FF2FC6" w:rsidRDefault="00000000">
      <w:pPr>
        <w:shd w:val="clear" w:color="auto" w:fill="F6F4EE"/>
        <w:ind w:left="360"/>
      </w:pPr>
      <w:r>
        <w:rPr>
          <w:rFonts w:ascii="Courier New" w:eastAsia="Courier New" w:hAnsi="Courier New" w:cs="Courier New"/>
          <w:color w:val="303641"/>
          <w:sz w:val="18"/>
          <w:szCs w:val="18"/>
        </w:rPr>
        <w:t xml:space="preserve">                          "contextual_detail":"Bank of Japan policy room",</w:t>
      </w:r>
    </w:p>
    <w:p w14:paraId="0B1E641B" w14:textId="77777777" w:rsidR="00FF2FC6" w:rsidRDefault="00000000">
      <w:pPr>
        <w:shd w:val="clear" w:color="auto" w:fill="F6F4EE"/>
        <w:ind w:left="360"/>
      </w:pPr>
      <w:r>
        <w:rPr>
          <w:rFonts w:ascii="Courier New" w:eastAsia="Courier New" w:hAnsi="Courier New" w:cs="Courier New"/>
          <w:color w:val="303641"/>
          <w:sz w:val="18"/>
          <w:szCs w:val="18"/>
        </w:rPr>
        <w:t xml:space="preserve">                          "primary_subject_noun":"a golden scale"}</w:t>
      </w:r>
    </w:p>
    <w:p w14:paraId="27F31BFA" w14:textId="77777777" w:rsidR="00FF2FC6" w:rsidRDefault="00000000">
      <w:pPr>
        <w:shd w:val="clear" w:color="auto" w:fill="F6F4EE"/>
        <w:ind w:left="360"/>
      </w:pPr>
      <w:r>
        <w:rPr>
          <w:rFonts w:ascii="Courier New" w:eastAsia="Courier New" w:hAnsi="Courier New" w:cs="Courier New"/>
          <w:color w:val="303641"/>
          <w:sz w:val="18"/>
          <w:szCs w:val="18"/>
        </w:rPr>
        <w:t>finishReason: STOP                           ← MAX_TOKENS ではない!</w:t>
      </w:r>
    </w:p>
    <w:p w14:paraId="34851A31" w14:textId="77777777" w:rsidR="00FF2FC6" w:rsidRDefault="00000000">
      <w:pPr>
        <w:shd w:val="clear" w:color="auto" w:fill="F6F4EE"/>
        <w:ind w:left="360"/>
      </w:pPr>
      <w:r>
        <w:rPr>
          <w:rFonts w:ascii="Courier New" w:eastAsia="Courier New" w:hAnsi="Courier New" w:cs="Courier New"/>
          <w:color w:val="303641"/>
          <w:sz w:val="18"/>
          <w:szCs w:val="18"/>
        </w:rPr>
        <w:t>usage: promptTokens=45 thoughtTokens=0 total=85   ← thinking 完全 OFF!</w:t>
      </w:r>
    </w:p>
    <w:p w14:paraId="714A9181" w14:textId="77777777" w:rsidR="00FF2FC6" w:rsidRDefault="00000000">
      <w:pPr>
        <w:pStyle w:val="3"/>
      </w:pPr>
      <w:r>
        <w:t>§12.2.3 Test C — illustration 実出力 (gemini-2.5-flash-image)</w:t>
      </w:r>
    </w:p>
    <w:p w14:paraId="54BCFB8C" w14:textId="77777777" w:rsidR="00FF2FC6" w:rsidRDefault="00000000">
      <w:pPr>
        <w:shd w:val="clear" w:color="auto" w:fill="F6F4EE"/>
        <w:ind w:left="360"/>
      </w:pPr>
      <w:r>
        <w:rPr>
          <w:rFonts w:ascii="Courier New" w:eastAsia="Courier New" w:hAnsi="Courier New" w:cs="Courier New"/>
          <w:color w:val="303641"/>
          <w:sz w:val="18"/>
          <w:szCs w:val="18"/>
        </w:rPr>
        <w:t>SAVED /tmp/test_illus.png 1,300,733 bytes, 1344x768 (ratio=1.750)</w:t>
      </w:r>
    </w:p>
    <w:p w14:paraId="710B0319" w14:textId="77777777" w:rsidR="00FF2FC6" w:rsidRDefault="00000000">
      <w:pPr>
        <w:shd w:val="clear" w:color="auto" w:fill="F6F4EE"/>
        <w:ind w:left="360"/>
      </w:pPr>
      <w:r>
        <w:rPr>
          <w:rFonts w:ascii="Courier New" w:eastAsia="Courier New" w:hAnsi="Courier New" w:cs="Courier New"/>
          <w:color w:val="303641"/>
          <w:sz w:val="18"/>
          <w:szCs w:val="18"/>
        </w:rPr>
        <w:t>視覚判定: ✅ 完全にイラスト (チェス盤 / ボードルーム / navy+gold / New Yorker 風)</w:t>
      </w:r>
    </w:p>
    <w:p w14:paraId="4E82BCBC" w14:textId="77777777" w:rsidR="00FF2FC6" w:rsidRDefault="00000000">
      <w:pPr>
        <w:spacing w:after="120"/>
      </w:pPr>
      <w:r>
        <w:rPr>
          <w:rFonts w:eastAsia="Helvetica Neue"/>
        </w:rPr>
        <w:t>ユーザー判定: 「世界一デザイナークラスの品質。機関投資家プレゼンにそのまま使える。」</w:t>
      </w:r>
    </w:p>
    <w:p w14:paraId="088F4C4C" w14:textId="77777777" w:rsidR="00FF2FC6" w:rsidRDefault="00000000">
      <w:pPr>
        <w:pStyle w:val="2"/>
      </w:pPr>
      <w:r>
        <w:t>§12.3 コミット履歴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560"/>
      </w:tblGrid>
      <w:tr w:rsidR="00FF2FC6" w14:paraId="6043B35C" w14:textId="77777777">
        <w:trPr>
          <w:tblHeader/>
        </w:trPr>
        <w:tc>
          <w:tcPr>
            <w:tcW w:w="1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C6EA479" w14:textId="77777777" w:rsidR="00FF2FC6" w:rsidRDefault="00000000">
            <w:r>
              <w:rPr>
                <w:rFonts w:eastAsia="Helvetica Neue"/>
                <w:b/>
                <w:bCs/>
                <w:color w:val="FFFFFF"/>
                <w:sz w:val="20"/>
                <w:szCs w:val="20"/>
              </w:rPr>
              <w:t>コミット SHA</w:t>
            </w:r>
          </w:p>
        </w:tc>
        <w:tc>
          <w:tcPr>
            <w:tcW w:w="3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BA89DE2" w14:textId="77777777" w:rsidR="00FF2FC6" w:rsidRDefault="00000000">
            <w:r>
              <w:rPr>
                <w:rFonts w:eastAsia="Helvetica Neue"/>
                <w:b/>
                <w:bCs/>
                <w:color w:val="FFFFFF"/>
                <w:sz w:val="20"/>
                <w:szCs w:val="20"/>
              </w:rPr>
              <w:t>ブランチ</w:t>
            </w:r>
          </w:p>
        </w:tc>
        <w:tc>
          <w:tcPr>
            <w:tcW w:w="45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EBDBE8B" w14:textId="77777777" w:rsidR="00FF2FC6" w:rsidRDefault="00000000">
            <w:r>
              <w:rPr>
                <w:rFonts w:eastAsia="Helvetica Neue"/>
                <w:b/>
                <w:bCs/>
                <w:color w:val="FFFFFF"/>
                <w:sz w:val="20"/>
                <w:szCs w:val="20"/>
              </w:rPr>
              <w:t>メッセージ</w:t>
            </w:r>
          </w:p>
        </w:tc>
      </w:tr>
      <w:tr w:rsidR="00FF2FC6" w14:paraId="64BE331C" w14:textId="77777777">
        <w:tc>
          <w:tcPr>
            <w:tcW w:w="1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044BA99" w14:textId="77777777" w:rsidR="00FF2FC6" w:rsidRDefault="00000000">
            <w:r>
              <w:rPr>
                <w:rFonts w:eastAsia="Helvetica Neue"/>
                <w:sz w:val="20"/>
                <w:szCs w:val="20"/>
              </w:rPr>
              <w:t>4dc913f</w:t>
            </w:r>
          </w:p>
        </w:tc>
        <w:tc>
          <w:tcPr>
            <w:tcW w:w="3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7B741D3" w14:textId="77777777" w:rsidR="00FF2FC6" w:rsidRDefault="00000000">
            <w:r>
              <w:rPr>
                <w:rFonts w:eastAsia="Helvetica Neue"/>
                <w:sz w:val="20"/>
                <w:szCs w:val="20"/>
              </w:rPr>
              <w:t>origin/main (旧)</w:t>
            </w:r>
          </w:p>
        </w:tc>
        <w:tc>
          <w:tcPr>
            <w:tcW w:w="4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C64DEA5" w14:textId="77777777" w:rsidR="00FF2FC6" w:rsidRDefault="00000000">
            <w:r>
              <w:rPr>
                <w:rFonts w:eastAsia="Helvetica Neue"/>
                <w:sz w:val="20"/>
                <w:szCs w:val="20"/>
              </w:rPr>
              <w:t>hero: 2-stage prompt with media-style dict (v1.1 SPEC)</w:t>
            </w:r>
          </w:p>
        </w:tc>
      </w:tr>
      <w:tr w:rsidR="00FF2FC6" w14:paraId="77F61323" w14:textId="77777777">
        <w:tc>
          <w:tcPr>
            <w:tcW w:w="1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FBBAAD6" w14:textId="77777777" w:rsidR="00FF2FC6" w:rsidRDefault="00000000">
            <w:r>
              <w:rPr>
                <w:rFonts w:eastAsia="Helvetica Neue"/>
                <w:sz w:val="20"/>
                <w:szCs w:val="20"/>
              </w:rPr>
              <w:t>f42b65c</w:t>
            </w:r>
          </w:p>
        </w:tc>
        <w:tc>
          <w:tcPr>
            <w:tcW w:w="3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D95C2A4" w14:textId="77777777" w:rsidR="00FF2FC6" w:rsidRDefault="00000000">
            <w:r>
              <w:rPr>
                <w:rFonts w:eastAsia="Helvetica Neue"/>
                <w:sz w:val="20"/>
                <w:szCs w:val="20"/>
              </w:rPr>
              <w:t>origin/feat/v1.3-gs-grade-illustration</w:t>
            </w:r>
          </w:p>
        </w:tc>
        <w:tc>
          <w:tcPr>
            <w:tcW w:w="4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558BA76" w14:textId="77777777" w:rsidR="00FF2FC6" w:rsidRDefault="00000000">
            <w:r>
              <w:rPr>
                <w:rFonts w:eastAsia="Helvetica Neue"/>
                <w:sz w:val="20"/>
                <w:szCs w:val="20"/>
              </w:rPr>
              <w:t>hero+safari: v1.3 GS-grade illustration (Pattern A/B) + Safari CSS fix</w:t>
            </w:r>
          </w:p>
        </w:tc>
      </w:tr>
      <w:tr w:rsidR="00FF2FC6" w14:paraId="0EF06118" w14:textId="77777777">
        <w:tc>
          <w:tcPr>
            <w:tcW w:w="1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649107D" w14:textId="77777777" w:rsidR="00FF2FC6" w:rsidRDefault="00000000">
            <w:r>
              <w:rPr>
                <w:rFonts w:eastAsia="Helvetica Neue"/>
                <w:sz w:val="20"/>
                <w:szCs w:val="20"/>
              </w:rPr>
              <w:t>76e3ff8</w:t>
            </w:r>
          </w:p>
        </w:tc>
        <w:tc>
          <w:tcPr>
            <w:tcW w:w="3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C0A5F1B" w14:textId="77777777" w:rsidR="00FF2FC6" w:rsidRDefault="00000000">
            <w:r>
              <w:rPr>
                <w:rFonts w:eastAsia="Helvetica Neue"/>
                <w:sz w:val="20"/>
                <w:szCs w:val="20"/>
              </w:rPr>
              <w:t>origin/main (現)</w:t>
            </w:r>
          </w:p>
        </w:tc>
        <w:tc>
          <w:tcPr>
            <w:tcW w:w="4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4EF6487" w14:textId="77777777" w:rsidR="00FF2FC6" w:rsidRDefault="00000000">
            <w:r>
              <w:rPr>
                <w:rFonts w:eastAsia="Helvetica Neue"/>
                <w:sz w:val="20"/>
                <w:szCs w:val="20"/>
              </w:rPr>
              <w:t>Merge feat/v1.3-gs-grade-illustration: GS-grade illustration + Safari CSS fix</w:t>
            </w:r>
          </w:p>
        </w:tc>
      </w:tr>
    </w:tbl>
    <w:p w14:paraId="36C98539" w14:textId="77777777" w:rsidR="00FF2FC6" w:rsidRDefault="00000000">
      <w:pPr>
        <w:pStyle w:val="2"/>
      </w:pPr>
      <w:r>
        <w:t>§12.4 失敗と学び</w:t>
      </w:r>
    </w:p>
    <w:p w14:paraId="6C08BBB0" w14:textId="77777777" w:rsidR="00FF2FC6" w:rsidRDefault="00000000">
      <w:pPr>
        <w:pStyle w:val="a4"/>
        <w:numPr>
          <w:ilvl w:val="0"/>
          <w:numId w:val="2"/>
        </w:numPr>
        <w:spacing w:after="80"/>
      </w:pPr>
      <w:r>
        <w:rPr>
          <w:rFonts w:eastAsia="Helvetica Neue"/>
        </w:rPr>
        <w:t>Cowork サンドボックスは Gemini API に 403 Forbidden、git 操作にも index.lock permission 制約。hero 画像生成・git 操作はローカル Mac 専用とする運用が必須。</w:t>
      </w:r>
    </w:p>
    <w:p w14:paraId="261542EE" w14:textId="77777777" w:rsidR="00FF2FC6" w:rsidRDefault="00000000">
      <w:pPr>
        <w:pStyle w:val="a4"/>
        <w:numPr>
          <w:ilvl w:val="0"/>
          <w:numId w:val="2"/>
        </w:numPr>
        <w:spacing w:after="80"/>
      </w:pPr>
      <w:r>
        <w:rPr>
          <w:rFonts w:eastAsia="Helvetica Neue"/>
        </w:rPr>
        <w:t>Nano Banana 2 (gemini-3.1-flash-image-preview) は preview 段階で黒画像を返す不具合あり。安定版リリース後に再評価。</w:t>
      </w:r>
    </w:p>
    <w:p w14:paraId="18B55ED5" w14:textId="77777777" w:rsidR="00FF2FC6" w:rsidRDefault="00000000">
      <w:pPr>
        <w:pStyle w:val="a4"/>
        <w:numPr>
          <w:ilvl w:val="0"/>
          <w:numId w:val="2"/>
        </w:numPr>
        <w:spacing w:after="80"/>
      </w:pPr>
      <w:r>
        <w:rPr>
          <w:rFonts w:eastAsia="Helvetica Neue"/>
        </w:rPr>
        <w:t>SPEC v1.1 自身の _needs_retry 判定 (&lt;=2 words) が SPEC §7.3 の GOOD 例と矛盾していた。ドキュメントと実装の整合性検証が重要。</w:t>
      </w:r>
    </w:p>
    <w:p w14:paraId="0103D7F7" w14:textId="77777777" w:rsidR="00FF2FC6" w:rsidRDefault="00000000">
      <w:pPr>
        <w:pStyle w:val="a4"/>
        <w:numPr>
          <w:ilvl w:val="0"/>
          <w:numId w:val="2"/>
        </w:numPr>
        <w:spacing w:after="80"/>
      </w:pPr>
      <w:r>
        <w:rPr>
          <w:rFonts w:eastAsia="Helvetica Neue"/>
        </w:rPr>
        <w:t>Gemini 2.5 Flash text は system prompt の "STEP 1 -" のような命令を literal に field 名に反映する傾向。明示的 JSON schema による制約が必要。</w:t>
      </w:r>
    </w:p>
    <w:p w14:paraId="0B80D642" w14:textId="77777777" w:rsidR="00FF2FC6" w:rsidRDefault="00000000">
      <w:pPr>
        <w:pStyle w:val="a4"/>
        <w:numPr>
          <w:ilvl w:val="0"/>
          <w:numId w:val="2"/>
        </w:numPr>
        <w:spacing w:after="80"/>
      </w:pPr>
      <w:r>
        <w:rPr>
          <w:rFonts w:eastAsia="Helvetica Neue"/>
        </w:rPr>
        <w:t>「勝手に進めるな Step by Step」 原則により、各段階でユーザー承認を取った上で実装することで、最終的に 3 回の再生成で完成に到達できた。</w:t>
      </w:r>
    </w:p>
    <w:p w14:paraId="68A845F1" w14:textId="77777777" w:rsidR="00FF2FC6" w:rsidRDefault="00000000">
      <w:pPr>
        <w:pStyle w:val="2"/>
      </w:pPr>
      <w:r>
        <w:t>§12.5 成果物一覧</w:t>
      </w:r>
    </w:p>
    <w:p w14:paraId="1A901B16" w14:textId="77777777" w:rsidR="00FF2FC6" w:rsidRDefault="00000000">
      <w:pPr>
        <w:pStyle w:val="a4"/>
        <w:numPr>
          <w:ilvl w:val="0"/>
          <w:numId w:val="2"/>
        </w:numPr>
        <w:spacing w:after="80"/>
      </w:pPr>
      <w:r>
        <w:rPr>
          <w:rFonts w:eastAsia="Helvetica Neue"/>
        </w:rPr>
        <w:t>scripts/generate_hero_image.py (+243 / -79 行、commit f42b65c)</w:t>
      </w:r>
    </w:p>
    <w:p w14:paraId="256BE5C6" w14:textId="77777777" w:rsidR="00FF2FC6" w:rsidRDefault="00000000">
      <w:pPr>
        <w:pStyle w:val="a4"/>
        <w:numPr>
          <w:ilvl w:val="0"/>
          <w:numId w:val="2"/>
        </w:numPr>
        <w:spacing w:after="80"/>
      </w:pPr>
      <w:r>
        <w:rPr>
          <w:rFonts w:eastAsia="Helvetica Neue"/>
        </w:rPr>
        <w:t>layouts/wsj/list.html (+23 / -2 行、commit f42b65c)</w:t>
      </w:r>
    </w:p>
    <w:p w14:paraId="375A9B0C" w14:textId="77777777" w:rsidR="00FF2FC6" w:rsidRDefault="00000000">
      <w:pPr>
        <w:pStyle w:val="a4"/>
        <w:numPr>
          <w:ilvl w:val="0"/>
          <w:numId w:val="2"/>
        </w:numPr>
        <w:spacing w:after="80"/>
      </w:pPr>
      <w:r>
        <w:rPr>
          <w:rFonts w:eastAsia="Helvetica Neue"/>
        </w:rPr>
        <w:t>verify_hero_v13_2026-04-22.html (A/B HTML)</w:t>
      </w:r>
    </w:p>
    <w:p w14:paraId="29FAE517" w14:textId="77777777" w:rsidR="00FF2FC6" w:rsidRDefault="00000000">
      <w:pPr>
        <w:pStyle w:val="a4"/>
        <w:numPr>
          <w:ilvl w:val="0"/>
          <w:numId w:val="2"/>
        </w:numPr>
        <w:spacing w:after="80"/>
      </w:pPr>
      <w:r>
        <w:rPr>
          <w:rFonts w:eastAsia="Helvetica Neue"/>
        </w:rPr>
        <w:lastRenderedPageBreak/>
        <w:t>Bolgheri_Daily_Brief_仕様書_v1.3_2026-04-23.docx (40 ページ A4、SPEC v1.1 統合版)</w:t>
      </w:r>
    </w:p>
    <w:p w14:paraId="19337302" w14:textId="77777777" w:rsidR="00FF2FC6" w:rsidRDefault="00000000">
      <w:pPr>
        <w:pStyle w:val="a4"/>
        <w:numPr>
          <w:ilvl w:val="0"/>
          <w:numId w:val="2"/>
        </w:numPr>
        <w:spacing w:after="80"/>
      </w:pPr>
      <w:r>
        <w:rPr>
          <w:rFonts w:eastAsia="Helvetica Neue"/>
        </w:rPr>
        <w:t>Bolgheri_Daily_Brief_仕様書_v1.4_2026-04-23.docx (本書、v1.3 → v1.4 差分版)</w:t>
      </w:r>
    </w:p>
    <w:p w14:paraId="65CFCA6C" w14:textId="77777777" w:rsidR="00FF2FC6" w:rsidRDefault="00000000">
      <w:pPr>
        <w:pStyle w:val="a4"/>
        <w:numPr>
          <w:ilvl w:val="0"/>
          <w:numId w:val="2"/>
        </w:numPr>
        <w:spacing w:after="80"/>
      </w:pPr>
      <w:r>
        <w:rPr>
          <w:rFonts w:eastAsia="Helvetica Neue"/>
        </w:rPr>
        <w:t>_preview_hero_v1.3_2026-04-22/ (4 媒体 × illustration、本番検証用)</w:t>
      </w:r>
    </w:p>
    <w:p w14:paraId="6F958200" w14:textId="77777777" w:rsidR="00AB6E4E" w:rsidRDefault="00000000">
      <w:r>
        <w:br w:type="page"/>
      </w:r>
    </w:p>
    <w:p w14:paraId="55A92200" w14:textId="77777777" w:rsidR="00AB6E4E" w:rsidRDefault="00000000">
      <w:pPr>
        <w:pStyle w:val="1"/>
        <w:rPr>
          <w:ins w:id="103" w:author="Claude" w:date="2026-05-01T09:00:00Z"/>
        </w:rPr>
      </w:pPr>
      <w:ins w:id="104" w:author="Claude" w:date="2026-05-01T09:00:00Z">
        <w:r>
          <w:lastRenderedPageBreak/>
          <w:t>§13. 2026-04-24 〜 2026-05-01 実装ログ (Phase 10 完了)</w:t>
        </w:r>
        <w:r>
          <w:rPr>
            <w:color w:val="B5322C"/>
            <w:sz w:val="20"/>
            <w:szCs w:val="20"/>
          </w:rPr>
          <w:t xml:space="preserve">  【v2.0 新規】</w:t>
        </w:r>
      </w:ins>
    </w:p>
    <w:p w14:paraId="548A3855" w14:textId="77777777" w:rsidR="00AB6E4E" w:rsidRDefault="00000000">
      <w:pPr>
        <w:pStyle w:val="2"/>
        <w:rPr>
          <w:ins w:id="105" w:author="Claude" w:date="2026-05-01T09:00:00Z"/>
        </w:rPr>
      </w:pPr>
      <w:ins w:id="106" w:author="Claude" w:date="2026-05-01T09:00:00Z">
        <w:r>
          <w:t>§13.1 概要</w:t>
        </w:r>
      </w:ins>
    </w:p>
    <w:p w14:paraId="55A00904" w14:textId="77777777" w:rsidR="00AB6E4E" w:rsidRDefault="00000000">
      <w:pPr>
        <w:rPr>
          <w:ins w:id="107" w:author="Claude" w:date="2026-05-01T09:00:00Z"/>
          <w:rFonts w:eastAsia="Helvetica Neue"/>
        </w:rPr>
      </w:pPr>
      <w:ins w:id="108" w:author="Claude" w:date="2026-05-01T09:00:00Z">
        <w:r>
          <w:rPr>
            <w:rFonts w:eastAsia="Helvetica Neue"/>
          </w:rPr>
          <w:t>v1.4 (2026-04-23 13:15 JST) リリース後、Phase 10 (全媒体 list.html 展開 + モバイルアーカイブ修正) を完了し v2.0 へ更新。全ソースのバックフィル (2026-04-01〜04-30 分) も実施。本章はその実装経緯・判断・学びを記録する。</w:t>
        </w:r>
      </w:ins>
    </w:p>
    <w:p w14:paraId="7786CD1F" w14:textId="77777777" w:rsidR="00AB6E4E" w:rsidRDefault="00000000">
      <w:pPr>
        <w:pStyle w:val="2"/>
        <w:rPr>
          <w:ins w:id="109" w:author="Claude" w:date="2026-05-01T09:00:00Z"/>
        </w:rPr>
      </w:pPr>
      <w:ins w:id="110" w:author="Claude" w:date="2026-05-01T09:00:00Z">
        <w:r>
          <w:t>§13.2 主要実装タイムライン</w:t>
        </w:r>
      </w:ins>
    </w:p>
    <w:p w14:paraId="097802F8" w14:textId="77777777" w:rsidR="00AB6E4E" w:rsidRDefault="00000000">
      <w:pPr>
        <w:pStyle w:val="3"/>
        <w:rPr>
          <w:ins w:id="111" w:author="Claude" w:date="2026-05-01T09:00:00Z"/>
        </w:rPr>
      </w:pPr>
      <w:ins w:id="112" w:author="Claude" w:date="2026-05-01T09:00:00Z">
        <w:r>
          <w:t>§13.2.1 Phase 10 — 全媒体 list.html 展開 (2026-04-24〜28)</w:t>
        </w:r>
      </w:ins>
    </w:p>
    <w:p w14:paraId="5C169C5D" w14:textId="77777777" w:rsidR="00AB6E4E" w:rsidRDefault="00000000">
      <w:pPr>
        <w:rPr>
          <w:ins w:id="113" w:author="Claude" w:date="2026-05-01T09:00:00Z"/>
          <w:rFonts w:eastAsia="Helvetica Neue"/>
        </w:rPr>
      </w:pPr>
      <w:ins w:id="114" w:author="Claude" w:date="2026-05-01T09:00:00Z">
        <w:r>
          <w:rPr>
            <w:rFonts w:eastAsia="Helvetica Neue"/>
          </w:rPr>
          <w:t>v1.4 時点では WSJ・Buysiders の 2 媒体のみ list.html が存在。残り 5 媒体 (nyt-bn / nyt-op / short-squeez / skift / business-insider) の layouts/&lt;section&gt;/list.html を新規作成し、アーカイブ一覧ページとして本番展開した。各ファイルは WSJ テンプレートを基にソース固有の色・ロゴ・スタイルで個別化。デスクトップ・モバイル両対応の responsive CSS を実装済み。</w:t>
        </w:r>
      </w:ins>
    </w:p>
    <w:p w14:paraId="6A79856F" w14:textId="77777777" w:rsidR="00AB6E4E" w:rsidRDefault="00000000">
      <w:pPr>
        <w:pStyle w:val="3"/>
        <w:rPr>
          <w:ins w:id="115" w:author="Claude" w:date="2026-05-01T09:00:00Z"/>
        </w:rPr>
      </w:pPr>
      <w:ins w:id="116" w:author="Claude" w:date="2026-05-01T09:00:00Z">
        <w:r>
          <w:t>§13.2.2 全ソースバックフィル (2026-04-01〜04-30)</w:t>
        </w:r>
      </w:ins>
    </w:p>
    <w:p w14:paraId="5300D182" w14:textId="77777777" w:rsidR="00AB6E4E" w:rsidRDefault="00000000">
      <w:pPr>
        <w:rPr>
          <w:ins w:id="117" w:author="Claude" w:date="2026-05-01T09:00:00Z"/>
          <w:rFonts w:eastAsia="Helvetica Neue"/>
        </w:rPr>
      </w:pPr>
      <w:ins w:id="118" w:author="Claude" w:date="2026-05-01T09:00:00Z">
        <w:r>
          <w:rPr>
            <w:rFonts w:eastAsia="Helvetica Neue"/>
          </w:rPr>
          <w:t>list.html 展開と並行し、過去記事のバックフィルを実施。GitHub Actions / generate_hero_image.py ワークフローを活用し、4/1〜4/30 分の不足記事と Hero 画像を一括生成・コミット。対象ソース: WSJ (7 記事) / Short Squeez (16 記事) / Skift (16 記事) / NYT-BN (10 記事) / NYT-OP (9 記事) / Business Insider (7 記事)。</w:t>
        </w:r>
      </w:ins>
    </w:p>
    <w:p w14:paraId="61724E6D" w14:textId="77777777" w:rsidR="00AB6E4E" w:rsidRDefault="00000000">
      <w:pPr>
        <w:pStyle w:val="3"/>
        <w:rPr>
          <w:ins w:id="119" w:author="Claude" w:date="2026-05-01T09:00:00Z"/>
        </w:rPr>
      </w:pPr>
      <w:ins w:id="120" w:author="Claude" w:date="2026-05-01T09:00:00Z">
        <w:r>
          <w:t>§13.2.3 モバイルアーカイブ画像修正 — §8.7 解消 (2026-04-30〜05-01)</w:t>
        </w:r>
      </w:ins>
    </w:p>
    <w:p w14:paraId="7937A281" w14:textId="77777777" w:rsidR="00AB6E4E" w:rsidRDefault="00000000">
      <w:pPr>
        <w:rPr>
          <w:ins w:id="121" w:author="Claude" w:date="2026-05-01T09:00:00Z"/>
          <w:rFonts w:eastAsia="Helvetica Neue"/>
        </w:rPr>
      </w:pPr>
      <w:ins w:id="122" w:author="Claude" w:date="2026-05-01T09:00:00Z">
        <w:r>
          <w:rPr>
            <w:rFonts w:eastAsia="Helvetica Neue"/>
          </w:rPr>
          <w:t>スマートフォン実機確認で発覚した §8.7 のアーカイブ画像非表示問題を修正。全 6 ファイルの @media(max-width:680px) ブロックから .arch-thumb{display:none} を除去し、width:100%;height:72px;object-fit:cover;display:block に置換。430px ブレークポイントも追加 (height:56px)。修正後、GitHub ブラウザエディタ経由で 6 コミット (Deploy #103〜#108) を連続実施し全件 ✅ 確認。CSS ライブ検証 (window.getComputedStyle) およびモバイルシミュレーション (CSS 注入) で全セクション目視確認済み。</w:t>
        </w:r>
      </w:ins>
    </w:p>
    <w:p w14:paraId="6662392E" w14:textId="77777777" w:rsidR="00AB6E4E" w:rsidRDefault="00000000">
      <w:pPr>
        <w:pStyle w:val="3"/>
        <w:rPr>
          <w:ins w:id="123" w:author="Claude" w:date="2026-05-01T09:00:00Z"/>
        </w:rPr>
      </w:pPr>
      <w:ins w:id="124" w:author="Claude" w:date="2026-05-01T09:00:00Z">
        <w:r>
          <w:t>§13.2.4 Gemini モデル変更 — 2.0-flash → 1.5-flash (translate_gemini.py)</w:t>
        </w:r>
      </w:ins>
    </w:p>
    <w:p w14:paraId="61387F63" w14:textId="77777777" w:rsidR="00AB6E4E" w:rsidRDefault="00000000">
      <w:pPr>
        <w:rPr>
          <w:ins w:id="125" w:author="Claude" w:date="2026-05-01T09:00:00Z"/>
          <w:rFonts w:eastAsia="Helvetica Neue"/>
        </w:rPr>
      </w:pPr>
      <w:ins w:id="126" w:author="Claude" w:date="2026-05-01T09:00:00Z">
        <w:del w:id="127" w:author="Claude" w:date="2026-05-03T06:00:00Z">
          <w:r>
            <w:rPr>
              <w:rFonts w:eastAsia="Helvetica Neue"/>
            </w:rPr>
            <w:delText>scripts/translate_gemini.py の翻訳モデルを gemini-2.0-flash → gemini-1.5-flash に変更 (commit 1c145cc)。原因: 新規ユーザーに対し gemini-2.0-flash が利用不可 (403 Forbidden) であることが判明。1.5-flash は安定稼働中。Phase 3.5 で恒久対応 (モデル判定ロジック実装) を計画。</w:delText>
          </w:r>
        </w:del>
        <w:r>
          <w:rPr>
            <w:rFonts w:eastAsia="Helvetica Neue"/>
          </w:rPr>
          <w:t>scripts/translate_gemini.py の翻訳モデルを gemini-2.0-flash → gemini-1.5-flash (commit 1c145cc) → gemini-2.5-flash (commit d816a6e, v2.1) と段階的に変更。v2.1 では 2.5-flash への升級に加え、Gemini API レスポンスパースの堅牢化 (safe .get() chain + 空レスポンスリトライ) を実装 (commit 5907bab)。</w:t>
        </w:r>
      </w:ins>
    </w:p>
    <w:p w14:paraId="4F7BE576" w14:textId="77777777" w:rsidR="00AB6E4E" w:rsidRDefault="00000000">
      <w:pPr>
        <w:pStyle w:val="2"/>
        <w:rPr>
          <w:ins w:id="128" w:author="Claude" w:date="2026-05-01T09:00:00Z"/>
        </w:rPr>
      </w:pPr>
      <w:ins w:id="129" w:author="Claude" w:date="2026-05-01T09:00:00Z">
        <w:r>
          <w:t>§13.3 成果物一覧</w:t>
        </w:r>
      </w:ins>
    </w:p>
    <w:p w14:paraId="5F1EBA4E" w14:textId="77777777" w:rsidR="00AB6E4E" w:rsidRDefault="00000000">
      <w:pPr>
        <w:rPr>
          <w:ins w:id="130" w:author="Claude" w:date="2026-05-01T09:00:00Z"/>
          <w:rFonts w:eastAsia="Helvetica Neue"/>
        </w:rPr>
      </w:pPr>
      <w:ins w:id="131" w:author="Claude" w:date="2026-05-01T09:00:00Z">
        <w:r>
          <w:rPr>
            <w:rFonts w:eastAsia="Helvetica Neue"/>
          </w:rPr>
          <w:t>layouts/nyt-bn/list.html (新規) / layouts/nyt-op/list.html (新規) / layouts/short-squeez/list.html (新規) / layouts/skift/list.html (新規) / layouts/business-insider/list.html (新規) — 各 list.html モバイル CSS 修正済み (§8.7)。scripts/translate_gemini.py (gemini-1.5-flash 切替, commit 1c145cc)。全ソース過去記事 65+ 件 + Hero 画像 65+ 枚 バックフィル完了。Bolgheri_Daily_Brief_仕様書_v2.0_2026-05-01.docx (本書)。</w:t>
        </w:r>
      </w:ins>
    </w:p>
    <w:p w14:paraId="38DE2564" w14:textId="77777777" w:rsidR="00AB6E4E" w:rsidRDefault="00000000">
      <w:pPr>
        <w:pStyle w:val="2"/>
        <w:rPr>
          <w:ins w:id="132" w:author="Claude" w:date="2026-05-01T09:00:00Z"/>
        </w:rPr>
      </w:pPr>
      <w:ins w:id="133" w:author="Claude" w:date="2026-05-01T09:00:00Z">
        <w:r>
          <w:t>§13.4 学びと所見</w:t>
        </w:r>
      </w:ins>
    </w:p>
    <w:p w14:paraId="3D4D4C1D" w14:textId="77777777" w:rsidR="00AB6E4E" w:rsidRDefault="00000000">
      <w:pPr>
        <w:rPr>
          <w:ins w:id="134" w:author="Claude" w:date="2026-05-01T09:00:00Z"/>
          <w:rFonts w:eastAsia="Helvetica Neue"/>
        </w:rPr>
      </w:pPr>
      <w:ins w:id="135" w:author="Claude" w:date="2026-05-01T09:00:00Z">
        <w:r>
          <w:rPr>
            <w:rFonts w:eastAsia="Helvetica Neue"/>
          </w:rPr>
          <w:t>CDN キャッシュ (max-age=600) の影響: CSS 修正後もスマートフォン実機で即時反映されない場</w:t>
          <w:lastRenderedPageBreak/>
          <w:t>合がある。強制リロードまたは 10 分待機で解消。デスクトップ Chrome での CSS ライブ検証 (getComputedStyle + window.getComputedStyle) は、実機確認の代替として有効。GitHub ブラウザエディタ + CodeMirror 6 API による直接編集は、ターミナル不使用の運用ルール下での有効なフォールバック手段として確立された。</w:t>
        </w:r>
      </w:ins>
    </w:p>
    <w:p w14:paraId="596DC5C2" w14:textId="77777777" w:rsidR="00FF2FC6" w:rsidRDefault="00000000">
      <w:r>
        <w:br w:type="page"/>
      </w:r>
    </w:p>
    <w:p w14:paraId="6348796B" w14:textId="77777777" w:rsidR="00FF2FC6" w:rsidRDefault="00000000">
      <w:pPr>
        <w:pStyle w:val="1"/>
      </w:pPr>
      <w:del w:id="136" w:author="Claude" w:date="2026-05-01T09:00:00Z">
        <w:r>
          <w:lastRenderedPageBreak/>
          <w:delText>付録A. 改訂履歴</w:delText>
        </w:r>
      </w:del>
      <w:ins w:id="137" w:author="Claude" w:date="2026-05-01T09:00:00Z">
        <w:r>
          <w:t>付録A. 改訂履歴 (v1.0 → v2.0)</w:t>
        </w:r>
      </w:ins>
      <w:del w:id="138" w:author="Claude" w:date="2026-05-03T06:00:00Z">
        <w:r>
          <w:delText>付録A. 改訂履歴 (v1.0 → v2.0)</w:delText>
        </w:r>
      </w:del>
      <w:ins w:id="139" w:author="Claude" w:date="2026-05-03T06:00:00Z">
        <w:r>
          <w:t>付録A. 改訂履歴 (v1.0 → v2.1)</w:t>
        </w:r>
      </w:ins>
      <w:del w:id="140" w:author="Claude" w:date="2026-05-03T06:00:00Z">
        <w:r>
          <w:rPr>
            <w:color w:val="B5322C"/>
            <w:sz w:val="20"/>
            <w:szCs w:val="20"/>
          </w:rPr>
          <w:delText xml:space="preserve">  【v2.0 更新】</w:delText>
        </w:r>
      </w:del>
      <w:ins w:id="141" w:author="Claude" w:date="2026-05-03T06:00:00Z">
        <w:r>
          <w:rPr>
            <w:color w:val="B5322C"/>
            <w:sz w:val="20"/>
            <w:szCs w:val="20"/>
          </w:rPr>
          <w:t xml:space="preserve">  【v2.1 更新】</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0"/>
        <w:gridCol w:w="6120"/>
      </w:tblGrid>
      <w:tr w:rsidR="00FF2FC6" w14:paraId="6AE55595" w14:textId="77777777">
        <w:trPr>
          <w:tblHeader/>
        </w:trPr>
        <w:tc>
          <w:tcPr>
            <w:tcW w:w="14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E66E4D2" w14:textId="77777777" w:rsidR="00FF2FC6" w:rsidRDefault="00000000">
            <w:r>
              <w:rPr>
                <w:rFonts w:eastAsia="Helvetica Neue"/>
                <w:b/>
                <w:bCs/>
                <w:color w:val="FFFFFF"/>
                <w:sz w:val="20"/>
                <w:szCs w:val="20"/>
              </w:rPr>
              <w:t>バージョン</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C653C27" w14:textId="77777777" w:rsidR="00FF2FC6" w:rsidRDefault="00000000">
            <w:r>
              <w:rPr>
                <w:rFonts w:eastAsia="Helvetica Neue"/>
                <w:b/>
                <w:bCs/>
                <w:color w:val="FFFFFF"/>
                <w:sz w:val="20"/>
                <w:szCs w:val="20"/>
              </w:rPr>
              <w:t>公開日</w:t>
            </w:r>
          </w:p>
        </w:tc>
        <w:tc>
          <w:tcPr>
            <w:tcW w:w="61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2C1ABB6" w14:textId="77777777" w:rsidR="00FF2FC6" w:rsidRDefault="00000000">
            <w:r>
              <w:rPr>
                <w:rFonts w:eastAsia="Helvetica Neue"/>
                <w:b/>
                <w:bCs/>
                <w:color w:val="FFFFFF"/>
                <w:sz w:val="20"/>
                <w:szCs w:val="20"/>
              </w:rPr>
              <w:t>主な変更</w:t>
            </w:r>
          </w:p>
        </w:tc>
      </w:tr>
      <w:tr w:rsidR="00FF2FC6" w14:paraId="44B23906"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B11279E" w14:textId="77777777" w:rsidR="00FF2FC6" w:rsidRDefault="00000000">
            <w:r>
              <w:rPr>
                <w:rFonts w:eastAsia="Helvetica Neue"/>
                <w:sz w:val="20"/>
                <w:szCs w:val="20"/>
              </w:rPr>
              <w:t>v1.0</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C29C737" w14:textId="77777777" w:rsidR="00FF2FC6" w:rsidRDefault="00000000">
            <w:r>
              <w:rPr>
                <w:rFonts w:eastAsia="Helvetica Neue"/>
                <w:sz w:val="20"/>
                <w:szCs w:val="20"/>
              </w:rPr>
              <w:t>2026-04-15</w:t>
            </w:r>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9CC7BB2" w14:textId="77777777" w:rsidR="00FF2FC6" w:rsidRDefault="00000000">
            <w:r>
              <w:rPr>
                <w:rFonts w:eastAsia="Helvetica Neue"/>
                <w:sz w:val="20"/>
                <w:szCs w:val="20"/>
              </w:rPr>
              <w:t>初版。Phase 1 完了 (GitHub Models 移行)</w:t>
            </w:r>
          </w:p>
        </w:tc>
      </w:tr>
      <w:tr w:rsidR="00FF2FC6" w14:paraId="29806E5C"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4428176" w14:textId="77777777" w:rsidR="00FF2FC6" w:rsidRDefault="00000000">
            <w:r>
              <w:rPr>
                <w:rFonts w:eastAsia="Helvetica Neue"/>
                <w:sz w:val="20"/>
                <w:szCs w:val="20"/>
              </w:rPr>
              <w:t>v1.1</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66D3D06" w14:textId="77777777" w:rsidR="00FF2FC6" w:rsidRDefault="00000000">
            <w:r>
              <w:rPr>
                <w:rFonts w:eastAsia="Helvetica Neue"/>
                <w:sz w:val="20"/>
                <w:szCs w:val="20"/>
              </w:rPr>
              <w:t>2026-04-21</w:t>
            </w:r>
          </w:p>
        </w:tc>
        <w:tc>
          <w:tcPr>
            <w:tcW w:w="61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7CAC8A7" w14:textId="77777777" w:rsidR="00FF2FC6" w:rsidRDefault="00000000">
            <w:r>
              <w:rPr>
                <w:rFonts w:eastAsia="Helvetica Neue"/>
                <w:sz w:val="20"/>
                <w:szCs w:val="20"/>
              </w:rPr>
              <w:t>Phase 2 実装 (チャンク分割 + 429 リトライ)</w:t>
            </w:r>
          </w:p>
        </w:tc>
      </w:tr>
      <w:tr w:rsidR="00FF2FC6" w14:paraId="312A730D"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F168209" w14:textId="77777777" w:rsidR="00FF2FC6" w:rsidRDefault="00000000">
            <w:r>
              <w:rPr>
                <w:rFonts w:eastAsia="Helvetica Neue"/>
                <w:sz w:val="20"/>
                <w:szCs w:val="20"/>
              </w:rPr>
              <w:t>v1.2</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D87591A" w14:textId="77777777" w:rsidR="00FF2FC6" w:rsidRDefault="00000000">
            <w:r>
              <w:rPr>
                <w:rFonts w:eastAsia="Helvetica Neue"/>
                <w:sz w:val="20"/>
                <w:szCs w:val="20"/>
              </w:rPr>
              <w:t>2026-04-21</w:t>
            </w:r>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C721F60" w14:textId="77777777" w:rsidR="00FF2FC6" w:rsidRDefault="00000000">
            <w:r>
              <w:rPr>
                <w:rFonts w:eastAsia="Helvetica Neue"/>
                <w:sz w:val="20"/>
                <w:szCs w:val="20"/>
              </w:rPr>
              <w:t>Hero Image 生成 (v1.0)、動的 Hero UI、モバイル対応 (Phase 3/4/5)</w:t>
            </w:r>
          </w:p>
        </w:tc>
      </w:tr>
      <w:tr w:rsidR="00FF2FC6" w14:paraId="779B06BD"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48C9702" w14:textId="77777777" w:rsidR="00FF2FC6" w:rsidRDefault="00000000">
            <w:r>
              <w:rPr>
                <w:rFonts w:eastAsia="Helvetica Neue"/>
                <w:sz w:val="20"/>
                <w:szCs w:val="20"/>
              </w:rPr>
              <w:t>v1.3</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08A0709" w14:textId="77777777" w:rsidR="00FF2FC6" w:rsidRDefault="00000000">
            <w:r>
              <w:rPr>
                <w:rFonts w:eastAsia="Helvetica Neue"/>
                <w:sz w:val="20"/>
                <w:szCs w:val="20"/>
              </w:rPr>
              <w:t>2026-04-23</w:t>
            </w:r>
          </w:p>
        </w:tc>
        <w:tc>
          <w:tcPr>
            <w:tcW w:w="61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A3CBFE9" w14:textId="77777777" w:rsidR="00FF2FC6" w:rsidRDefault="00000000">
            <w:r>
              <w:rPr>
                <w:rFonts w:eastAsia="Helvetica Neue"/>
                <w:sz w:val="20"/>
                <w:szCs w:val="20"/>
              </w:rPr>
              <w:t>Hero v1.1 SPEC 完全統合、2026-04-22/23 実配信検証結果記載、v1.2 illustration fix パッチプラン、運用ガイドライン新設 (計画段階)</w:t>
            </w:r>
          </w:p>
        </w:tc>
      </w:tr>
      <w:tr w:rsidR="00FF2FC6" w14:paraId="1E193493"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15E6A3D" w14:textId="77777777" w:rsidR="00FF2FC6" w:rsidRDefault="00000000">
            <w:r>
              <w:rPr>
                <w:rFonts w:eastAsia="Helvetica Neue"/>
                <w:sz w:val="20"/>
                <w:szCs w:val="20"/>
              </w:rPr>
              <w:t>v1.4 【本版】</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E1E5716" w14:textId="77777777" w:rsidR="00FF2FC6" w:rsidRDefault="00000000">
            <w:r>
              <w:rPr>
                <w:rFonts w:eastAsia="Helvetica Neue"/>
                <w:sz w:val="20"/>
                <w:szCs w:val="20"/>
              </w:rPr>
              <w:t>2026-04-23</w:t>
            </w:r>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CFFD849" w14:textId="77777777" w:rsidR="00FF2FC6" w:rsidRDefault="00000000">
            <w:r>
              <w:rPr>
                <w:rFonts w:eastAsia="Helvetica Neue"/>
                <w:sz w:val="20"/>
                <w:szCs w:val="20"/>
              </w:rPr>
              <w:t>Phase 6 実装完了 (Patch 1-7 + Safari)、Pattern A/B 分類導入、Nano Banana 2 黒画像問題記載、2026-04-23 実装ログ新設 (§12)</w:t>
            </w:r>
          </w:p>
        </w:tc>
      </w:tr>
      <w:tr w:rsidR="00AB6E4E" w14:paraId="328BB3EA" w14:textId="77777777">
        <w:trPr>
          <w:ins w:id="142" w:author="Claude" w:date="2026-05-01T09:00:00Z"/>
        </w:trPr>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802ACE4" w14:textId="77777777" w:rsidR="00AB6E4E" w:rsidRDefault="00000000">
            <w:ins w:id="143" w:author="Claude" w:date="2026-05-01T09:00:00Z">
              <w:r>
                <w:rPr>
                  <w:rFonts w:eastAsia="Helvetica Neue"/>
                  <w:sz w:val="20"/>
                  <w:szCs w:val="20"/>
                </w:rPr>
                <w:t>v2.0</w:t>
              </w:r>
            </w:ins>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9AF773A" w14:textId="77777777" w:rsidR="00AB6E4E" w:rsidRDefault="00000000">
            <w:ins w:id="144" w:author="Claude" w:date="2026-05-01T09:00:00Z">
              <w:r>
                <w:rPr>
                  <w:rFonts w:eastAsia="Helvetica Neue"/>
                  <w:sz w:val="20"/>
                  <w:szCs w:val="20"/>
                </w:rPr>
                <w:t>2026-05-01</w:t>
              </w:r>
            </w:ins>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B7DC216" w14:textId="77777777" w:rsidR="00AB6E4E" w:rsidRDefault="00000000">
            <w:ins w:id="145" w:author="Claude" w:date="2026-05-01T09:00:00Z">
              <w:r>
                <w:rPr>
                  <w:rFonts w:eastAsia="Helvetica Neue"/>
                  <w:sz w:val="20"/>
                  <w:szCs w:val="20"/>
                </w:rPr>
                <w:t>Phase 10 完了 (全 7 媒体 list.html + モバイルアーカイブ修正 §8.7)、全ソースバックフィル (4/1〜4/30)、Gemini 2.0→1.5-flash 切替、§13 実装ログ新設 (2026-04-24〜05-01)</w:t>
              </w:r>
            </w:ins>
          </w:p>
        </w:tc>
      </w:tr>
      <w:tr w:rsidR="00AB6E4E" w14:paraId="5F21F57B"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481DD64" w14:textId="77777777" w:rsidR="00AB6E4E" w:rsidRDefault="00000000">
            <w:ins w:id="146" w:author="Claude" w:date="2026-05-03T06:00:00Z">
              <w:r>
                <w:rPr>
                  <w:rFonts w:eastAsia="Helvetica Neue"/>
                  <w:sz w:val="20"/>
                  <w:szCs w:val="20"/>
                </w:rPr>
                <w:t>v2.1</w:t>
              </w:r>
            </w:ins>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51726CF" w14:textId="77777777" w:rsidR="00AB6E4E" w:rsidRDefault="00000000">
            <w:ins w:id="147" w:author="Claude" w:date="2026-05-03T06:00:00Z">
              <w:r>
                <w:rPr>
                  <w:rFonts w:eastAsia="Helvetica Neue"/>
                  <w:sz w:val="20"/>
                  <w:szCs w:val="20"/>
                </w:rPr>
                <w:t>2026-05-03</w:t>
              </w:r>
            </w:ins>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438B91B" w14:textId="77777777" w:rsidR="00AB6E4E" w:rsidRDefault="00000000">
            <w:ins w:id="148" w:author="Claude" w:date="2026-05-03T06:00:00Z">
              <w:r>
                <w:rPr>
                  <w:rFonts w:eastAsia="Helvetica Neue"/>
                  <w:sz w:val="20"/>
                  <w:szCs w:val="20"/>
                </w:rPr>
                <w:t>Gemini 2.5-flash 升級 (1.5-flash → 2.5-flash, commit d816a6e)、KeyError: ‘parts’ バグ修正 (safe .get() chain + 空レスポンスリトライ, commit 5907bab)、May 1-2 backfill 完了 (Batch Backfill #9)、batch-backfill.yml ワークフロー追加、§8.8 新規 + §14 実装ログ新設</w:t>
              </w:r>
            </w:ins>
          </w:p>
        </w:tc>
      </w:tr>
      <w:tr w:rsidR="00AB6E4E" w14:textId="77777777">
        <w:trPr>
          <w:ins w:id="700" w:author="Claude" w:date="2026-05-06T00:00:00Z"/>
        </w:trPr>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rsidR="00AB6E4E" w:rsidRDefault="00000000">
            <w:ins w:id="701" w:author="Claude" w:date="2026-05-06T00:00:00Z">
              <w:r>
                <w:rPr>
                  <w:rFonts w:eastAsia="Helvetica Neue"/>
                  <w:sz w:val="20"/>
                  <w:szCs w:val="20"/>
                </w:rPr>
                <w:t>v3.0</w:t>
              </w:r>
            </w:ins>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rsidR="00AB6E4E" w:rsidRDefault="00000000">
            <w:ins w:id="702" w:author="Claude" w:date="2026-05-06T00:00:00Z">
              <w:r>
                <w:rPr>
                  <w:rFonts w:eastAsia="Helvetica Neue"/>
                  <w:sz w:val="20"/>
                  <w:szCs w:val="20"/>
                </w:rPr>
                <w:t>2026-05-04</w:t>
              </w:r>
            </w:ins>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rsidR="00AB6E4E" w:rsidRDefault="00000000">
            <w:ins w:id="703" w:author="Claude" w:date="2026-05-06T00:00:00Z">
              <w:r>
                <w:rPr>
                  <w:rFonts w:eastAsia="Helvetica Neue"/>
                  <w:sz w:val="20"/>
                  <w:szCs w:val="20"/>
                </w:rPr>
                <w:t>Hugo → Next.js 14 全面刷新 (Editorial Redesign Edition)、4 列カードグリッド、WIRED.jp 準拠フォントスタック、§16 法的リスク評価メモ追記、Tagline 整理 (Translated → Explored / Curated / Briefed)</w:t>
              </w:r>
            </w:ins>
          </w:p>
        </w:tc>
      </w:tr>
      <w:tr w:rsidR="00AB6E4E" w14:textId="77777777">
        <w:trPr>
          <w:ins w:id="800" w:author="Claude" w:date="2026-05-06T00:00:00Z"/>
        </w:trPr>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rsidR="00AB6E4E" w:rsidRDefault="00000000">
            <w:ins w:id="801" w:author="Claude" w:date="2026-05-06T00:00:00Z">
              <w:r>
                <w:rPr>
                  <w:rFonts w:eastAsia="Helvetica Neue"/>
                  <w:sz w:val="20"/>
                  <w:szCs w:val="20"/>
                </w:rPr>
                <w:t>v3.1【本版】</w:t>
              </w:r>
            </w:ins>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rsidR="00AB6E4E" w:rsidRDefault="00000000">
            <w:ins w:id="802" w:author="Claude" w:date="2026-05-06T00:00:00Z">
              <w:r>
                <w:rPr>
                  <w:rFonts w:eastAsia="Helvetica Neue"/>
                  <w:sz w:val="20"/>
                  <w:szCs w:val="20"/>
                </w:rPr>
                <w:t>2026-05-06</w:t>
              </w:r>
            </w:ins>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rsidR="00AB6E4E" w:rsidRDefault="00000000">
            <w:ins w:id="803" w:author="Claude" w:date="2026-05-06T00:00:00Z">
              <w:r>
                <w:rPr>
                  <w:rFonts w:eastAsia="Helvetica Neue"/>
                  <w:sz w:val="20"/>
                  <w:szCs w:val="20"/>
                </w:rPr>
                <w:t>「翻訳 → 詳細解説」全 127 ファイル一括置換 (commit f4a2471)、Translate → Curate 全面統一 (commit a954f12)、NYT DealBook を 9 番目ソースとして正式追加 (commit 4d923de / 0fd1d02)、モバイル UI 改善 + バーガーメニュー簡素化 (commit ab6615b)、deploy workflow の changes_pushed 条件不具合修正 (commit 6323f14)、layouts &amp; SPEC.md 残存「翻訳」 → 「詳細解説 / 編集」 (commit c66b883)、Pending Items リスト新設</w:t>
              </w:r>
            </w:ins>
          </w:p>
        </w:tc>
      </w:tr>
    </w:tbl>
    <w:p w14:paraId="34D36420" w14:textId="77777777" w:rsidR="00FF2FC6" w:rsidRDefault="00000000">
      <w:r>
        <w:br w:type="page"/>
      </w:r>
    </w:p>
    <w:p w14:paraId="2CB4DD71" w14:textId="77777777" w:rsidR="00AB6E4E" w:rsidRDefault="00000000">
      <w:pPr>
        <w:pStyle w:val="1"/>
      </w:pPr>
      <w:r>
        <w:lastRenderedPageBreak/>
        <w:t>§14. 2026-05-03 実装ログ (Pipeline Resilience)</w:t>
      </w:r>
      <w:r>
        <w:rPr>
          <w:color w:val="B5322C"/>
          <w:sz w:val="20"/>
          <w:szCs w:val="20"/>
        </w:rPr>
        <w:t xml:space="preserve">  【v2.1 新規】</w:t>
      </w:r>
    </w:p>
    <w:p w14:paraId="31A00C45" w14:textId="77777777" w:rsidR="00AB6E4E" w:rsidRDefault="00000000">
      <w:pPr>
        <w:pStyle w:val="2"/>
      </w:pPr>
      <w:ins w:id="149" w:author="Claude" w:date="2026-05-03T06:00:00Z">
        <w:r>
          <w:t>§14.1 概要</w:t>
        </w:r>
      </w:ins>
    </w:p>
    <w:p w14:paraId="64039333" w14:textId="77777777" w:rsidR="00AB6E4E" w:rsidRDefault="00000000">
      <w:pPr>
        <w:spacing w:after="120"/>
      </w:pPr>
      <w:ins w:id="150" w:author="Claude" w:date="2026-05-03T06:00:00Z">
        <w:r>
          <w:rPr>
            <w:rFonts w:eastAsia="Helvetica Neue"/>
          </w:rPr>
          <w:t>v2.0 (2026-05-01) リリース後、翻訳パイプラインに致命的バグ (KeyError: ‘parts’) が発見された。Gemini 2.5-flash モデルの応答が安全フィルタまたは thinking mode により parts キーを含まないケースで translate_gemini.py が crash し、nyt-op を含む複数ソースの翻訳が停止。本ログは 2026-05-03 に実施した緊急修正・backfill・デプロイ復旧の全記録。</w:t>
        </w:r>
      </w:ins>
    </w:p>
    <w:p w14:paraId="7832E716" w14:textId="77777777" w:rsidR="00AB6E4E" w:rsidRDefault="00000000">
      <w:pPr>
        <w:pStyle w:val="2"/>
      </w:pPr>
      <w:ins w:id="151" w:author="Claude" w:date="2026-05-03T06:00:00Z">
        <w:r>
          <w:t>§14.2 タイムライン (2026-05-03 JST)</w:t>
        </w:r>
      </w:ins>
    </w:p>
    <w:p w14:paraId="53D835D8" w14:textId="77777777" w:rsidR="00AB6E4E" w:rsidRDefault="00000000">
      <w:pPr>
        <w:pStyle w:val="a4"/>
        <w:numPr>
          <w:ilvl w:val="0"/>
          <w:numId w:val="2"/>
        </w:numPr>
        <w:spacing w:after="60"/>
      </w:pPr>
      <w:ins w:id="152" w:author="Claude" w:date="2026-05-03T06:00:00Z">
        <w:r>
          <w:rPr>
            <w:rFonts w:eastAsia="Helvetica Neue"/>
          </w:rPr>
          <w:t>Gemini 翻訳モデル升級: gemini-1.5-flash → gemini-2.5-flash (commit d816a6e, d747067)</w:t>
        </w:r>
      </w:ins>
    </w:p>
    <w:p w14:paraId="28968D3E" w14:textId="77777777" w:rsidR="00AB6E4E" w:rsidRDefault="00000000">
      <w:pPr>
        <w:pStyle w:val="a4"/>
        <w:numPr>
          <w:ilvl w:val="0"/>
          <w:numId w:val="2"/>
        </w:numPr>
        <w:spacing w:after="60"/>
      </w:pPr>
      <w:ins w:id="153" w:author="Claude" w:date="2026-05-03T06:00:00Z">
        <w:r>
          <w:rPr>
            <w:rFonts w:eastAsia="Helvetica Neue"/>
          </w:rPr>
          <w:t>KeyError: ‘parts’ バグ修正: safe .get() chain + 空レスポンスリトライロジック追加 (commit 5907bab)</w:t>
        </w:r>
      </w:ins>
    </w:p>
    <w:p w14:paraId="32B53AF9" w14:textId="77777777" w:rsidR="00AB6E4E" w:rsidRDefault="00000000">
      <w:pPr>
        <w:pStyle w:val="a4"/>
        <w:numPr>
          <w:ilvl w:val="0"/>
          <w:numId w:val="2"/>
        </w:numPr>
        <w:spacing w:after="60"/>
      </w:pPr>
      <w:ins w:id="154" w:author="Claude" w:date="2026-05-03T06:00:00Z">
        <w:r>
          <w:rPr>
            <w:rFonts w:eastAsia="Helvetica Neue"/>
          </w:rPr>
          <w:t>Deploy Hugo #112 手動トリガー → May 3 コンテンツ公開確認 (7 ソース全件)</w:t>
        </w:r>
      </w:ins>
    </w:p>
    <w:p w14:paraId="6DA425D1" w14:textId="77777777" w:rsidR="00AB6E4E" w:rsidRDefault="00000000">
      <w:pPr>
        <w:pStyle w:val="a4"/>
        <w:numPr>
          <w:ilvl w:val="0"/>
          <w:numId w:val="2"/>
        </w:numPr>
        <w:spacing w:after="60"/>
      </w:pPr>
      <w:ins w:id="155" w:author="Claude" w:date="2026-05-03T06:00:00Z">
        <w:r>
          <w:rPr>
            <w:rFonts w:eastAsia="Helvetica Neue"/>
          </w:rPr>
          <w:t>Batch Backfill Translations #9 実行: May 1 分 5 ソース翻訳成功 (wsj / short-squeez / skift / nyt-op / business-insider)、nyt-bn / buysiders は該当メールなし、May 2 は既存コンテンツ有りでスキップ</w:t>
        </w:r>
      </w:ins>
    </w:p>
    <w:p w14:paraId="4D4BA814" w14:textId="77777777" w:rsidR="00AB6E4E" w:rsidRDefault="00000000">
      <w:pPr>
        <w:pStyle w:val="a4"/>
        <w:numPr>
          <w:ilvl w:val="0"/>
          <w:numId w:val="2"/>
        </w:numPr>
        <w:spacing w:after="60"/>
      </w:pPr>
      <w:ins w:id="156" w:author="Claude" w:date="2026-05-03T06:00:00Z">
        <w:r>
          <w:rPr>
            <w:rFonts w:eastAsia="Helvetica Neue"/>
          </w:rPr>
          <w:t>Deploy Hugo #114 手動トリガー (GITHUB_TOKEN コミットは deploy 未自動トリガーのため) → backfill コンテンツ公開確認</w:t>
        </w:r>
      </w:ins>
    </w:p>
    <w:p w14:paraId="6A7BE958" w14:textId="77777777" w:rsidR="00AB6E4E" w:rsidRDefault="00000000">
      <w:pPr>
        <w:pStyle w:val="2"/>
      </w:pPr>
      <w:ins w:id="157" w:author="Claude" w:date="2026-05-03T06:00:00Z">
        <w:r>
          <w:t>§14.3 コミット履歴</w:t>
        </w:r>
      </w:ins>
    </w:p>
    <w:p w14:paraId="2EB3CC42" w14:textId="77777777" w:rsidR="00AB6E4E" w:rsidRDefault="00000000">
      <w:pPr>
        <w:pStyle w:val="a4"/>
        <w:numPr>
          <w:ilvl w:val="0"/>
          <w:numId w:val="2"/>
        </w:numPr>
        <w:spacing w:after="60"/>
      </w:pPr>
      <w:ins w:id="158" w:author="Claude" w:date="2026-05-03T06:00:00Z">
        <w:r>
          <w:rPr>
            <w:rFonts w:eastAsia="Helvetica Neue"/>
          </w:rPr>
          <w:t>d747067 — fix: upgrade Gemini model from 1.5-flash to 2.0-flash (404 error recovery)</w:t>
        </w:r>
      </w:ins>
    </w:p>
    <w:p w14:paraId="42AFBA0C" w14:textId="77777777" w:rsidR="00AB6E4E" w:rsidRDefault="00000000">
      <w:pPr>
        <w:pStyle w:val="a4"/>
        <w:numPr>
          <w:ilvl w:val="0"/>
          <w:numId w:val="2"/>
        </w:numPr>
        <w:spacing w:after="60"/>
      </w:pPr>
      <w:ins w:id="159" w:author="Claude" w:date="2026-05-03T06:00:00Z">
        <w:r>
          <w:rPr>
            <w:rFonts w:eastAsia="Helvetica Neue"/>
          </w:rPr>
          <w:t>d816a6e — fix: upgrade Gemini model to 2.5-flash (2.0-flash also deprecated)</w:t>
        </w:r>
      </w:ins>
    </w:p>
    <w:p w14:paraId="6A812F6E" w14:textId="77777777" w:rsidR="00AB6E4E" w:rsidRDefault="00000000">
      <w:pPr>
        <w:pStyle w:val="a4"/>
        <w:numPr>
          <w:ilvl w:val="0"/>
          <w:numId w:val="2"/>
        </w:numPr>
        <w:spacing w:after="60"/>
      </w:pPr>
      <w:ins w:id="160" w:author="Claude" w:date="2026-05-03T06:00:00Z">
        <w:r>
          <w:rPr>
            <w:rFonts w:eastAsia="Helvetica Neue"/>
          </w:rPr>
          <w:t>5907bab — fix: safe Gemini response parsing + empty text retry</w:t>
        </w:r>
      </w:ins>
    </w:p>
    <w:p w14:paraId="79057D54" w14:textId="77777777" w:rsidR="00AB6E4E" w:rsidRDefault="00000000">
      <w:pPr>
        <w:pStyle w:val="a4"/>
        <w:numPr>
          <w:ilvl w:val="0"/>
          <w:numId w:val="2"/>
        </w:numPr>
        <w:spacing w:after="60"/>
      </w:pPr>
      <w:ins w:id="161" w:author="Claude" w:date="2026-05-03T06:00:00Z">
        <w:r>
          <w:rPr>
            <w:rFonts w:eastAsia="Helvetica Neue"/>
          </w:rPr>
          <w:t>39a7863 — Backfill translations for 2026-05-01 to 2026-05-02 (batch-backfill.yml)</w:t>
        </w:r>
      </w:ins>
    </w:p>
    <w:p w14:paraId="62A5EEB5" w14:textId="77777777" w:rsidR="00AB6E4E" w:rsidRDefault="00000000">
      <w:pPr>
        <w:pStyle w:val="2"/>
      </w:pPr>
      <w:ins w:id="162" w:author="Claude" w:date="2026-05-03T06:00:00Z">
        <w:r>
          <w:t>§14.4 学びと所見</w:t>
        </w:r>
      </w:ins>
    </w:p>
    <w:p w14:paraId="12C384E0" w14:textId="77777777" w:rsidR="00AB6E4E" w:rsidRDefault="00000000">
      <w:pPr>
        <w:pStyle w:val="a4"/>
        <w:numPr>
          <w:ilvl w:val="0"/>
          <w:numId w:val="2"/>
        </w:numPr>
        <w:spacing w:after="60"/>
      </w:pPr>
      <w:ins w:id="163" w:author="Claude" w:date="2026-05-03T06:00:00Z">
        <w:r>
          <w:rPr>
            <w:rFonts w:eastAsia="Helvetica Neue"/>
          </w:rPr>
          <w:t>Gemini 2.5-flash は thinking mode 内部処理により、正常なプロンプトでも parts キーを省略する edge case がある。外部 API レスポンスのパースは常に defensive coding (.get() chain) で実装すべき。</w:t>
        </w:r>
      </w:ins>
    </w:p>
    <w:p w14:paraId="71CD4729" w14:textId="77777777" w:rsidR="00AB6E4E" w:rsidRDefault="00000000">
      <w:pPr>
        <w:pStyle w:val="a4"/>
        <w:numPr>
          <w:ilvl w:val="0"/>
          <w:numId w:val="2"/>
        </w:numPr>
        <w:spacing w:after="60"/>
      </w:pPr>
      <w:ins w:id="164" w:author="Claude" w:date="2026-05-03T06:00:00Z">
        <w:r>
          <w:rPr>
            <w:rFonts w:eastAsia="Helvetica Neue"/>
          </w:rPr>
          <w:t>GITHUB_TOKEN で作成されたコミットは GitHub Actions の downstream workflow をトリガーしない。backfill 後の Deploy Hugo は手動 workflow_dispatch が必須。Phase 3.5 で PAT (Personal Access Token) への切替を検討。</w:t>
        </w:r>
      </w:ins>
    </w:p>
    <w:p w14:paraId="6B2FDC2A" w14:textId="77777777" w:rsidR="00AB6E4E" w:rsidRDefault="00000000">
      <w:pPr>
        <w:pStyle w:val="a4"/>
        <w:numPr>
          <w:ilvl w:val="0"/>
          <w:numId w:val="2"/>
        </w:numPr>
        <w:spacing w:after="60"/>
      </w:pPr>
      <w:ins w:id="165" w:author="Claude" w:date="2026-05-03T06:00:00Z">
        <w:r>
          <w:rPr>
            <w:rFonts w:eastAsia="Helvetica Neue"/>
          </w:rPr>
          <w:t>Gemini モデル廃止は段階的に発生する (1.5-flash → 2.0-flash 404 → 2.5-flash)。translate_gemini.py にモデル自動フォールバック機構の実装を Phase 3.5 で計画。</w:t>
        </w:r>
      </w:ins>
    </w:p>
    <w:p w14:paraId="261E233B" w14:textId="77777777" w:rsidR="00FF2FC6" w:rsidRDefault="00000000">
      <w:r>
        <w:br w:type="page"/>
      </w:r>
    </w:p>
    <w:p w14:paraId="6D3A5E88" w14:textId="77777777" w:rsidR="00FF2FC6" w:rsidRDefault="00000000">
      <w:pPr>
        <w:pStyle w:val="1"/>
      </w:pPr>
      <w:r>
        <w:lastRenderedPageBreak/>
        <w:t>付録B. v1.3 → v1.4 変更履歴詳細</w:t>
      </w:r>
      <w:r>
        <w:rPr>
          <w:color w:val="B5322C"/>
          <w:sz w:val="20"/>
          <w:szCs w:val="20"/>
        </w:rPr>
        <w:t xml:space="preserve">  【v1.4 新規】</w:t>
      </w:r>
    </w:p>
    <w:p w14:paraId="734967E9" w14:textId="77777777" w:rsidR="00FF2FC6" w:rsidRDefault="00000000">
      <w:pPr>
        <w:spacing w:after="120"/>
      </w:pPr>
      <w:r>
        <w:rPr>
          <w:rFonts w:eastAsia="Helvetica Neue"/>
        </w:rPr>
        <w:t>本付録は v1.3 (2026-04-23 12:00 JST 策定時点) から v1.4 (2026-04-23 13:15 JST 実装完了時点) への変更箇所を全て列挙する。追加 (+) / 削除 (-) / 修正 (~) / 実装完了 (✅) で分類。</w:t>
      </w:r>
    </w:p>
    <w:p w14:paraId="6224540C" w14:textId="77777777" w:rsidR="00FF2FC6" w:rsidRDefault="00000000">
      <w:pPr>
        <w:pStyle w:val="2"/>
      </w:pPr>
      <w:r>
        <w:t>B.1 メタデータ変更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FF2FC6" w14:paraId="4260D334" w14:textId="77777777">
        <w:trPr>
          <w:tblHeader/>
        </w:trPr>
        <w:tc>
          <w:tcPr>
            <w:tcW w:w="2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6B93AAF" w14:textId="77777777" w:rsidR="00FF2FC6" w:rsidRDefault="00000000">
            <w:r>
              <w:rPr>
                <w:rFonts w:eastAsia="Helvetica Neue"/>
                <w:b/>
                <w:bCs/>
                <w:color w:val="FFFFFF"/>
                <w:sz w:val="20"/>
                <w:szCs w:val="20"/>
              </w:rPr>
              <w:t>項目</w:t>
            </w:r>
          </w:p>
        </w:tc>
        <w:tc>
          <w:tcPr>
            <w:tcW w:w="3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B0D1BC0" w14:textId="77777777" w:rsidR="00FF2FC6" w:rsidRDefault="00000000">
            <w:r>
              <w:rPr>
                <w:rFonts w:eastAsia="Helvetica Neue"/>
                <w:b/>
                <w:bCs/>
                <w:color w:val="FFFFFF"/>
                <w:sz w:val="20"/>
                <w:szCs w:val="20"/>
              </w:rPr>
              <w:t>v1.3</w:t>
            </w:r>
          </w:p>
        </w:tc>
        <w:tc>
          <w:tcPr>
            <w:tcW w:w="3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0EE55DD" w14:textId="77777777" w:rsidR="00FF2FC6" w:rsidRDefault="00000000">
            <w:r>
              <w:rPr>
                <w:rFonts w:eastAsia="Helvetica Neue"/>
                <w:b/>
                <w:bCs/>
                <w:color w:val="FFFFFF"/>
                <w:sz w:val="20"/>
                <w:szCs w:val="20"/>
              </w:rPr>
              <w:t>v1.4</w:t>
            </w:r>
          </w:p>
        </w:tc>
      </w:tr>
      <w:tr w:rsidR="00FF2FC6" w14:paraId="711EFBAB" w14:textId="77777777">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7935C84" w14:textId="77777777" w:rsidR="00FF2FC6" w:rsidRDefault="00000000">
            <w:r>
              <w:rPr>
                <w:rFonts w:eastAsia="Helvetica Neue"/>
                <w:sz w:val="20"/>
                <w:szCs w:val="20"/>
              </w:rPr>
              <w:t>バージョン</w:t>
            </w:r>
          </w:p>
        </w:tc>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B50F9A4" w14:textId="77777777" w:rsidR="00FF2FC6" w:rsidRDefault="00000000">
            <w:r>
              <w:rPr>
                <w:rFonts w:eastAsia="Helvetica Neue"/>
                <w:sz w:val="20"/>
                <w:szCs w:val="20"/>
              </w:rPr>
              <w:t>v1.3 (SPEC_hero_v1.1 統合版)</w:t>
            </w:r>
          </w:p>
        </w:tc>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C85B935" w14:textId="77777777" w:rsidR="00FF2FC6" w:rsidRDefault="00000000">
            <w:r>
              <w:rPr>
                <w:rFonts w:eastAsia="Helvetica Neue"/>
                <w:sz w:val="20"/>
                <w:szCs w:val="20"/>
              </w:rPr>
              <w:t>v1.4 (Implementation Complete Edition)</w:t>
            </w:r>
          </w:p>
        </w:tc>
      </w:tr>
      <w:tr w:rsidR="00FF2FC6" w14:paraId="29E1D16A" w14:textId="77777777">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CA9D205" w14:textId="77777777" w:rsidR="00FF2FC6" w:rsidRDefault="00000000">
            <w:r>
              <w:rPr>
                <w:rFonts w:eastAsia="Helvetica Neue"/>
                <w:sz w:val="20"/>
                <w:szCs w:val="20"/>
              </w:rPr>
              <w:t>ステータス</w:t>
            </w:r>
          </w:p>
        </w:tc>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9EAF03F" w14:textId="77777777" w:rsidR="00FF2FC6" w:rsidRDefault="00000000">
            <w:r>
              <w:rPr>
                <w:rFonts w:eastAsia="Helvetica Neue"/>
                <w:sz w:val="20"/>
                <w:szCs w:val="20"/>
              </w:rPr>
              <w:t>Active — Phase 6 計画中</w:t>
            </w:r>
          </w:p>
        </w:tc>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50F5FFA" w14:textId="77777777" w:rsidR="00FF2FC6" w:rsidRDefault="00000000">
            <w:r>
              <w:rPr>
                <w:rFonts w:eastAsia="Helvetica Neue"/>
                <w:sz w:val="20"/>
                <w:szCs w:val="20"/>
              </w:rPr>
              <w:t>Active — Phase 6 完了、Phase 9-11 計画中</w:t>
            </w:r>
          </w:p>
        </w:tc>
      </w:tr>
      <w:tr w:rsidR="00FF2FC6" w14:paraId="08A1DD9B" w14:textId="77777777">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72B8FF2" w14:textId="77777777" w:rsidR="00FF2FC6" w:rsidRDefault="00000000">
            <w:r>
              <w:rPr>
                <w:rFonts w:eastAsia="Helvetica Neue"/>
                <w:sz w:val="20"/>
                <w:szCs w:val="20"/>
              </w:rPr>
              <w:t>参照コミット</w:t>
            </w:r>
          </w:p>
        </w:tc>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D3E18D9" w14:textId="77777777" w:rsidR="00FF2FC6" w:rsidRDefault="00000000">
            <w:r>
              <w:rPr>
                <w:rFonts w:eastAsia="Helvetica Neue"/>
                <w:sz w:val="20"/>
                <w:szCs w:val="20"/>
              </w:rPr>
              <w:t>4dc913f (v1.1 SPEC 実装)</w:t>
            </w:r>
          </w:p>
        </w:tc>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24BFFD2" w14:textId="77777777" w:rsidR="00FF2FC6" w:rsidRDefault="00000000">
            <w:r>
              <w:rPr>
                <w:rFonts w:eastAsia="Helvetica Neue"/>
                <w:sz w:val="20"/>
                <w:szCs w:val="20"/>
              </w:rPr>
              <w:t>76e3ff8 (Merge feat/v1.3-gs-grade-illustration)</w:t>
            </w:r>
          </w:p>
        </w:tc>
      </w:tr>
      <w:tr w:rsidR="00FF2FC6" w14:paraId="01858BC7" w14:textId="77777777">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4BF2D45" w14:textId="77777777" w:rsidR="00FF2FC6" w:rsidRDefault="00000000">
            <w:r>
              <w:rPr>
                <w:rFonts w:eastAsia="Helvetica Neue"/>
                <w:sz w:val="20"/>
                <w:szCs w:val="20"/>
              </w:rPr>
              <w:t>主な変更</w:t>
            </w:r>
          </w:p>
        </w:tc>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5387F1D" w14:textId="77777777" w:rsidR="00FF2FC6" w:rsidRDefault="00000000">
            <w:r>
              <w:rPr>
                <w:rFonts w:eastAsia="Helvetica Neue"/>
                <w:sz w:val="20"/>
                <w:szCs w:val="20"/>
              </w:rPr>
              <w:t>計画書としての記述中心</w:t>
            </w:r>
          </w:p>
        </w:tc>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3716D94" w14:textId="77777777" w:rsidR="00FF2FC6" w:rsidRDefault="00000000">
            <w:r>
              <w:rPr>
                <w:rFonts w:eastAsia="Helvetica Neue"/>
                <w:sz w:val="20"/>
                <w:szCs w:val="20"/>
              </w:rPr>
              <w:t>実装完了記録・新規既知課題・Pattern A/B 確定</w:t>
            </w:r>
          </w:p>
        </w:tc>
      </w:tr>
    </w:tbl>
    <w:p w14:paraId="7B500FEE" w14:textId="77777777" w:rsidR="00FF2FC6" w:rsidRDefault="00000000">
      <w:pPr>
        <w:pStyle w:val="2"/>
      </w:pPr>
      <w:r>
        <w:t>B.2 章構成の変更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80"/>
        <w:gridCol w:w="5040"/>
      </w:tblGrid>
      <w:tr w:rsidR="00FF2FC6" w14:paraId="356619C8" w14:textId="77777777">
        <w:trPr>
          <w:tblHeader/>
        </w:trPr>
        <w:tc>
          <w:tcPr>
            <w:tcW w:w="14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98017F8" w14:textId="77777777" w:rsidR="00FF2FC6" w:rsidRDefault="00000000">
            <w:r>
              <w:rPr>
                <w:rFonts w:eastAsia="Helvetica Neue"/>
                <w:b/>
                <w:bCs/>
                <w:color w:val="FFFFFF"/>
                <w:sz w:val="20"/>
                <w:szCs w:val="20"/>
              </w:rPr>
              <w:t>変更</w:t>
            </w:r>
          </w:p>
        </w:tc>
        <w:tc>
          <w:tcPr>
            <w:tcW w:w="28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22469B9" w14:textId="77777777" w:rsidR="00FF2FC6" w:rsidRDefault="00000000">
            <w:r>
              <w:rPr>
                <w:rFonts w:eastAsia="Helvetica Neue"/>
                <w:b/>
                <w:bCs/>
                <w:color w:val="FFFFFF"/>
                <w:sz w:val="20"/>
                <w:szCs w:val="20"/>
              </w:rPr>
              <w:t>章</w:t>
            </w:r>
          </w:p>
        </w:tc>
        <w:tc>
          <w:tcPr>
            <w:tcW w:w="50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9F8B5DF" w14:textId="77777777" w:rsidR="00FF2FC6" w:rsidRDefault="00000000">
            <w:r>
              <w:rPr>
                <w:rFonts w:eastAsia="Helvetica Neue"/>
                <w:b/>
                <w:bCs/>
                <w:color w:val="FFFFFF"/>
                <w:sz w:val="20"/>
                <w:szCs w:val="20"/>
              </w:rPr>
              <w:t>v1.4 での内容</w:t>
            </w:r>
          </w:p>
        </w:tc>
      </w:tr>
      <w:tr w:rsidR="00FF2FC6" w14:paraId="405993D4"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8F7EB78" w14:textId="77777777" w:rsidR="00FF2FC6" w:rsidRDefault="00000000">
            <w:r>
              <w:rPr>
                <w:rFonts w:eastAsia="Helvetica Neue"/>
                <w:sz w:val="20"/>
                <w:szCs w:val="20"/>
              </w:rPr>
              <w:t>~ 更新</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A111DF4" w14:textId="77777777" w:rsidR="00FF2FC6" w:rsidRDefault="00000000">
            <w:r>
              <w:rPr>
                <w:rFonts w:eastAsia="Helvetica Neue"/>
                <w:sz w:val="20"/>
                <w:szCs w:val="20"/>
              </w:rPr>
              <w:t>§8 既知の課題</w:t>
            </w:r>
          </w:p>
        </w:tc>
        <w:tc>
          <w:tcPr>
            <w:tcW w:w="50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DB6FECC" w14:textId="77777777" w:rsidR="00FF2FC6" w:rsidRDefault="00000000">
            <w:r>
              <w:rPr>
                <w:rFonts w:eastAsia="Helvetica Neue"/>
                <w:sz w:val="20"/>
                <w:szCs w:val="20"/>
              </w:rPr>
              <w:t>v1.3 の 3 課題を [解消] に更新 + 新規 3 課題 (Nano Banana 2 黒画像 / JPEG 出力 / architecture text) を追記</w:t>
            </w:r>
          </w:p>
        </w:tc>
      </w:tr>
      <w:tr w:rsidR="00FF2FC6" w14:paraId="577528BF"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788FCF0" w14:textId="77777777" w:rsidR="00FF2FC6" w:rsidRDefault="00000000">
            <w:r>
              <w:rPr>
                <w:rFonts w:eastAsia="Helvetica Neue"/>
                <w:sz w:val="20"/>
                <w:szCs w:val="20"/>
              </w:rPr>
              <w:t>~ 全面改訂</w:t>
            </w:r>
          </w:p>
        </w:tc>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D5C639E" w14:textId="77777777" w:rsidR="00FF2FC6" w:rsidRDefault="00000000">
            <w:r>
              <w:rPr>
                <w:rFonts w:eastAsia="Helvetica Neue"/>
                <w:sz w:val="20"/>
                <w:szCs w:val="20"/>
              </w:rPr>
              <w:t>§9 illustration fix パッチ</w:t>
            </w:r>
          </w:p>
        </w:tc>
        <w:tc>
          <w:tcPr>
            <w:tcW w:w="50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C669BD6" w14:textId="77777777" w:rsidR="00FF2FC6" w:rsidRDefault="00000000">
            <w:r>
              <w:rPr>
                <w:rFonts w:eastAsia="Helvetica Neue"/>
                <w:sz w:val="20"/>
                <w:szCs w:val="20"/>
              </w:rPr>
              <w:t>「計画」から「実装完了記録」に変更、Patch 6-7 新規追加、9.9 受入基準実測値</w:t>
            </w:r>
          </w:p>
        </w:tc>
      </w:tr>
      <w:tr w:rsidR="00FF2FC6" w14:paraId="1D32DB86"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4A91695" w14:textId="77777777" w:rsidR="00FF2FC6" w:rsidRDefault="00000000">
            <w:r>
              <w:rPr>
                <w:rFonts w:eastAsia="Helvetica Neue"/>
                <w:sz w:val="20"/>
                <w:szCs w:val="20"/>
              </w:rPr>
              <w:t>~ 更新</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5D41AE3" w14:textId="77777777" w:rsidR="00FF2FC6" w:rsidRDefault="00000000">
            <w:r>
              <w:rPr>
                <w:rFonts w:eastAsia="Helvetica Neue"/>
                <w:sz w:val="20"/>
                <w:szCs w:val="20"/>
              </w:rPr>
              <w:t>§11 ロードマップ</w:t>
            </w:r>
          </w:p>
        </w:tc>
        <w:tc>
          <w:tcPr>
            <w:tcW w:w="50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5183840" w14:textId="77777777" w:rsidR="00FF2FC6" w:rsidRDefault="00000000">
            <w:r>
              <w:rPr>
                <w:rFonts w:eastAsia="Helvetica Neue"/>
                <w:sz w:val="20"/>
                <w:szCs w:val="20"/>
              </w:rPr>
              <w:t>Phase 6 を ✅ 完了に、Phase 9-11 (Nano Banana 2 / list.html 残り / architecture text 厳格化) を新規追加</w:t>
            </w:r>
          </w:p>
        </w:tc>
      </w:tr>
      <w:tr w:rsidR="00FF2FC6" w14:paraId="1AA1B040"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31C6937" w14:textId="77777777" w:rsidR="00FF2FC6" w:rsidRDefault="00000000">
            <w:r>
              <w:rPr>
                <w:rFonts w:eastAsia="Helvetica Neue"/>
                <w:sz w:val="20"/>
                <w:szCs w:val="20"/>
              </w:rPr>
              <w:t>+ 新規</w:t>
            </w:r>
          </w:p>
        </w:tc>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3FD2C09" w14:textId="77777777" w:rsidR="00FF2FC6" w:rsidRDefault="00000000">
            <w:r>
              <w:rPr>
                <w:rFonts w:eastAsia="Helvetica Neue"/>
                <w:sz w:val="20"/>
                <w:szCs w:val="20"/>
              </w:rPr>
              <w:t>§12 2026-04-23 実装ログ</w:t>
            </w:r>
          </w:p>
        </w:tc>
        <w:tc>
          <w:tcPr>
            <w:tcW w:w="50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28F32EF" w14:textId="77777777" w:rsidR="00FF2FC6" w:rsidRDefault="00000000">
            <w:r>
              <w:rPr>
                <w:rFonts w:eastAsia="Helvetica Neue"/>
                <w:sz w:val="20"/>
                <w:szCs w:val="20"/>
              </w:rPr>
              <w:t>時系列タイムライン / Pre-Flight Test 結果 / コミット履歴 / 失敗と学び / 成果物一覧</w:t>
            </w:r>
          </w:p>
        </w:tc>
      </w:tr>
      <w:tr w:rsidR="00FF2FC6" w14:paraId="3FEA7628"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7F34E48" w14:textId="77777777" w:rsidR="00FF2FC6" w:rsidRDefault="00000000">
            <w:r>
              <w:rPr>
                <w:rFonts w:eastAsia="Helvetica Neue"/>
                <w:sz w:val="20"/>
                <w:szCs w:val="20"/>
              </w:rPr>
              <w:t>~ 更新</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C0F017D" w14:textId="77777777" w:rsidR="00FF2FC6" w:rsidRDefault="00000000">
            <w:r>
              <w:rPr>
                <w:rFonts w:eastAsia="Helvetica Neue"/>
                <w:sz w:val="20"/>
                <w:szCs w:val="20"/>
              </w:rPr>
              <w:t>付録A 改訂履歴</w:t>
            </w:r>
          </w:p>
        </w:tc>
        <w:tc>
          <w:tcPr>
            <w:tcW w:w="50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6B8F060" w14:textId="77777777" w:rsidR="00FF2FC6" w:rsidRDefault="00000000">
            <w:r>
              <w:rPr>
                <w:rFonts w:eastAsia="Helvetica Neue"/>
                <w:sz w:val="20"/>
                <w:szCs w:val="20"/>
              </w:rPr>
              <w:t>v1.4 行追加</w:t>
            </w:r>
          </w:p>
        </w:tc>
      </w:tr>
      <w:tr w:rsidR="00FF2FC6" w14:paraId="7DFEB197"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0C3A9DC" w14:textId="77777777" w:rsidR="00FF2FC6" w:rsidRDefault="00000000">
            <w:r>
              <w:rPr>
                <w:rFonts w:eastAsia="Helvetica Neue"/>
                <w:sz w:val="20"/>
                <w:szCs w:val="20"/>
              </w:rPr>
              <w:t>+ 新規</w:t>
            </w:r>
          </w:p>
        </w:tc>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D5821C9" w14:textId="77777777" w:rsidR="00FF2FC6" w:rsidRDefault="00000000">
            <w:r>
              <w:rPr>
                <w:rFonts w:eastAsia="Helvetica Neue"/>
                <w:sz w:val="20"/>
                <w:szCs w:val="20"/>
              </w:rPr>
              <w:t>付録B v1.3 → v1.4 変更履歴詳細</w:t>
            </w:r>
          </w:p>
        </w:tc>
        <w:tc>
          <w:tcPr>
            <w:tcW w:w="50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914CCBA" w14:textId="77777777" w:rsidR="00FF2FC6" w:rsidRDefault="00000000">
            <w:r>
              <w:rPr>
                <w:rFonts w:eastAsia="Helvetica Neue"/>
                <w:sz w:val="20"/>
                <w:szCs w:val="20"/>
              </w:rPr>
              <w:t>本付録</w:t>
            </w:r>
          </w:p>
        </w:tc>
      </w:tr>
      <w:tr w:rsidR="00FF2FC6" w14:paraId="5E8BA60A"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EEFECA3" w14:textId="77777777" w:rsidR="00FF2FC6" w:rsidRDefault="00000000">
            <w:r>
              <w:rPr>
                <w:rFonts w:eastAsia="Helvetica Neue"/>
                <w:sz w:val="20"/>
                <w:szCs w:val="20"/>
              </w:rPr>
              <w:t>継承</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555E994" w14:textId="77777777" w:rsidR="00FF2FC6" w:rsidRDefault="00000000">
            <w:r>
              <w:rPr>
                <w:rFonts w:eastAsia="Helvetica Neue"/>
                <w:sz w:val="20"/>
                <w:szCs w:val="20"/>
              </w:rPr>
              <w:t>§1-7, §10, 付録C</w:t>
            </w:r>
          </w:p>
        </w:tc>
        <w:tc>
          <w:tcPr>
            <w:tcW w:w="50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BEEADBB" w14:textId="77777777" w:rsidR="00FF2FC6" w:rsidRDefault="00000000">
            <w:r>
              <w:rPr>
                <w:rFonts w:eastAsia="Helvetica Neue"/>
                <w:sz w:val="20"/>
                <w:szCs w:val="20"/>
              </w:rPr>
              <w:t>v1.3 のまま (マーカーは v1.3 継承 に変更)</w:t>
            </w:r>
          </w:p>
        </w:tc>
      </w:tr>
    </w:tbl>
    <w:p w14:paraId="2E6DB5EF" w14:textId="77777777" w:rsidR="00FF2FC6" w:rsidRDefault="00000000">
      <w:pPr>
        <w:pStyle w:val="2"/>
      </w:pPr>
      <w:r>
        <w:t>B.3 コード変更 (scripts/generate_hero_image.py)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FF2FC6" w14:paraId="291E15B3" w14:textId="77777777">
        <w:trPr>
          <w:tblHeader/>
        </w:trPr>
        <w:tc>
          <w:tcPr>
            <w:tcW w:w="14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1E965AB" w14:textId="77777777" w:rsidR="00FF2FC6" w:rsidRDefault="00000000">
            <w:r>
              <w:rPr>
                <w:rFonts w:eastAsia="Helvetica Neue"/>
                <w:b/>
                <w:bCs/>
                <w:color w:val="FFFFFF"/>
                <w:sz w:val="20"/>
                <w:szCs w:val="20"/>
              </w:rPr>
              <w:t>行付近</w:t>
            </w:r>
          </w:p>
        </w:tc>
        <w:tc>
          <w:tcPr>
            <w:tcW w:w="57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1EE34C7" w14:textId="77777777" w:rsidR="00FF2FC6" w:rsidRDefault="00000000">
            <w:r>
              <w:rPr>
                <w:rFonts w:eastAsia="Helvetica Neue"/>
                <w:b/>
                <w:bCs/>
                <w:color w:val="FFFFFF"/>
                <w:sz w:val="20"/>
                <w:szCs w:val="20"/>
              </w:rPr>
              <w:t>変更内容</w:t>
            </w:r>
          </w:p>
        </w:tc>
        <w:tc>
          <w:tcPr>
            <w:tcW w:w="2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A6B801A" w14:textId="77777777" w:rsidR="00FF2FC6" w:rsidRDefault="00000000">
            <w:r>
              <w:rPr>
                <w:rFonts w:eastAsia="Helvetica Neue"/>
                <w:b/>
                <w:bCs/>
                <w:color w:val="FFFFFF"/>
                <w:sz w:val="20"/>
                <w:szCs w:val="20"/>
              </w:rPr>
              <w:t>Patch 番号</w:t>
            </w:r>
          </w:p>
        </w:tc>
      </w:tr>
      <w:tr w:rsidR="00FF2FC6" w14:paraId="64698580"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2334CF9" w14:textId="77777777" w:rsidR="00FF2FC6" w:rsidRDefault="00000000">
            <w:r>
              <w:rPr>
                <w:rFonts w:eastAsia="Helvetica Neue"/>
                <w:sz w:val="20"/>
                <w:szCs w:val="20"/>
              </w:rPr>
              <w:t>L46</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51C90E0" w14:textId="77777777" w:rsidR="00FF2FC6" w:rsidRDefault="00000000">
            <w:r>
              <w:rPr>
                <w:rFonts w:eastAsia="Helvetica Neue"/>
                <w:sz w:val="20"/>
                <w:szCs w:val="20"/>
              </w:rPr>
              <w:t>DEFAULT_MODEL: "gemini-2.5-flash-image" に確定 (Nano Banana 2 は opt-in)</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3EE9F7E" w14:textId="77777777" w:rsidR="00FF2FC6" w:rsidRDefault="00000000">
            <w:r>
              <w:rPr>
                <w:rFonts w:eastAsia="Helvetica Neue"/>
                <w:sz w:val="20"/>
                <w:szCs w:val="20"/>
              </w:rPr>
              <w:t>(決定)</w:t>
            </w:r>
          </w:p>
        </w:tc>
      </w:tr>
      <w:tr w:rsidR="00FF2FC6" w14:paraId="5F4AE152"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F3364CE" w14:textId="77777777" w:rsidR="00FF2FC6" w:rsidRDefault="00000000">
            <w:r>
              <w:rPr>
                <w:rFonts w:eastAsia="Helvetica Neue"/>
                <w:sz w:val="20"/>
                <w:szCs w:val="20"/>
              </w:rPr>
              <w:t>L47 (新)</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1AEFC7E" w14:textId="77777777" w:rsidR="00FF2FC6" w:rsidRDefault="00000000">
            <w:r>
              <w:rPr>
                <w:rFonts w:eastAsia="Helvetica Neue"/>
                <w:sz w:val="20"/>
                <w:szCs w:val="20"/>
              </w:rPr>
              <w:t>FALLBACK_IMAGE_MODEL 定数追加 (404 時の自動切替用)</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1193675" w14:textId="77777777" w:rsidR="00FF2FC6" w:rsidRDefault="00000000">
            <w:r>
              <w:rPr>
                <w:rFonts w:eastAsia="Helvetica Neue"/>
                <w:sz w:val="20"/>
                <w:szCs w:val="20"/>
              </w:rPr>
              <w:t>(決定)</w:t>
            </w:r>
          </w:p>
        </w:tc>
      </w:tr>
      <w:tr w:rsidR="00FF2FC6" w14:paraId="5896B3C7"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6B2F72E" w14:textId="77777777" w:rsidR="00FF2FC6" w:rsidRDefault="00000000">
            <w:r>
              <w:rPr>
                <w:rFonts w:eastAsia="Helvetica Neue"/>
                <w:sz w:val="20"/>
                <w:szCs w:val="20"/>
              </w:rPr>
              <w:t>L133-166</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AC18B3C" w14:textId="77777777" w:rsidR="00FF2FC6" w:rsidRDefault="00000000">
            <w:r>
              <w:rPr>
                <w:rFonts w:eastAsia="Helvetica Neue"/>
                <w:sz w:val="20"/>
                <w:szCs w:val="20"/>
              </w:rPr>
              <w:t>SECTION_STYLES 8 エントリ全書換 (写真系 → illustration 系、Pattern A/B 分類)</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E07495F" w14:textId="77777777" w:rsidR="00FF2FC6" w:rsidRDefault="00000000">
            <w:r>
              <w:rPr>
                <w:rFonts w:eastAsia="Helvetica Neue"/>
                <w:sz w:val="20"/>
                <w:szCs w:val="20"/>
              </w:rPr>
              <w:t>Patch 4</w:t>
            </w:r>
          </w:p>
        </w:tc>
      </w:tr>
      <w:tr w:rsidR="00FF2FC6" w14:paraId="04DC9B79"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87BB335" w14:textId="77777777" w:rsidR="00FF2FC6" w:rsidRDefault="00000000">
            <w:r>
              <w:rPr>
                <w:rFonts w:eastAsia="Helvetica Neue"/>
                <w:sz w:val="20"/>
                <w:szCs w:val="20"/>
              </w:rPr>
              <w:t>L168</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C96D0E5" w14:textId="77777777" w:rsidR="00FF2FC6" w:rsidRDefault="00000000">
            <w:r>
              <w:rPr>
                <w:rFonts w:eastAsia="Helvetica Neue"/>
                <w:sz w:val="20"/>
                <w:szCs w:val="20"/>
              </w:rPr>
              <w:t>DEFAULT_STYLE: photography → illustration</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0D8B676" w14:textId="77777777" w:rsidR="00FF2FC6" w:rsidRDefault="00000000">
            <w:r>
              <w:rPr>
                <w:rFonts w:eastAsia="Helvetica Neue"/>
                <w:sz w:val="20"/>
                <w:szCs w:val="20"/>
              </w:rPr>
              <w:t>Patch 5</w:t>
            </w:r>
          </w:p>
        </w:tc>
      </w:tr>
      <w:tr w:rsidR="00FF2FC6" w14:paraId="266D0A1F"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E4512D4" w14:textId="77777777" w:rsidR="00FF2FC6" w:rsidRDefault="00000000">
            <w:r>
              <w:rPr>
                <w:rFonts w:eastAsia="Helvetica Neue"/>
                <w:sz w:val="20"/>
                <w:szCs w:val="20"/>
              </w:rPr>
              <w:lastRenderedPageBreak/>
              <w:t>L171-183</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AF00663" w14:textId="77777777" w:rsidR="00FF2FC6" w:rsidRDefault="00000000">
            <w:r>
              <w:rPr>
                <w:rFonts w:eastAsia="Helvetica Neue"/>
                <w:sz w:val="20"/>
                <w:szCs w:val="20"/>
              </w:rPr>
              <w:t>COMMON_STYLE: "Photorealistic" → "NOT photorealistic" + New Yorker / Economist 指向</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531E6B8" w14:textId="77777777" w:rsidR="00FF2FC6" w:rsidRDefault="00000000">
            <w:r>
              <w:rPr>
                <w:rFonts w:eastAsia="Helvetica Neue"/>
                <w:sz w:val="20"/>
                <w:szCs w:val="20"/>
              </w:rPr>
              <w:t>Patch 3</w:t>
            </w:r>
          </w:p>
        </w:tc>
      </w:tr>
      <w:tr w:rsidR="00FF2FC6" w14:paraId="42F6AE95"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02A029B" w14:textId="77777777" w:rsidR="00FF2FC6" w:rsidRDefault="00000000">
            <w:r>
              <w:rPr>
                <w:rFonts w:eastAsia="Helvetica Neue"/>
                <w:sz w:val="20"/>
                <w:szCs w:val="20"/>
              </w:rPr>
              <w:t>L258-289</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6B2C8C1" w14:textId="77777777" w:rsidR="00FF2FC6" w:rsidRDefault="00000000">
            <w:r>
              <w:rPr>
                <w:rFonts w:eastAsia="Helvetica Neue"/>
                <w:sz w:val="20"/>
                <w:szCs w:val="20"/>
              </w:rPr>
              <w:t>VISUAL_CONCEPT_SYSTEM_PROMPT: REQUIRED OUTPUT SCHEMA 明示</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3CC62CA" w14:textId="77777777" w:rsidR="00FF2FC6" w:rsidRDefault="00000000">
            <w:r>
              <w:rPr>
                <w:rFonts w:eastAsia="Helvetica Neue"/>
                <w:sz w:val="20"/>
                <w:szCs w:val="20"/>
              </w:rPr>
              <w:t>Patch 6</w:t>
            </w:r>
          </w:p>
        </w:tc>
      </w:tr>
      <w:tr w:rsidR="00FF2FC6" w14:paraId="7EAFFED5"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C9463BF" w14:textId="77777777" w:rsidR="00FF2FC6" w:rsidRDefault="00000000">
            <w:r>
              <w:rPr>
                <w:rFonts w:eastAsia="Helvetica Neue"/>
                <w:sz w:val="20"/>
                <w:szCs w:val="20"/>
              </w:rPr>
              <w:t>L275-281</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3C35328" w14:textId="77777777" w:rsidR="00FF2FC6" w:rsidRDefault="00000000">
            <w:r>
              <w:rPr>
                <w:rFonts w:eastAsia="Helvetica Neue"/>
                <w:sz w:val="20"/>
                <w:szCs w:val="20"/>
              </w:rPr>
              <w:t>generationConfig: thinkingBudget=0 + maxOutputTokens 300 → 1024</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759E4EB" w14:textId="77777777" w:rsidR="00FF2FC6" w:rsidRDefault="00000000">
            <w:r>
              <w:rPr>
                <w:rFonts w:eastAsia="Helvetica Neue"/>
                <w:sz w:val="20"/>
                <w:szCs w:val="20"/>
              </w:rPr>
              <w:t>Patch 1</w:t>
            </w:r>
          </w:p>
        </w:tc>
      </w:tr>
      <w:tr w:rsidR="00FF2FC6" w14:paraId="7FC6E1FA"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0D02E0F" w14:textId="77777777" w:rsidR="00FF2FC6" w:rsidRDefault="00000000">
            <w:r>
              <w:rPr>
                <w:rFonts w:eastAsia="Helvetica Neue"/>
                <w:sz w:val="20"/>
                <w:szCs w:val="20"/>
              </w:rPr>
              <w:t>L344-385</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D83D8E2" w14:textId="77777777" w:rsidR="00FF2FC6" w:rsidRDefault="00000000">
            <w:r>
              <w:rPr>
                <w:rFonts w:eastAsia="Helvetica Neue"/>
                <w:sz w:val="20"/>
                <w:szCs w:val="20"/>
              </w:rPr>
              <w:t>_parse_concept_json: markdown fence / prefix 除去 + step_N_ field 正規化</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6240B01" w14:textId="77777777" w:rsidR="00FF2FC6" w:rsidRDefault="00000000">
            <w:r>
              <w:rPr>
                <w:rFonts w:eastAsia="Helvetica Neue"/>
                <w:sz w:val="20"/>
                <w:szCs w:val="20"/>
              </w:rPr>
              <w:t>Patch 2 + 6</w:t>
            </w:r>
          </w:p>
        </w:tc>
      </w:tr>
      <w:tr w:rsidR="00FF2FC6" w14:paraId="49F07A3E"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BD83201" w14:textId="77777777" w:rsidR="00FF2FC6" w:rsidRDefault="00000000">
            <w:r>
              <w:rPr>
                <w:rFonts w:eastAsia="Helvetica Neue"/>
                <w:sz w:val="20"/>
                <w:szCs w:val="20"/>
              </w:rPr>
              <w:t>L412-420</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002FF59" w14:textId="77777777" w:rsidR="00FF2FC6" w:rsidRDefault="00000000">
            <w:r>
              <w:rPr>
                <w:rFonts w:eastAsia="Helvetica Neue"/>
                <w:sz w:val="20"/>
                <w:szCs w:val="20"/>
              </w:rPr>
              <w:t>_needs_retry: &lt;= 2 words → &lt; 1 word (SPEC 矛盾解消)</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E0AA88A" w14:textId="77777777" w:rsidR="00FF2FC6" w:rsidRDefault="00000000">
            <w:r>
              <w:rPr>
                <w:rFonts w:eastAsia="Helvetica Neue"/>
                <w:sz w:val="20"/>
                <w:szCs w:val="20"/>
              </w:rPr>
              <w:t>Patch 6</w:t>
            </w:r>
          </w:p>
        </w:tc>
      </w:tr>
      <w:tr w:rsidR="00FF2FC6" w14:paraId="75F78AE8"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98E887A" w14:textId="77777777" w:rsidR="00FF2FC6" w:rsidRDefault="00000000">
            <w:r>
              <w:rPr>
                <w:rFonts w:eastAsia="Helvetica Neue"/>
                <w:sz w:val="20"/>
                <w:szCs w:val="20"/>
              </w:rPr>
              <w:t>L575-605</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C168836" w14:textId="77777777" w:rsidR="00FF2FC6" w:rsidRDefault="00000000">
            <w:r>
              <w:rPr>
                <w:rFonts w:eastAsia="Helvetica Neue"/>
                <w:sz w:val="20"/>
                <w:szCs w:val="20"/>
              </w:rPr>
              <w:t>call_gemini_image: HTTP 404 時に FALLBACK_IMAGE_MODEL へ自動切替</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7745BED" w14:textId="77777777" w:rsidR="00FF2FC6" w:rsidRDefault="00000000">
            <w:r>
              <w:rPr>
                <w:rFonts w:eastAsia="Helvetica Neue"/>
                <w:sz w:val="20"/>
                <w:szCs w:val="20"/>
              </w:rPr>
              <w:t>(決定)</w:t>
            </w:r>
          </w:p>
        </w:tc>
      </w:tr>
      <w:tr w:rsidR="00FF2FC6" w14:paraId="6D79523B"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498D121" w14:textId="77777777" w:rsidR="00FF2FC6" w:rsidRDefault="00000000">
            <w:r>
              <w:rPr>
                <w:rFonts w:eastAsia="Helvetica Neue"/>
                <w:sz w:val="20"/>
                <w:szCs w:val="20"/>
              </w:rPr>
              <w:t>L773-830</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59BB993" w14:textId="77777777" w:rsidR="00FF2FC6" w:rsidRDefault="00000000">
            <w:r>
              <w:rPr>
                <w:rFonts w:eastAsia="Helvetica Neue"/>
                <w:sz w:val="20"/>
                <w:szCs w:val="20"/>
              </w:rPr>
              <w:t>detect_image_dimensions: PNG/JPEG/WebP 多形式対応 (新設)</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22B2D65" w14:textId="77777777" w:rsidR="00FF2FC6" w:rsidRDefault="00000000">
            <w:r>
              <w:rPr>
                <w:rFonts w:eastAsia="Helvetica Neue"/>
                <w:sz w:val="20"/>
                <w:szCs w:val="20"/>
              </w:rPr>
              <w:t>Patch 7</w:t>
            </w:r>
          </w:p>
        </w:tc>
      </w:tr>
      <w:tr w:rsidR="00FF2FC6" w14:paraId="6327D67E"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25499C4" w14:textId="77777777" w:rsidR="00FF2FC6" w:rsidRDefault="00000000">
            <w:r>
              <w:rPr>
                <w:rFonts w:eastAsia="Helvetica Neue"/>
                <w:sz w:val="20"/>
                <w:szCs w:val="20"/>
              </w:rPr>
              <w:t>L834-835</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29BE977" w14:textId="77777777" w:rsidR="00FF2FC6" w:rsidRDefault="00000000">
            <w:r>
              <w:rPr>
                <w:rFonts w:eastAsia="Helvetica Neue"/>
                <w:sz w:val="20"/>
                <w:szCs w:val="20"/>
              </w:rPr>
              <w:t>detect_png_dimensions: deprecated wrapper 化 (後方互換)</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2585E56" w14:textId="77777777" w:rsidR="00FF2FC6" w:rsidRDefault="00000000">
            <w:r>
              <w:rPr>
                <w:rFonts w:eastAsia="Helvetica Neue"/>
                <w:sz w:val="20"/>
                <w:szCs w:val="20"/>
              </w:rPr>
              <w:t>Patch 7</w:t>
            </w:r>
          </w:p>
        </w:tc>
      </w:tr>
      <w:tr w:rsidR="00FF2FC6" w14:paraId="2BD4CFDA"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A5C8408" w14:textId="77777777" w:rsidR="00FF2FC6" w:rsidRDefault="00000000">
            <w:r>
              <w:rPr>
                <w:rFonts w:eastAsia="Helvetica Neue"/>
                <w:sz w:val="20"/>
                <w:szCs w:val="20"/>
              </w:rPr>
              <w:t>L840-870</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A41DBBC" w14:textId="77777777" w:rsidR="00FF2FC6" w:rsidRDefault="00000000">
            <w:r>
              <w:rPr>
                <w:rFonts w:eastAsia="Helvetica Neue"/>
                <w:sz w:val="20"/>
                <w:szCs w:val="20"/>
              </w:rPr>
              <w:t>warn_if_not_16x9: format パラメータを log 出力に追加</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B9770F1" w14:textId="77777777" w:rsidR="00FF2FC6" w:rsidRDefault="00000000">
            <w:r>
              <w:rPr>
                <w:rFonts w:eastAsia="Helvetica Neue"/>
                <w:sz w:val="20"/>
                <w:szCs w:val="20"/>
              </w:rPr>
              <w:t>Patch 7</w:t>
            </w:r>
          </w:p>
        </w:tc>
      </w:tr>
    </w:tbl>
    <w:p w14:paraId="1E36B33E" w14:textId="77777777" w:rsidR="00FF2FC6" w:rsidRDefault="00000000">
      <w:pPr>
        <w:pStyle w:val="2"/>
      </w:pPr>
      <w:r>
        <w:t>B.4 コード変更 (layouts/wsj/list.html)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120"/>
        <w:gridCol w:w="1800"/>
      </w:tblGrid>
      <w:tr w:rsidR="00FF2FC6" w14:paraId="0476556F" w14:textId="77777777">
        <w:trPr>
          <w:tblHeader/>
        </w:trPr>
        <w:tc>
          <w:tcPr>
            <w:tcW w:w="14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3870B38" w14:textId="77777777" w:rsidR="00FF2FC6" w:rsidRDefault="00000000">
            <w:r>
              <w:rPr>
                <w:rFonts w:eastAsia="Helvetica Neue"/>
                <w:b/>
                <w:bCs/>
                <w:color w:val="FFFFFF"/>
                <w:sz w:val="20"/>
                <w:szCs w:val="20"/>
              </w:rPr>
              <w:t>行付近</w:t>
            </w:r>
          </w:p>
        </w:tc>
        <w:tc>
          <w:tcPr>
            <w:tcW w:w="61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EC637F0" w14:textId="77777777" w:rsidR="00FF2FC6" w:rsidRDefault="00000000">
            <w:r>
              <w:rPr>
                <w:rFonts w:eastAsia="Helvetica Neue"/>
                <w:b/>
                <w:bCs/>
                <w:color w:val="FFFFFF"/>
                <w:sz w:val="20"/>
                <w:szCs w:val="20"/>
              </w:rPr>
              <w:t>変更内容</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55CCECC" w14:textId="77777777" w:rsidR="00FF2FC6" w:rsidRDefault="00000000">
            <w:r>
              <w:rPr>
                <w:rFonts w:eastAsia="Helvetica Neue"/>
                <w:b/>
                <w:bCs/>
                <w:color w:val="FFFFFF"/>
                <w:sz w:val="20"/>
                <w:szCs w:val="20"/>
              </w:rPr>
              <w:t>分類</w:t>
            </w:r>
          </w:p>
        </w:tc>
      </w:tr>
      <w:tr w:rsidR="00FF2FC6" w14:paraId="17EFF73B"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AB83766" w14:textId="77777777" w:rsidR="00FF2FC6" w:rsidRDefault="00000000">
            <w:r>
              <w:rPr>
                <w:rFonts w:eastAsia="Helvetica Neue"/>
                <w:sz w:val="20"/>
                <w:szCs w:val="20"/>
              </w:rPr>
              <w:t>L36-52</w:t>
            </w:r>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832271D" w14:textId="77777777" w:rsidR="00FF2FC6" w:rsidRDefault="00000000">
            <w:r>
              <w:rPr>
                <w:rFonts w:eastAsia="Helvetica Neue"/>
                <w:sz w:val="20"/>
                <w:szCs w:val="20"/>
              </w:rPr>
              <w:t>.cover-photo の background shorthand → longhand 分解 (background-image/size/position/repeat/blend-mode)</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7133BF5" w14:textId="77777777" w:rsidR="00FF2FC6" w:rsidRDefault="00000000">
            <w:r>
              <w:rPr>
                <w:rFonts w:eastAsia="Helvetica Neue"/>
                <w:sz w:val="20"/>
                <w:szCs w:val="20"/>
              </w:rPr>
              <w:t>Safari fix</w:t>
            </w:r>
          </w:p>
        </w:tc>
      </w:tr>
      <w:tr w:rsidR="00FF2FC6" w14:paraId="67F3569B"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BEC4203" w14:textId="77777777" w:rsidR="00FF2FC6" w:rsidRDefault="00000000">
            <w:r>
              <w:rPr>
                <w:rFonts w:eastAsia="Helvetica Neue"/>
                <w:sz w:val="20"/>
                <w:szCs w:val="20"/>
              </w:rPr>
              <w:t>L41</w:t>
            </w:r>
          </w:p>
        </w:tc>
        <w:tc>
          <w:tcPr>
            <w:tcW w:w="61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1AD540A" w14:textId="77777777" w:rsidR="00FF2FC6" w:rsidRDefault="00000000">
            <w:r>
              <w:rPr>
                <w:rFonts w:eastAsia="Helvetica Neue"/>
                <w:sz w:val="20"/>
                <w:szCs w:val="20"/>
              </w:rPr>
              <w:t>transition: background-image → opacity (Safari で background-image transition 不安定)</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17DF380" w14:textId="77777777" w:rsidR="00FF2FC6" w:rsidRDefault="00000000">
            <w:r>
              <w:rPr>
                <w:rFonts w:eastAsia="Helvetica Neue"/>
                <w:sz w:val="20"/>
                <w:szCs w:val="20"/>
              </w:rPr>
              <w:t>Safari fix</w:t>
            </w:r>
          </w:p>
        </w:tc>
      </w:tr>
      <w:tr w:rsidR="00FF2FC6" w14:paraId="2435B085"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D4E61BB" w14:textId="77777777" w:rsidR="00FF2FC6" w:rsidRDefault="00000000">
            <w:r>
              <w:rPr>
                <w:rFonts w:eastAsia="Helvetica Neue"/>
                <w:sz w:val="20"/>
                <w:szCs w:val="20"/>
              </w:rPr>
              <w:t>L42</w:t>
            </w:r>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3083294" w14:textId="77777777" w:rsidR="00FF2FC6" w:rsidRDefault="00000000">
            <w:r>
              <w:rPr>
                <w:rFonts w:eastAsia="Helvetica Neue"/>
                <w:sz w:val="20"/>
                <w:szCs w:val="20"/>
              </w:rPr>
              <w:t>will-change: background-image 追加 (独立レイヤー合成ヒント)</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C8923F8" w14:textId="77777777" w:rsidR="00FF2FC6" w:rsidRDefault="00000000">
            <w:r>
              <w:rPr>
                <w:rFonts w:eastAsia="Helvetica Neue"/>
                <w:sz w:val="20"/>
                <w:szCs w:val="20"/>
              </w:rPr>
              <w:t>Safari fix</w:t>
            </w:r>
          </w:p>
        </w:tc>
      </w:tr>
      <w:tr w:rsidR="00FF2FC6" w14:paraId="72732487"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AC1A679" w14:textId="77777777" w:rsidR="00FF2FC6" w:rsidRDefault="00000000">
            <w:r>
              <w:rPr>
                <w:rFonts w:eastAsia="Helvetica Neue"/>
                <w:sz w:val="20"/>
                <w:szCs w:val="20"/>
              </w:rPr>
              <w:t>L151-152</w:t>
            </w:r>
          </w:p>
        </w:tc>
        <w:tc>
          <w:tcPr>
            <w:tcW w:w="61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21C46BA" w14:textId="77777777" w:rsidR="00FF2FC6" w:rsidRDefault="00000000">
            <w:r>
              <w:rPr>
                <w:rFonts w:eastAsia="Helvetica Neue"/>
                <w:sz w:val="20"/>
                <w:szCs w:val="20"/>
              </w:rPr>
              <w:t>--hero-img inline style を親 .cover から子 .cover-photo に移動 (inheritance hop 削除)</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1D20E16" w14:textId="77777777" w:rsidR="00FF2FC6" w:rsidRDefault="00000000">
            <w:r>
              <w:rPr>
                <w:rFonts w:eastAsia="Helvetica Neue"/>
                <w:sz w:val="20"/>
                <w:szCs w:val="20"/>
              </w:rPr>
              <w:t>Safari fix</w:t>
            </w:r>
          </w:p>
        </w:tc>
      </w:tr>
    </w:tbl>
    <w:p w14:paraId="464D3446" w14:textId="77777777" w:rsidR="00FF2FC6" w:rsidRDefault="00000000">
      <w:pPr>
        <w:pStyle w:val="2"/>
      </w:pPr>
      <w:r>
        <w:t>B.5 関連ファイル変更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gridCol w:w="1360"/>
      </w:tblGrid>
      <w:tr w:rsidR="00FF2FC6" w14:paraId="3209AB8B" w14:textId="77777777">
        <w:trPr>
          <w:tblHeader/>
        </w:trPr>
        <w:tc>
          <w:tcPr>
            <w:tcW w:w="4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ADB3B1F" w14:textId="77777777" w:rsidR="00FF2FC6" w:rsidRDefault="00000000">
            <w:r>
              <w:rPr>
                <w:rFonts w:eastAsia="Helvetica Neue"/>
                <w:b/>
                <w:bCs/>
                <w:color w:val="FFFFFF"/>
                <w:sz w:val="20"/>
                <w:szCs w:val="20"/>
              </w:rPr>
              <w:t>ファイル</w:t>
            </w:r>
          </w:p>
        </w:tc>
        <w:tc>
          <w:tcPr>
            <w:tcW w:w="4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777D7FF" w14:textId="77777777" w:rsidR="00FF2FC6" w:rsidRDefault="00000000">
            <w:r>
              <w:rPr>
                <w:rFonts w:eastAsia="Helvetica Neue"/>
                <w:b/>
                <w:bCs/>
                <w:color w:val="FFFFFF"/>
                <w:sz w:val="20"/>
                <w:szCs w:val="20"/>
              </w:rPr>
              <w:t>変更</w:t>
            </w:r>
          </w:p>
        </w:tc>
        <w:tc>
          <w:tcPr>
            <w:tcW w:w="13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BA63344" w14:textId="77777777" w:rsidR="00FF2FC6" w:rsidRDefault="00000000">
            <w:r>
              <w:rPr>
                <w:rFonts w:eastAsia="Helvetica Neue"/>
                <w:b/>
                <w:bCs/>
                <w:color w:val="FFFFFF"/>
                <w:sz w:val="20"/>
                <w:szCs w:val="20"/>
              </w:rPr>
              <w:t>分類</w:t>
            </w:r>
          </w:p>
        </w:tc>
      </w:tr>
      <w:tr w:rsidR="00FF2FC6" w14:paraId="4E96FB4B" w14:textId="77777777">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806C64B" w14:textId="77777777" w:rsidR="00FF2FC6" w:rsidRDefault="00000000">
            <w:r>
              <w:rPr>
                <w:rFonts w:eastAsia="Helvetica Neue"/>
                <w:sz w:val="20"/>
                <w:szCs w:val="20"/>
              </w:rPr>
              <w:t>scripts/generate_hero_image.py</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6F1FA11" w14:textId="77777777" w:rsidR="00FF2FC6" w:rsidRDefault="00000000">
            <w:r>
              <w:rPr>
                <w:rFonts w:eastAsia="Helvetica Neue"/>
                <w:sz w:val="20"/>
                <w:szCs w:val="20"/>
              </w:rPr>
              <w:t>+243 / -79 行 (commit f42b65c)</w:t>
            </w:r>
          </w:p>
        </w:tc>
        <w:tc>
          <w:tcPr>
            <w:tcW w:w="13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C1361AD" w14:textId="77777777" w:rsidR="00FF2FC6" w:rsidRDefault="00000000">
            <w:r>
              <w:rPr>
                <w:rFonts w:eastAsia="Helvetica Neue"/>
                <w:sz w:val="20"/>
                <w:szCs w:val="20"/>
              </w:rPr>
              <w:t>実装</w:t>
            </w:r>
          </w:p>
        </w:tc>
      </w:tr>
      <w:tr w:rsidR="00FF2FC6" w14:paraId="73BBE80E" w14:textId="77777777">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1335719" w14:textId="77777777" w:rsidR="00FF2FC6" w:rsidRDefault="00000000">
            <w:r>
              <w:rPr>
                <w:rFonts w:eastAsia="Helvetica Neue"/>
                <w:sz w:val="20"/>
                <w:szCs w:val="20"/>
              </w:rPr>
              <w:t>layouts/wsj/list.html</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9A10E4E" w14:textId="77777777" w:rsidR="00FF2FC6" w:rsidRDefault="00000000">
            <w:r>
              <w:rPr>
                <w:rFonts w:eastAsia="Helvetica Neue"/>
                <w:sz w:val="20"/>
                <w:szCs w:val="20"/>
              </w:rPr>
              <w:t>+23 / -2 行 (commit f42b65c)</w:t>
            </w:r>
          </w:p>
        </w:tc>
        <w:tc>
          <w:tcPr>
            <w:tcW w:w="13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2AEB754" w14:textId="77777777" w:rsidR="00FF2FC6" w:rsidRDefault="00000000">
            <w:r>
              <w:rPr>
                <w:rFonts w:eastAsia="Helvetica Neue"/>
                <w:sz w:val="20"/>
                <w:szCs w:val="20"/>
              </w:rPr>
              <w:t>実装</w:t>
            </w:r>
          </w:p>
        </w:tc>
      </w:tr>
      <w:tr w:rsidR="00FF2FC6" w14:paraId="35AC0CC2" w14:textId="77777777">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AC2596D" w14:textId="77777777" w:rsidR="00FF2FC6" w:rsidRDefault="00000000">
            <w:r>
              <w:rPr>
                <w:rFonts w:eastAsia="Helvetica Neue"/>
                <w:sz w:val="20"/>
                <w:szCs w:val="20"/>
              </w:rPr>
              <w:t>verify_hero_v13_2026-04-22.html</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CED5322" w14:textId="77777777" w:rsidR="00FF2FC6" w:rsidRDefault="00000000">
            <w:r>
              <w:rPr>
                <w:rFonts w:eastAsia="Helvetica Neue"/>
                <w:sz w:val="20"/>
                <w:szCs w:val="20"/>
              </w:rPr>
              <w:t>新規配置 (A/B 比較レポート)</w:t>
            </w:r>
          </w:p>
        </w:tc>
        <w:tc>
          <w:tcPr>
            <w:tcW w:w="13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79B2375" w14:textId="77777777" w:rsidR="00FF2FC6" w:rsidRDefault="00000000">
            <w:r>
              <w:rPr>
                <w:rFonts w:eastAsia="Helvetica Neue"/>
                <w:sz w:val="20"/>
                <w:szCs w:val="20"/>
              </w:rPr>
              <w:t>検証成果物</w:t>
            </w:r>
          </w:p>
        </w:tc>
      </w:tr>
      <w:tr w:rsidR="00FF2FC6" w14:paraId="6D7A118C" w14:textId="77777777">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4722C5F" w14:textId="77777777" w:rsidR="00FF2FC6" w:rsidRDefault="00000000">
            <w:r>
              <w:rPr>
                <w:rFonts w:eastAsia="Helvetica Neue"/>
                <w:sz w:val="20"/>
                <w:szCs w:val="20"/>
              </w:rPr>
              <w:t>_preview_hero_v1.3_2026-04-22/</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B1CED56" w14:textId="77777777" w:rsidR="00FF2FC6" w:rsidRDefault="00000000">
            <w:r>
              <w:rPr>
                <w:rFonts w:eastAsia="Helvetica Neue"/>
                <w:sz w:val="20"/>
                <w:szCs w:val="20"/>
              </w:rPr>
              <w:t>4 媒体 × illustration PNG 生成</w:t>
            </w:r>
          </w:p>
        </w:tc>
        <w:tc>
          <w:tcPr>
            <w:tcW w:w="13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FC9D841" w14:textId="77777777" w:rsidR="00FF2FC6" w:rsidRDefault="00000000">
            <w:r>
              <w:rPr>
                <w:rFonts w:eastAsia="Helvetica Neue"/>
                <w:sz w:val="20"/>
                <w:szCs w:val="20"/>
              </w:rPr>
              <w:t>検証成果物</w:t>
            </w:r>
          </w:p>
        </w:tc>
      </w:tr>
      <w:tr w:rsidR="00FF2FC6" w14:paraId="5F4D069A" w14:textId="77777777">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F002330" w14:textId="77777777" w:rsidR="00FF2FC6" w:rsidRDefault="00000000">
            <w:r>
              <w:rPr>
                <w:rFonts w:eastAsia="Helvetica Neue"/>
                <w:sz w:val="20"/>
                <w:szCs w:val="20"/>
              </w:rPr>
              <w:t>Bolgheri_Daily_Brief_仕様書_v1.3_2026-04-23.docx</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352E7E4" w14:textId="77777777" w:rsidR="00FF2FC6" w:rsidRDefault="00000000">
            <w:r>
              <w:rPr>
                <w:rFonts w:eastAsia="Helvetica Neue"/>
                <w:sz w:val="20"/>
                <w:szCs w:val="20"/>
              </w:rPr>
              <w:t>v1.3 仕様書 (40 ページ A4)</w:t>
            </w:r>
          </w:p>
        </w:tc>
        <w:tc>
          <w:tcPr>
            <w:tcW w:w="13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E96EE9E" w14:textId="77777777" w:rsidR="00FF2FC6" w:rsidRDefault="00000000">
            <w:r>
              <w:rPr>
                <w:rFonts w:eastAsia="Helvetica Neue"/>
                <w:sz w:val="20"/>
                <w:szCs w:val="20"/>
              </w:rPr>
              <w:t>ドキュメント</w:t>
            </w:r>
          </w:p>
        </w:tc>
      </w:tr>
      <w:tr w:rsidR="00FF2FC6" w14:paraId="22BBC1B3" w14:textId="77777777">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9032EAB" w14:textId="77777777" w:rsidR="00FF2FC6" w:rsidRDefault="00000000">
            <w:r>
              <w:rPr>
                <w:rFonts w:eastAsia="Helvetica Neue"/>
                <w:sz w:val="20"/>
                <w:szCs w:val="20"/>
              </w:rPr>
              <w:t>Bolgheri_Daily_Brief_仕様書_v1.4_2026-04-23.docx</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A221F19" w14:textId="77777777" w:rsidR="00FF2FC6" w:rsidRDefault="00000000">
            <w:r>
              <w:rPr>
                <w:rFonts w:eastAsia="Helvetica Neue"/>
                <w:sz w:val="20"/>
                <w:szCs w:val="20"/>
              </w:rPr>
              <w:t>本書 (v1.3 差分版)</w:t>
            </w:r>
          </w:p>
        </w:tc>
        <w:tc>
          <w:tcPr>
            <w:tcW w:w="13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A0FFF24" w14:textId="77777777" w:rsidR="00FF2FC6" w:rsidRDefault="00000000">
            <w:r>
              <w:rPr>
                <w:rFonts w:eastAsia="Helvetica Neue"/>
                <w:sz w:val="20"/>
                <w:szCs w:val="20"/>
              </w:rPr>
              <w:t>ドキュメント</w:t>
            </w:r>
          </w:p>
        </w:tc>
      </w:tr>
    </w:tbl>
    <w:p w14:paraId="1802BDA8" w14:textId="77777777" w:rsidR="00FF2FC6" w:rsidRDefault="00000000">
      <w:pPr>
        <w:pStyle w:val="2"/>
      </w:pPr>
      <w:r>
        <w:t>B.6 運用面の変化</w:t>
      </w:r>
    </w:p>
    <w:p w14:paraId="3C329067" w14:textId="77777777" w:rsidR="00FF2FC6" w:rsidRDefault="00000000">
      <w:pPr>
        <w:pStyle w:val="a4"/>
        <w:numPr>
          <w:ilvl w:val="0"/>
          <w:numId w:val="2"/>
        </w:numPr>
        <w:spacing w:after="80"/>
      </w:pPr>
      <w:r>
        <w:rPr>
          <w:rFonts w:eastAsia="Helvetica Neue"/>
        </w:rPr>
        <w:lastRenderedPageBreak/>
        <w:t>git 操作は Cowork では permission 制約 (index.lock / HEAD.lock) があり不安定。ローカル Mac 実行を原則とする運用を §10.1.2 で既に規定済。v1.4 で実際に遵守されたことを確認。</w:t>
      </w:r>
    </w:p>
    <w:p w14:paraId="7ADA85FF" w14:textId="77777777" w:rsidR="00FF2FC6" w:rsidRDefault="00000000">
      <w:pPr>
        <w:pStyle w:val="a4"/>
        <w:numPr>
          <w:ilvl w:val="0"/>
          <w:numId w:val="2"/>
        </w:numPr>
        <w:spacing w:after="80"/>
      </w:pPr>
      <w:r>
        <w:rPr>
          <w:rFonts w:eastAsia="Helvetica Neue"/>
        </w:rPr>
        <w:t>feature branch + merge --no-ff workflow が実際に使用され、main への直接 push なしで v1.4 を反映できた (§10.1)。</w:t>
      </w:r>
    </w:p>
    <w:p w14:paraId="2C538BE3" w14:textId="77777777" w:rsidR="00FF2FC6" w:rsidRDefault="00000000">
      <w:pPr>
        <w:pStyle w:val="a4"/>
        <w:numPr>
          <w:ilvl w:val="0"/>
          <w:numId w:val="2"/>
        </w:numPr>
        <w:spacing w:after="80"/>
      </w:pPr>
      <w:r>
        <w:rPr>
          <w:rFonts w:eastAsia="Helvetica Neue"/>
        </w:rPr>
        <w:t>API キー露出時の即時無効化プロトコル (§10.3) が実行され、作業完了後に旧キー delete 完了。</w:t>
      </w:r>
    </w:p>
    <w:p w14:paraId="1C2A4DDF" w14:textId="77777777" w:rsidR="00FF2FC6" w:rsidRDefault="00000000">
      <w:r>
        <w:br w:type="page"/>
      </w:r>
    </w:p>
    <w:p w14:paraId="1DFA25A7" w14:textId="77777777" w:rsidR="00FF2FC6" w:rsidRDefault="00000000">
      <w:pPr>
        <w:pStyle w:val="1"/>
      </w:pPr>
      <w:r>
        <w:lastRenderedPageBreak/>
        <w:t>付録C. SPEC_hero_v1.1_2026-04-22.md 原本全文 (参照用)</w:t>
      </w:r>
      <w:r>
        <w:rPr>
          <w:color w:val="B5322C"/>
          <w:sz w:val="20"/>
          <w:szCs w:val="20"/>
        </w:rPr>
        <w:t xml:space="preserve">  【v1.3 継承】</w:t>
      </w:r>
    </w:p>
    <w:p w14:paraId="20832FA4" w14:textId="77777777" w:rsidR="00FF2FC6" w:rsidRDefault="00000000">
      <w:pPr>
        <w:spacing w:after="120"/>
      </w:pPr>
      <w:r>
        <w:rPr>
          <w:rFonts w:eastAsia="Helvetica Neue"/>
        </w:rPr>
        <w:t>本付録は SPEC_hero_v1.1_2026-04-22.md (2026-04-22 作成、440 行) の原本をそのまま転載する。§4 は本原本の内容を書式整形して統合したものであり、文言に差異がある場合は本原本を原典とする。</w:t>
      </w:r>
    </w:p>
    <w:p w14:paraId="63C7745A" w14:textId="77777777" w:rsidR="00FF2FC6" w:rsidRDefault="00000000">
      <w:pPr>
        <w:spacing w:after="120"/>
      </w:pPr>
      <w:r>
        <w:rPr>
          <w:rFonts w:eastAsia="Helvetica Neue"/>
          <w:i/>
          <w:iCs/>
          <w:color w:val="A86A1A"/>
        </w:rPr>
        <w:t>なお v1.4 では本原本の §7.2 retry 判定 (&lt;=2 words) に SPEC 自己矛盾が発見され、実装は §9.6.3 の通り緩和された (SPEC §7.3 の GOOD 例と整合)。</w:t>
      </w:r>
    </w:p>
    <w:p w14:paraId="75C78F5D" w14:textId="77777777" w:rsidR="00FF2FC6" w:rsidRDefault="00000000">
      <w:pPr>
        <w:spacing w:after="120"/>
      </w:pPr>
      <w:r>
        <w:rPr>
          <w:rFonts w:eastAsia="Helvetica Neue"/>
          <w:color w:val="6A6D74"/>
        </w:rPr>
        <w:t>─────────────────────────────────────</w:t>
      </w:r>
    </w:p>
    <w:p w14:paraId="03D3C77E" w14:textId="77777777" w:rsidR="00FF2FC6" w:rsidRDefault="00000000">
      <w:pPr>
        <w:shd w:val="clear" w:color="auto" w:fill="F6F4EE"/>
        <w:ind w:left="360"/>
      </w:pPr>
      <w:r>
        <w:rPr>
          <w:rFonts w:ascii="Courier New" w:eastAsia="Courier New" w:hAnsi="Courier New" w:cs="Courier New"/>
          <w:color w:val="303641"/>
          <w:sz w:val="18"/>
          <w:szCs w:val="18"/>
        </w:rPr>
        <w:t># SPEC v1.1: `scripts/generate_hero_image.py` ヒーロー画像生成ロジック刷新</w:t>
      </w:r>
    </w:p>
    <w:p w14:paraId="6E98E50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A97C0A4" w14:textId="77777777" w:rsidR="00FF2FC6" w:rsidRDefault="00000000">
      <w:pPr>
        <w:shd w:val="clear" w:color="auto" w:fill="F6F4EE"/>
        <w:ind w:left="360"/>
      </w:pPr>
      <w:r>
        <w:rPr>
          <w:rFonts w:ascii="Courier New" w:eastAsia="Courier New" w:hAnsi="Courier New" w:cs="Courier New"/>
          <w:color w:val="303641"/>
          <w:sz w:val="18"/>
          <w:szCs w:val="18"/>
        </w:rPr>
        <w:t>**作成日:** 2026-04-22</w:t>
      </w:r>
    </w:p>
    <w:p w14:paraId="2AC65821" w14:textId="77777777" w:rsidR="00FF2FC6" w:rsidRDefault="00000000">
      <w:pPr>
        <w:shd w:val="clear" w:color="auto" w:fill="F6F4EE"/>
        <w:ind w:left="360"/>
      </w:pPr>
      <w:r>
        <w:rPr>
          <w:rFonts w:ascii="Courier New" w:eastAsia="Courier New" w:hAnsi="Courier New" w:cs="Courier New"/>
          <w:color w:val="303641"/>
          <w:sz w:val="18"/>
          <w:szCs w:val="18"/>
        </w:rPr>
        <w:t>**対象:** Claude Code 実装用決定版仕様書</w:t>
      </w:r>
    </w:p>
    <w:p w14:paraId="162FA9E8" w14:textId="77777777" w:rsidR="00FF2FC6" w:rsidRDefault="00000000">
      <w:pPr>
        <w:shd w:val="clear" w:color="auto" w:fill="F6F4EE"/>
        <w:ind w:left="360"/>
      </w:pPr>
      <w:r>
        <w:rPr>
          <w:rFonts w:ascii="Courier New" w:eastAsia="Courier New" w:hAnsi="Courier New" w:cs="Courier New"/>
          <w:color w:val="303641"/>
          <w:sz w:val="18"/>
          <w:szCs w:val="18"/>
        </w:rPr>
        <w:t>**前提条件:** 完全無料運用 (Gemini 2.5 Flash 無料枠のみ使用)</w:t>
      </w:r>
    </w:p>
    <w:p w14:paraId="3D95DA6F" w14:textId="77777777" w:rsidR="00FF2FC6" w:rsidRDefault="00000000">
      <w:pPr>
        <w:shd w:val="clear" w:color="auto" w:fill="F6F4EE"/>
        <w:ind w:left="360"/>
      </w:pPr>
      <w:r>
        <w:rPr>
          <w:rFonts w:ascii="Courier New" w:eastAsia="Courier New" w:hAnsi="Courier New" w:cs="Courier New"/>
          <w:color w:val="303641"/>
          <w:sz w:val="18"/>
          <w:szCs w:val="18"/>
        </w:rPr>
        <w:t>**改版:** v1.0 → v1.1 (12点の review 指摘を反映 + Claude API → Gemini Flash text 差し替え)</w:t>
      </w:r>
    </w:p>
    <w:p w14:paraId="38E9B42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8B14895" w14:textId="77777777" w:rsidR="00FF2FC6" w:rsidRDefault="00000000">
      <w:pPr>
        <w:shd w:val="clear" w:color="auto" w:fill="F6F4EE"/>
        <w:ind w:left="360"/>
      </w:pPr>
      <w:r>
        <w:rPr>
          <w:rFonts w:ascii="Courier New" w:eastAsia="Courier New" w:hAnsi="Courier New" w:cs="Courier New"/>
          <w:color w:val="303641"/>
          <w:sz w:val="18"/>
          <w:szCs w:val="18"/>
        </w:rPr>
        <w:t>---</w:t>
      </w:r>
    </w:p>
    <w:p w14:paraId="443A651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F4582B8" w14:textId="77777777" w:rsidR="00FF2FC6" w:rsidRDefault="00000000">
      <w:pPr>
        <w:shd w:val="clear" w:color="auto" w:fill="F6F4EE"/>
        <w:ind w:left="360"/>
      </w:pPr>
      <w:r>
        <w:rPr>
          <w:rFonts w:ascii="Courier New" w:eastAsia="Courier New" w:hAnsi="Courier New" w:cs="Courier New"/>
          <w:color w:val="303641"/>
          <w:sz w:val="18"/>
          <w:szCs w:val="18"/>
        </w:rPr>
        <w:t>## 0. TL;DR</w:t>
      </w:r>
    </w:p>
    <w:p w14:paraId="78B4926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2605C4B" w14:textId="77777777" w:rsidR="00FF2FC6" w:rsidRDefault="00000000">
      <w:pPr>
        <w:shd w:val="clear" w:color="auto" w:fill="F6F4EE"/>
        <w:ind w:left="360"/>
      </w:pPr>
      <w:r>
        <w:rPr>
          <w:rFonts w:ascii="Courier New" w:eastAsia="Courier New" w:hAnsi="Courier New" w:cs="Courier New"/>
          <w:color w:val="303641"/>
          <w:sz w:val="18"/>
          <w:szCs w:val="18"/>
        </w:rPr>
        <w:t>- 現行 `scripts/generate_hero_image.py` は summary 直接 → Gemini 2.5 Flash Image の 1 段階プロンプト。</w:t>
      </w:r>
    </w:p>
    <w:p w14:paraId="05C186FC" w14:textId="77777777" w:rsidR="00FF2FC6" w:rsidRDefault="00000000">
      <w:pPr>
        <w:shd w:val="clear" w:color="auto" w:fill="F6F4EE"/>
        <w:ind w:left="360"/>
      </w:pPr>
      <w:r>
        <w:rPr>
          <w:rFonts w:ascii="Courier New" w:eastAsia="Courier New" w:hAnsi="Courier New" w:cs="Courier New"/>
          <w:color w:val="303641"/>
          <w:sz w:val="18"/>
          <w:szCs w:val="18"/>
        </w:rPr>
        <w:t>- 本 spec は **2 段階プロンプト (Gemini text → Gemini image)** に刷新する。</w:t>
      </w:r>
    </w:p>
    <w:p w14:paraId="6C642DF0" w14:textId="77777777" w:rsidR="00FF2FC6" w:rsidRDefault="00000000">
      <w:pPr>
        <w:shd w:val="clear" w:color="auto" w:fill="F6F4EE"/>
        <w:ind w:left="360"/>
      </w:pPr>
      <w:r>
        <w:rPr>
          <w:rFonts w:ascii="Courier New" w:eastAsia="Courier New" w:hAnsi="Courier New" w:cs="Courier New"/>
          <w:color w:val="303641"/>
          <w:sz w:val="18"/>
          <w:szCs w:val="18"/>
        </w:rPr>
        <w:t>- 中間段階で **視覚概念を JSON 抽出** し、**媒体別スタイル辞書** で最終プロンプトを組み立てる。</w:t>
      </w:r>
    </w:p>
    <w:p w14:paraId="5A433976" w14:textId="77777777" w:rsidR="00FF2FC6" w:rsidRDefault="00000000">
      <w:pPr>
        <w:shd w:val="clear" w:color="auto" w:fill="F6F4EE"/>
        <w:ind w:left="360"/>
      </w:pPr>
      <w:r>
        <w:rPr>
          <w:rFonts w:ascii="Courier New" w:eastAsia="Courier New" w:hAnsi="Courier New" w:cs="Courier New"/>
          <w:color w:val="303641"/>
          <w:sz w:val="18"/>
          <w:szCs w:val="18"/>
        </w:rPr>
        <w:t>- **コスト: $0/年**（Gemini 2.5 Flash text / image の両方とも無料枠内で完結）。</w:t>
      </w:r>
    </w:p>
    <w:p w14:paraId="600045A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57CCCB9" w14:textId="77777777" w:rsidR="00FF2FC6" w:rsidRDefault="00000000">
      <w:pPr>
        <w:shd w:val="clear" w:color="auto" w:fill="F6F4EE"/>
        <w:ind w:left="360"/>
      </w:pPr>
      <w:r>
        <w:rPr>
          <w:rFonts w:ascii="Courier New" w:eastAsia="Courier New" w:hAnsi="Courier New" w:cs="Courier New"/>
          <w:color w:val="303641"/>
          <w:sz w:val="18"/>
          <w:szCs w:val="18"/>
        </w:rPr>
        <w:t>---</w:t>
      </w:r>
    </w:p>
    <w:p w14:paraId="1FC6796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C2C0DA2" w14:textId="77777777" w:rsidR="00FF2FC6" w:rsidRDefault="00000000">
      <w:pPr>
        <w:shd w:val="clear" w:color="auto" w:fill="F6F4EE"/>
        <w:ind w:left="360"/>
      </w:pPr>
      <w:r>
        <w:rPr>
          <w:rFonts w:ascii="Courier New" w:eastAsia="Courier New" w:hAnsi="Courier New" w:cs="Courier New"/>
          <w:color w:val="303641"/>
          <w:sz w:val="18"/>
          <w:szCs w:val="18"/>
        </w:rPr>
        <w:t>## 1. 背景</w:t>
      </w:r>
    </w:p>
    <w:p w14:paraId="6113AF9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B43B5A7" w14:textId="77777777" w:rsidR="00FF2FC6" w:rsidRDefault="00000000">
      <w:pPr>
        <w:shd w:val="clear" w:color="auto" w:fill="F6F4EE"/>
        <w:ind w:left="360"/>
      </w:pPr>
      <w:r>
        <w:rPr>
          <w:rFonts w:ascii="Courier New" w:eastAsia="Courier New" w:hAnsi="Courier New" w:cs="Courier New"/>
          <w:color w:val="303641"/>
          <w:sz w:val="18"/>
          <w:szCs w:val="18"/>
        </w:rPr>
        <w:t>現行実装の問題点:</w:t>
      </w:r>
    </w:p>
    <w:p w14:paraId="7F9CAF4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8FDB21A" w14:textId="77777777" w:rsidR="00FF2FC6" w:rsidRDefault="00000000">
      <w:pPr>
        <w:shd w:val="clear" w:color="auto" w:fill="F6F4EE"/>
        <w:ind w:left="360"/>
      </w:pPr>
      <w:r>
        <w:rPr>
          <w:rFonts w:ascii="Courier New" w:eastAsia="Courier New" w:hAnsi="Courier New" w:cs="Courier New"/>
          <w:color w:val="303641"/>
          <w:sz w:val="18"/>
          <w:szCs w:val="18"/>
        </w:rPr>
        <w:t>1. **関連性の欠如** — summary の表面的キーワードから画像生成するため、記事の核心と画像がズレる。</w:t>
      </w:r>
    </w:p>
    <w:p w14:paraId="77A671D3" w14:textId="77777777" w:rsidR="00FF2FC6" w:rsidRDefault="00000000">
      <w:pPr>
        <w:shd w:val="clear" w:color="auto" w:fill="F6F4EE"/>
        <w:ind w:left="360"/>
      </w:pPr>
      <w:r>
        <w:rPr>
          <w:rFonts w:ascii="Courier New" w:eastAsia="Courier New" w:hAnsi="Courier New" w:cs="Courier New"/>
          <w:color w:val="303641"/>
          <w:sz w:val="18"/>
          <w:szCs w:val="18"/>
        </w:rPr>
        <w:t>2. **スタイルの不統一** — 媒体ごとのブランド性 (WSJ のエディトリアル風 / Skift のライフスタイル調) が反映されない。</w:t>
      </w:r>
    </w:p>
    <w:p w14:paraId="47699873" w14:textId="77777777" w:rsidR="00FF2FC6" w:rsidRDefault="00000000">
      <w:pPr>
        <w:shd w:val="clear" w:color="auto" w:fill="F6F4EE"/>
        <w:ind w:left="360"/>
      </w:pPr>
      <w:r>
        <w:rPr>
          <w:rFonts w:ascii="Courier New" w:eastAsia="Courier New" w:hAnsi="Courier New" w:cs="Courier New"/>
          <w:color w:val="303641"/>
          <w:sz w:val="18"/>
          <w:szCs w:val="18"/>
        </w:rPr>
        <w:t>3. **主題の抽象化** — "growth", "market" のような抽象語が主語になり、描画不能な画像が生成される。</w:t>
      </w:r>
    </w:p>
    <w:p w14:paraId="390A43B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9D50924" w14:textId="77777777" w:rsidR="00FF2FC6" w:rsidRDefault="00000000">
      <w:pPr>
        <w:shd w:val="clear" w:color="auto" w:fill="F6F4EE"/>
        <w:ind w:left="360"/>
      </w:pPr>
      <w:r>
        <w:rPr>
          <w:rFonts w:ascii="Courier New" w:eastAsia="Courier New" w:hAnsi="Courier New" w:cs="Courier New"/>
          <w:color w:val="303641"/>
          <w:sz w:val="18"/>
          <w:szCs w:val="18"/>
        </w:rPr>
        <w:t>解決策: **思考プロセスの明示化 (2 段階プロンプト)** と **媒体別スタイル辞書**。</w:t>
      </w:r>
    </w:p>
    <w:p w14:paraId="5CCC8A5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DE4D4EC" w14:textId="77777777" w:rsidR="00FF2FC6" w:rsidRDefault="00000000">
      <w:pPr>
        <w:shd w:val="clear" w:color="auto" w:fill="F6F4EE"/>
        <w:ind w:left="360"/>
      </w:pPr>
      <w:r>
        <w:rPr>
          <w:rFonts w:ascii="Courier New" w:eastAsia="Courier New" w:hAnsi="Courier New" w:cs="Courier New"/>
          <w:color w:val="303641"/>
          <w:sz w:val="18"/>
          <w:szCs w:val="18"/>
        </w:rPr>
        <w:t>---</w:t>
      </w:r>
    </w:p>
    <w:p w14:paraId="3EC931F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78F58A1" w14:textId="77777777" w:rsidR="00FF2FC6" w:rsidRDefault="00000000">
      <w:pPr>
        <w:shd w:val="clear" w:color="auto" w:fill="F6F4EE"/>
        <w:ind w:left="360"/>
      </w:pPr>
      <w:r>
        <w:rPr>
          <w:rFonts w:ascii="Courier New" w:eastAsia="Courier New" w:hAnsi="Courier New" w:cs="Courier New"/>
          <w:color w:val="303641"/>
          <w:sz w:val="18"/>
          <w:szCs w:val="18"/>
        </w:rPr>
        <w:t>## 2. API Key / 環境変数</w:t>
      </w:r>
    </w:p>
    <w:p w14:paraId="6147E84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EA72385" w14:textId="77777777" w:rsidR="00FF2FC6" w:rsidRDefault="00000000">
      <w:pPr>
        <w:shd w:val="clear" w:color="auto" w:fill="F6F4EE"/>
        <w:ind w:left="360"/>
      </w:pPr>
      <w:r>
        <w:rPr>
          <w:rFonts w:ascii="Courier New" w:eastAsia="Courier New" w:hAnsi="Courier New" w:cs="Courier New"/>
          <w:color w:val="303641"/>
          <w:sz w:val="18"/>
          <w:szCs w:val="18"/>
        </w:rPr>
        <w:t>### 2.1 使用する API Key (全て無料枠)</w:t>
      </w:r>
    </w:p>
    <w:p w14:paraId="0D0A677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3309C11" w14:textId="77777777" w:rsidR="00FF2FC6" w:rsidRDefault="00000000">
      <w:pPr>
        <w:shd w:val="clear" w:color="auto" w:fill="F6F4EE"/>
        <w:ind w:left="360"/>
      </w:pPr>
      <w:r>
        <w:rPr>
          <w:rFonts w:ascii="Courier New" w:eastAsia="Courier New" w:hAnsi="Courier New" w:cs="Courier New"/>
          <w:color w:val="303641"/>
          <w:sz w:val="18"/>
          <w:szCs w:val="18"/>
        </w:rPr>
        <w:t>| 変数名 | 用途 | 取得元 | 無料枠 | 日次使用見込み |</w:t>
      </w:r>
    </w:p>
    <w:p w14:paraId="5AE035D4" w14:textId="77777777" w:rsidR="00FF2FC6" w:rsidRDefault="00000000">
      <w:pPr>
        <w:shd w:val="clear" w:color="auto" w:fill="F6F4EE"/>
        <w:ind w:left="360"/>
      </w:pPr>
      <w:r>
        <w:rPr>
          <w:rFonts w:ascii="Courier New" w:eastAsia="Courier New" w:hAnsi="Courier New" w:cs="Courier New"/>
          <w:color w:val="303641"/>
          <w:sz w:val="18"/>
          <w:szCs w:val="18"/>
        </w:rPr>
        <w:t>|---|---|---|---|---|</w:t>
      </w:r>
    </w:p>
    <w:p w14:paraId="667DF74E" w14:textId="77777777" w:rsidR="00FF2FC6" w:rsidRDefault="00000000">
      <w:pPr>
        <w:shd w:val="clear" w:color="auto" w:fill="F6F4EE"/>
        <w:ind w:left="360"/>
      </w:pPr>
      <w:r>
        <w:rPr>
          <w:rFonts w:ascii="Courier New" w:eastAsia="Courier New" w:hAnsi="Courier New" w:cs="Courier New"/>
          <w:color w:val="303641"/>
          <w:sz w:val="18"/>
          <w:szCs w:val="18"/>
        </w:rPr>
        <w:t>| `GEMINI_API_KEY` | Text (JSON抽出) + Image (画像生成) 両方 | Google AI Studio | 1,500 RPD / 15 RPM | 最大 16 calls/日 (8 sec × 2) |</w:t>
      </w:r>
    </w:p>
    <w:p w14:paraId="09855DC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C6A7699" w14:textId="77777777" w:rsidR="00FF2FC6" w:rsidRDefault="00000000">
      <w:pPr>
        <w:shd w:val="clear" w:color="auto" w:fill="F6F4EE"/>
        <w:ind w:left="360"/>
      </w:pPr>
      <w:r>
        <w:rPr>
          <w:rFonts w:ascii="Courier New" w:eastAsia="Courier New" w:hAnsi="Courier New" w:cs="Courier New"/>
          <w:color w:val="303641"/>
          <w:sz w:val="18"/>
          <w:szCs w:val="18"/>
        </w:rPr>
        <w:t>### 2.2 新規 Secret 追加</w:t>
      </w:r>
    </w:p>
    <w:p w14:paraId="7B54C25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DB07FFC" w14:textId="77777777" w:rsidR="00FF2FC6" w:rsidRDefault="00000000">
      <w:pPr>
        <w:shd w:val="clear" w:color="auto" w:fill="F6F4EE"/>
        <w:ind w:left="360"/>
      </w:pPr>
      <w:r>
        <w:rPr>
          <w:rFonts w:ascii="Courier New" w:eastAsia="Courier New" w:hAnsi="Courier New" w:cs="Courier New"/>
          <w:color w:val="303641"/>
          <w:sz w:val="18"/>
          <w:szCs w:val="18"/>
        </w:rPr>
        <w:t>**不要。** 既存の `GEMINI_API_KEY` (`.env` および GitHub Actions Secrets) をそのまま流用する。</w:t>
      </w:r>
    </w:p>
    <w:p w14:paraId="772AD47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125C50D" w14:textId="77777777" w:rsidR="00FF2FC6" w:rsidRDefault="00000000">
      <w:pPr>
        <w:shd w:val="clear" w:color="auto" w:fill="F6F4EE"/>
        <w:ind w:left="360"/>
      </w:pPr>
      <w:r>
        <w:rPr>
          <w:rFonts w:ascii="Courier New" w:eastAsia="Courier New" w:hAnsi="Courier New" w:cs="Courier New"/>
          <w:color w:val="303641"/>
          <w:sz w:val="18"/>
          <w:szCs w:val="18"/>
        </w:rPr>
        <w:t>### 2.3 無料枠の利用状況モニタリング</w:t>
      </w:r>
    </w:p>
    <w:p w14:paraId="61056C3F" w14:textId="77777777" w:rsidR="00FF2FC6" w:rsidRDefault="00000000">
      <w:pPr>
        <w:shd w:val="clear" w:color="auto" w:fill="F6F4EE"/>
        <w:ind w:left="360"/>
      </w:pPr>
      <w:r>
        <w:rPr>
          <w:rFonts w:ascii="Courier New" w:eastAsia="Courier New" w:hAnsi="Courier New" w:cs="Courier New"/>
          <w:color w:val="303641"/>
          <w:sz w:val="18"/>
          <w:szCs w:val="18"/>
        </w:rPr>
        <w:lastRenderedPageBreak/>
        <w:t xml:space="preserve"> </w:t>
      </w:r>
    </w:p>
    <w:p w14:paraId="281695A3" w14:textId="77777777" w:rsidR="00FF2FC6" w:rsidRDefault="00000000">
      <w:pPr>
        <w:shd w:val="clear" w:color="auto" w:fill="F6F4EE"/>
        <w:ind w:left="360"/>
      </w:pPr>
      <w:r>
        <w:rPr>
          <w:rFonts w:ascii="Courier New" w:eastAsia="Courier New" w:hAnsi="Courier New" w:cs="Courier New"/>
          <w:color w:val="303641"/>
          <w:sz w:val="18"/>
          <w:szCs w:val="18"/>
        </w:rPr>
        <w:t>ログ出力に daily call count を記録し、1,000 RPD 超過で警告を出す (`logs/hero_generation.log`)。</w:t>
      </w:r>
    </w:p>
    <w:p w14:paraId="0577658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07DF727" w14:textId="77777777" w:rsidR="00FF2FC6" w:rsidRDefault="00000000">
      <w:pPr>
        <w:shd w:val="clear" w:color="auto" w:fill="F6F4EE"/>
        <w:ind w:left="360"/>
      </w:pPr>
      <w:r>
        <w:rPr>
          <w:rFonts w:ascii="Courier New" w:eastAsia="Courier New" w:hAnsi="Courier New" w:cs="Courier New"/>
          <w:color w:val="303641"/>
          <w:sz w:val="18"/>
          <w:szCs w:val="18"/>
        </w:rPr>
        <w:t>---</w:t>
      </w:r>
    </w:p>
    <w:p w14:paraId="0B7F859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6348CFB" w14:textId="77777777" w:rsidR="00FF2FC6" w:rsidRDefault="00000000">
      <w:pPr>
        <w:shd w:val="clear" w:color="auto" w:fill="F6F4EE"/>
        <w:ind w:left="360"/>
      </w:pPr>
      <w:r>
        <w:rPr>
          <w:rFonts w:ascii="Courier New" w:eastAsia="Courier New" w:hAnsi="Courier New" w:cs="Courier New"/>
          <w:color w:val="303641"/>
          <w:sz w:val="18"/>
          <w:szCs w:val="18"/>
        </w:rPr>
        <w:t>## 3. 実装要件</w:t>
      </w:r>
    </w:p>
    <w:p w14:paraId="1911499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740AF25" w14:textId="77777777" w:rsidR="00FF2FC6" w:rsidRDefault="00000000">
      <w:pPr>
        <w:shd w:val="clear" w:color="auto" w:fill="F6F4EE"/>
        <w:ind w:left="360"/>
      </w:pPr>
      <w:r>
        <w:rPr>
          <w:rFonts w:ascii="Courier New" w:eastAsia="Courier New" w:hAnsi="Courier New" w:cs="Courier New"/>
          <w:color w:val="303641"/>
          <w:sz w:val="18"/>
          <w:szCs w:val="18"/>
        </w:rPr>
        <w:t>### 3.1 プロンプト生成を 2 段階に分離</w:t>
      </w:r>
    </w:p>
    <w:p w14:paraId="178C0C5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2C3112A" w14:textId="77777777" w:rsidR="00FF2FC6" w:rsidRDefault="00000000">
      <w:pPr>
        <w:shd w:val="clear" w:color="auto" w:fill="F6F4EE"/>
        <w:ind w:left="360"/>
      </w:pPr>
      <w:r>
        <w:rPr>
          <w:rFonts w:ascii="Courier New" w:eastAsia="Courier New" w:hAnsi="Courier New" w:cs="Courier New"/>
          <w:color w:val="303641"/>
          <w:sz w:val="18"/>
          <w:szCs w:val="18"/>
        </w:rPr>
        <w:t>```</w:t>
      </w:r>
    </w:p>
    <w:p w14:paraId="4076801A" w14:textId="77777777" w:rsidR="00FF2FC6" w:rsidRDefault="00000000">
      <w:pPr>
        <w:shd w:val="clear" w:color="auto" w:fill="F6F4EE"/>
        <w:ind w:left="360"/>
      </w:pPr>
      <w:r>
        <w:rPr>
          <w:rFonts w:ascii="Courier New" w:eastAsia="Courier New" w:hAnsi="Courier New" w:cs="Courier New"/>
          <w:color w:val="303641"/>
          <w:sz w:val="18"/>
          <w:szCs w:val="18"/>
        </w:rPr>
        <w:t>[現行]</w:t>
      </w:r>
    </w:p>
    <w:p w14:paraId="1D1D4B6D" w14:textId="77777777" w:rsidR="00FF2FC6" w:rsidRDefault="00000000">
      <w:pPr>
        <w:shd w:val="clear" w:color="auto" w:fill="F6F4EE"/>
        <w:ind w:left="360"/>
      </w:pPr>
      <w:r>
        <w:rPr>
          <w:rFonts w:ascii="Courier New" w:eastAsia="Courier New" w:hAnsi="Courier New" w:cs="Courier New"/>
          <w:color w:val="303641"/>
          <w:sz w:val="18"/>
          <w:szCs w:val="18"/>
        </w:rPr>
        <w:t>summary → (Gemini 2.5 Flash Image) → hero.png</w:t>
      </w:r>
    </w:p>
    <w:p w14:paraId="07E3503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68A247B" w14:textId="77777777" w:rsidR="00FF2FC6" w:rsidRDefault="00000000">
      <w:pPr>
        <w:shd w:val="clear" w:color="auto" w:fill="F6F4EE"/>
        <w:ind w:left="360"/>
      </w:pPr>
      <w:r>
        <w:rPr>
          <w:rFonts w:ascii="Courier New" w:eastAsia="Courier New" w:hAnsi="Courier New" w:cs="Courier New"/>
          <w:color w:val="303641"/>
          <w:sz w:val="18"/>
          <w:szCs w:val="18"/>
        </w:rPr>
        <w:t>[新設]</w:t>
      </w:r>
    </w:p>
    <w:p w14:paraId="6CA640DF" w14:textId="77777777" w:rsidR="00FF2FC6" w:rsidRDefault="00000000">
      <w:pPr>
        <w:shd w:val="clear" w:color="auto" w:fill="F6F4EE"/>
        <w:ind w:left="360"/>
      </w:pPr>
      <w:r>
        <w:rPr>
          <w:rFonts w:ascii="Courier New" w:eastAsia="Courier New" w:hAnsi="Courier New" w:cs="Courier New"/>
          <w:color w:val="303641"/>
          <w:sz w:val="18"/>
          <w:szCs w:val="18"/>
        </w:rPr>
        <w:t>summary → (Gemini 2.5 Flash text, JSON mode) → visual_concept (JSON)</w:t>
      </w:r>
    </w:p>
    <w:p w14:paraId="4113A213" w14:textId="77777777" w:rsidR="00FF2FC6" w:rsidRDefault="00000000">
      <w:pPr>
        <w:shd w:val="clear" w:color="auto" w:fill="F6F4EE"/>
        <w:ind w:left="360"/>
      </w:pPr>
      <w:r>
        <w:rPr>
          <w:rFonts w:ascii="Courier New" w:eastAsia="Courier New" w:hAnsi="Courier New" w:cs="Courier New"/>
          <w:color w:val="303641"/>
          <w:sz w:val="18"/>
          <w:szCs w:val="18"/>
        </w:rPr>
        <w:t xml:space="preserve">         → build_hero_prompt() → (Gemini 2.5 Flash Image) → hero.png</w:t>
      </w:r>
    </w:p>
    <w:p w14:paraId="293D7E82" w14:textId="77777777" w:rsidR="00FF2FC6" w:rsidRDefault="00000000">
      <w:pPr>
        <w:shd w:val="clear" w:color="auto" w:fill="F6F4EE"/>
        <w:ind w:left="360"/>
      </w:pPr>
      <w:r>
        <w:rPr>
          <w:rFonts w:ascii="Courier New" w:eastAsia="Courier New" w:hAnsi="Courier New" w:cs="Courier New"/>
          <w:color w:val="303641"/>
          <w:sz w:val="18"/>
          <w:szCs w:val="18"/>
        </w:rPr>
        <w:t>```</w:t>
      </w:r>
    </w:p>
    <w:p w14:paraId="372AFF4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78FBCD5" w14:textId="77777777" w:rsidR="00FF2FC6" w:rsidRDefault="00000000">
      <w:pPr>
        <w:shd w:val="clear" w:color="auto" w:fill="F6F4EE"/>
        <w:ind w:left="360"/>
      </w:pPr>
      <w:r>
        <w:rPr>
          <w:rFonts w:ascii="Courier New" w:eastAsia="Courier New" w:hAnsi="Courier New" w:cs="Courier New"/>
          <w:color w:val="303641"/>
          <w:sz w:val="18"/>
          <w:szCs w:val="18"/>
        </w:rPr>
        <w:t>### 3.2 中間 JSON スキーマ</w:t>
      </w:r>
    </w:p>
    <w:p w14:paraId="304BE4C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A94CFB4" w14:textId="77777777" w:rsidR="00FF2FC6" w:rsidRDefault="00000000">
      <w:pPr>
        <w:shd w:val="clear" w:color="auto" w:fill="F6F4EE"/>
        <w:ind w:left="360"/>
      </w:pPr>
      <w:r>
        <w:rPr>
          <w:rFonts w:ascii="Courier New" w:eastAsia="Courier New" w:hAnsi="Courier New" w:cs="Courier New"/>
          <w:color w:val="303641"/>
          <w:sz w:val="18"/>
          <w:szCs w:val="18"/>
        </w:rPr>
        <w:t>```json</w:t>
      </w:r>
    </w:p>
    <w:p w14:paraId="69F120AD" w14:textId="77777777" w:rsidR="00FF2FC6" w:rsidRDefault="00000000">
      <w:pPr>
        <w:shd w:val="clear" w:color="auto" w:fill="F6F4EE"/>
        <w:ind w:left="360"/>
      </w:pPr>
      <w:r>
        <w:rPr>
          <w:rFonts w:ascii="Courier New" w:eastAsia="Courier New" w:hAnsi="Courier New" w:cs="Courier New"/>
          <w:color w:val="303641"/>
          <w:sz w:val="18"/>
          <w:szCs w:val="18"/>
        </w:rPr>
        <w:t>{</w:t>
      </w:r>
    </w:p>
    <w:p w14:paraId="627F8974" w14:textId="77777777" w:rsidR="00FF2FC6" w:rsidRDefault="00000000">
      <w:pPr>
        <w:shd w:val="clear" w:color="auto" w:fill="F6F4EE"/>
        <w:ind w:left="360"/>
      </w:pPr>
      <w:r>
        <w:rPr>
          <w:rFonts w:ascii="Courier New" w:eastAsia="Courier New" w:hAnsi="Courier New" w:cs="Courier New"/>
          <w:color w:val="303641"/>
          <w:sz w:val="18"/>
          <w:szCs w:val="18"/>
        </w:rPr>
        <w:t xml:space="preserve">  "core_theme": "記事の核心トピック (1キーワード、英語)",</w:t>
      </w:r>
    </w:p>
    <w:p w14:paraId="51C9039A" w14:textId="77777777" w:rsidR="00FF2FC6" w:rsidRDefault="00000000">
      <w:pPr>
        <w:shd w:val="clear" w:color="auto" w:fill="F6F4EE"/>
        <w:ind w:left="360"/>
      </w:pPr>
      <w:r>
        <w:rPr>
          <w:rFonts w:ascii="Courier New" w:eastAsia="Courier New" w:hAnsi="Courier New" w:cs="Courier New"/>
          <w:color w:val="303641"/>
          <w:sz w:val="18"/>
          <w:szCs w:val="18"/>
        </w:rPr>
        <w:t xml:space="preserve">  "visual_metaphor": "そのトピックを象徴する具体的な物体/動作 (英語、1フレーズ)",</w:t>
      </w:r>
    </w:p>
    <w:p w14:paraId="279C0A55" w14:textId="77777777" w:rsidR="00FF2FC6" w:rsidRDefault="00000000">
      <w:pPr>
        <w:shd w:val="clear" w:color="auto" w:fill="F6F4EE"/>
        <w:ind w:left="360"/>
      </w:pPr>
      <w:r>
        <w:rPr>
          <w:rFonts w:ascii="Courier New" w:eastAsia="Courier New" w:hAnsi="Courier New" w:cs="Courier New"/>
          <w:color w:val="303641"/>
          <w:sz w:val="18"/>
          <w:szCs w:val="18"/>
        </w:rPr>
        <w:t xml:space="preserve">  "contextual_detail": "ニュース固有の要素 (場所/産業/人物属性のいずれか1つ、英語)",</w:t>
      </w:r>
    </w:p>
    <w:p w14:paraId="28451B1F" w14:textId="77777777" w:rsidR="00FF2FC6" w:rsidRDefault="00000000">
      <w:pPr>
        <w:shd w:val="clear" w:color="auto" w:fill="F6F4EE"/>
        <w:ind w:left="360"/>
      </w:pPr>
      <w:r>
        <w:rPr>
          <w:rFonts w:ascii="Courier New" w:eastAsia="Courier New" w:hAnsi="Courier New" w:cs="Courier New"/>
          <w:color w:val="303641"/>
          <w:sz w:val="18"/>
          <w:szCs w:val="18"/>
        </w:rPr>
        <w:t xml:space="preserve">  "primary_subject_noun": "画像の主役となる具体名詞 (英語、最優先で描かせる対象)"</w:t>
      </w:r>
    </w:p>
    <w:p w14:paraId="7E2E4F99" w14:textId="77777777" w:rsidR="00FF2FC6" w:rsidRDefault="00000000">
      <w:pPr>
        <w:shd w:val="clear" w:color="auto" w:fill="F6F4EE"/>
        <w:ind w:left="360"/>
      </w:pPr>
      <w:r>
        <w:rPr>
          <w:rFonts w:ascii="Courier New" w:eastAsia="Courier New" w:hAnsi="Courier New" w:cs="Courier New"/>
          <w:color w:val="303641"/>
          <w:sz w:val="18"/>
          <w:szCs w:val="18"/>
        </w:rPr>
        <w:t>}</w:t>
      </w:r>
    </w:p>
    <w:p w14:paraId="51B08A88" w14:textId="77777777" w:rsidR="00FF2FC6" w:rsidRDefault="00000000">
      <w:pPr>
        <w:shd w:val="clear" w:color="auto" w:fill="F6F4EE"/>
        <w:ind w:left="360"/>
      </w:pPr>
      <w:r>
        <w:rPr>
          <w:rFonts w:ascii="Courier New" w:eastAsia="Courier New" w:hAnsi="Courier New" w:cs="Courier New"/>
          <w:color w:val="303641"/>
          <w:sz w:val="18"/>
          <w:szCs w:val="18"/>
        </w:rPr>
        <w:t>```</w:t>
      </w:r>
    </w:p>
    <w:p w14:paraId="7CBF571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37D562A" w14:textId="77777777" w:rsidR="00FF2FC6" w:rsidRDefault="00000000">
      <w:pPr>
        <w:shd w:val="clear" w:color="auto" w:fill="F6F4EE"/>
        <w:ind w:left="360"/>
      </w:pPr>
      <w:r>
        <w:rPr>
          <w:rFonts w:ascii="Courier New" w:eastAsia="Courier New" w:hAnsi="Courier New" w:cs="Courier New"/>
          <w:color w:val="303641"/>
          <w:sz w:val="18"/>
          <w:szCs w:val="18"/>
        </w:rPr>
        <w:t>### 3.3 Gemini 2.5 Flash (text) への System Prompt</w:t>
      </w:r>
    </w:p>
    <w:p w14:paraId="0A5F5B4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73E9535" w14:textId="77777777" w:rsidR="00FF2FC6" w:rsidRDefault="00000000">
      <w:pPr>
        <w:shd w:val="clear" w:color="auto" w:fill="F6F4EE"/>
        <w:ind w:left="360"/>
      </w:pPr>
      <w:r>
        <w:rPr>
          <w:rFonts w:ascii="Courier New" w:eastAsia="Courier New" w:hAnsi="Courier New" w:cs="Courier New"/>
          <w:color w:val="303641"/>
          <w:sz w:val="18"/>
          <w:szCs w:val="18"/>
        </w:rPr>
        <w:t>**必ずこの文言を使用。変更禁止。**</w:t>
      </w:r>
    </w:p>
    <w:p w14:paraId="06EECBE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2101E01" w14:textId="77777777" w:rsidR="00FF2FC6" w:rsidRDefault="00000000">
      <w:pPr>
        <w:shd w:val="clear" w:color="auto" w:fill="F6F4EE"/>
        <w:ind w:left="360"/>
      </w:pPr>
      <w:r>
        <w:rPr>
          <w:rFonts w:ascii="Courier New" w:eastAsia="Courier New" w:hAnsi="Courier New" w:cs="Courier New"/>
          <w:color w:val="303641"/>
          <w:sz w:val="18"/>
          <w:szCs w:val="18"/>
        </w:rPr>
        <w:t>```</w:t>
      </w:r>
    </w:p>
    <w:p w14:paraId="0F5BC6BC" w14:textId="77777777" w:rsidR="00FF2FC6" w:rsidRDefault="00000000">
      <w:pPr>
        <w:shd w:val="clear" w:color="auto" w:fill="F6F4EE"/>
        <w:ind w:left="360"/>
      </w:pPr>
      <w:r>
        <w:rPr>
          <w:rFonts w:ascii="Courier New" w:eastAsia="Courier New" w:hAnsi="Courier New" w:cs="Courier New"/>
          <w:color w:val="303641"/>
          <w:sz w:val="18"/>
          <w:szCs w:val="18"/>
        </w:rPr>
        <w:t>You are a visual concept director for a financial/business newsletter dashboard.</w:t>
      </w:r>
    </w:p>
    <w:p w14:paraId="4EE3E0E1" w14:textId="77777777" w:rsidR="00FF2FC6" w:rsidRDefault="00000000">
      <w:pPr>
        <w:shd w:val="clear" w:color="auto" w:fill="F6F4EE"/>
        <w:ind w:left="360"/>
      </w:pPr>
      <w:r>
        <w:rPr>
          <w:rFonts w:ascii="Courier New" w:eastAsia="Courier New" w:hAnsi="Courier New" w:cs="Courier New"/>
          <w:color w:val="303641"/>
          <w:sz w:val="18"/>
          <w:szCs w:val="18"/>
        </w:rPr>
        <w:t>Given an article summary, extract the following in 3 strict steps:</w:t>
      </w:r>
    </w:p>
    <w:p w14:paraId="1736F5A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279C574" w14:textId="77777777" w:rsidR="00FF2FC6" w:rsidRDefault="00000000">
      <w:pPr>
        <w:shd w:val="clear" w:color="auto" w:fill="F6F4EE"/>
        <w:ind w:left="360"/>
      </w:pPr>
      <w:r>
        <w:rPr>
          <w:rFonts w:ascii="Courier New" w:eastAsia="Courier New" w:hAnsi="Courier New" w:cs="Courier New"/>
          <w:color w:val="303641"/>
          <w:sz w:val="18"/>
          <w:szCs w:val="18"/>
        </w:rPr>
        <w:t>STEP 1 - Core Theme: Identify ONE central topic keyword.</w:t>
      </w:r>
    </w:p>
    <w:p w14:paraId="0498D42D" w14:textId="77777777" w:rsidR="00FF2FC6" w:rsidRDefault="00000000">
      <w:pPr>
        <w:shd w:val="clear" w:color="auto" w:fill="F6F4EE"/>
        <w:ind w:left="360"/>
      </w:pPr>
      <w:r>
        <w:rPr>
          <w:rFonts w:ascii="Courier New" w:eastAsia="Courier New" w:hAnsi="Courier New" w:cs="Courier New"/>
          <w:color w:val="303641"/>
          <w:sz w:val="18"/>
          <w:szCs w:val="18"/>
        </w:rPr>
        <w:t>STEP 2 - Visual Metaphor: Choose ONE concrete object or action that symbolizes the theme.</w:t>
      </w:r>
    </w:p>
    <w:p w14:paraId="76107E70" w14:textId="77777777" w:rsidR="00FF2FC6" w:rsidRDefault="00000000">
      <w:pPr>
        <w:shd w:val="clear" w:color="auto" w:fill="F6F4EE"/>
        <w:ind w:left="360"/>
      </w:pPr>
      <w:r>
        <w:rPr>
          <w:rFonts w:ascii="Courier New" w:eastAsia="Courier New" w:hAnsi="Courier New" w:cs="Courier New"/>
          <w:color w:val="303641"/>
          <w:sz w:val="18"/>
          <w:szCs w:val="18"/>
        </w:rPr>
        <w:t xml:space="preserve">  - For abstract concepts (inflation, recession, negotiation), use physical metaphors</w:t>
      </w:r>
    </w:p>
    <w:p w14:paraId="71CF8273" w14:textId="77777777" w:rsidR="00FF2FC6" w:rsidRDefault="00000000">
      <w:pPr>
        <w:shd w:val="clear" w:color="auto" w:fill="F6F4EE"/>
        <w:ind w:left="360"/>
      </w:pPr>
      <w:r>
        <w:rPr>
          <w:rFonts w:ascii="Courier New" w:eastAsia="Courier New" w:hAnsi="Courier New" w:cs="Courier New"/>
          <w:color w:val="303641"/>
          <w:sz w:val="18"/>
          <w:szCs w:val="18"/>
        </w:rPr>
        <w:t xml:space="preserve">    (a heavy weight, a stalled engine, a chessboard).</w:t>
      </w:r>
    </w:p>
    <w:p w14:paraId="40CC680B" w14:textId="77777777" w:rsidR="00FF2FC6" w:rsidRDefault="00000000">
      <w:pPr>
        <w:shd w:val="clear" w:color="auto" w:fill="F6F4EE"/>
        <w:ind w:left="360"/>
      </w:pPr>
      <w:r>
        <w:rPr>
          <w:rFonts w:ascii="Courier New" w:eastAsia="Courier New" w:hAnsi="Courier New" w:cs="Courier New"/>
          <w:color w:val="303641"/>
          <w:sz w:val="18"/>
          <w:szCs w:val="18"/>
        </w:rPr>
        <w:t xml:space="preserve">  - For lifestyle/travel/tech, use scene-based imagery (a cyclist on a ridge,</w:t>
      </w:r>
    </w:p>
    <w:p w14:paraId="7CC047FB" w14:textId="77777777" w:rsidR="00FF2FC6" w:rsidRDefault="00000000">
      <w:pPr>
        <w:shd w:val="clear" w:color="auto" w:fill="F6F4EE"/>
        <w:ind w:left="360"/>
      </w:pPr>
      <w:r>
        <w:rPr>
          <w:rFonts w:ascii="Courier New" w:eastAsia="Courier New" w:hAnsi="Courier New" w:cs="Courier New"/>
          <w:color w:val="303641"/>
          <w:sz w:val="18"/>
          <w:szCs w:val="18"/>
        </w:rPr>
        <w:t xml:space="preserve">    a traveler with luggage, a modern workspace).</w:t>
      </w:r>
    </w:p>
    <w:p w14:paraId="77966E27" w14:textId="77777777" w:rsidR="00FF2FC6" w:rsidRDefault="00000000">
      <w:pPr>
        <w:shd w:val="clear" w:color="auto" w:fill="F6F4EE"/>
        <w:ind w:left="360"/>
      </w:pPr>
      <w:r>
        <w:rPr>
          <w:rFonts w:ascii="Courier New" w:eastAsia="Courier New" w:hAnsi="Courier New" w:cs="Courier New"/>
          <w:color w:val="303641"/>
          <w:sz w:val="18"/>
          <w:szCs w:val="18"/>
        </w:rPr>
        <w:t>STEP 3 - Contextual Detail: Add ONE specific element from the article</w:t>
      </w:r>
    </w:p>
    <w:p w14:paraId="610CC5AD" w14:textId="77777777" w:rsidR="00FF2FC6" w:rsidRDefault="00000000">
      <w:pPr>
        <w:shd w:val="clear" w:color="auto" w:fill="F6F4EE"/>
        <w:ind w:left="360"/>
      </w:pPr>
      <w:r>
        <w:rPr>
          <w:rFonts w:ascii="Courier New" w:eastAsia="Courier New" w:hAnsi="Courier New" w:cs="Courier New"/>
          <w:color w:val="303641"/>
          <w:sz w:val="18"/>
          <w:szCs w:val="18"/>
        </w:rPr>
        <w:t xml:space="preserve">  (location, industry, character attribute).</w:t>
      </w:r>
    </w:p>
    <w:p w14:paraId="4208734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93A9D04" w14:textId="77777777" w:rsidR="00FF2FC6" w:rsidRDefault="00000000">
      <w:pPr>
        <w:shd w:val="clear" w:color="auto" w:fill="F6F4EE"/>
        <w:ind w:left="360"/>
      </w:pPr>
      <w:r>
        <w:rPr>
          <w:rFonts w:ascii="Courier New" w:eastAsia="Courier New" w:hAnsi="Courier New" w:cs="Courier New"/>
          <w:color w:val="303641"/>
          <w:sz w:val="18"/>
          <w:szCs w:val="18"/>
        </w:rPr>
        <w:t>Also extract the PRIMARY SUBJECT NOUN — the single most important object</w:t>
      </w:r>
    </w:p>
    <w:p w14:paraId="38A68DD3" w14:textId="77777777" w:rsidR="00FF2FC6" w:rsidRDefault="00000000">
      <w:pPr>
        <w:shd w:val="clear" w:color="auto" w:fill="F6F4EE"/>
        <w:ind w:left="360"/>
      </w:pPr>
      <w:r>
        <w:rPr>
          <w:rFonts w:ascii="Courier New" w:eastAsia="Courier New" w:hAnsi="Courier New" w:cs="Courier New"/>
          <w:color w:val="303641"/>
          <w:sz w:val="18"/>
          <w:szCs w:val="18"/>
        </w:rPr>
        <w:t>that MUST appear as the visual anchor.</w:t>
      </w:r>
    </w:p>
    <w:p w14:paraId="689BBCA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9A14D2D" w14:textId="77777777" w:rsidR="00FF2FC6" w:rsidRDefault="00000000">
      <w:pPr>
        <w:shd w:val="clear" w:color="auto" w:fill="F6F4EE"/>
        <w:ind w:left="360"/>
      </w:pPr>
      <w:r>
        <w:rPr>
          <w:rFonts w:ascii="Courier New" w:eastAsia="Courier New" w:hAnsi="Courier New" w:cs="Courier New"/>
          <w:color w:val="303641"/>
          <w:sz w:val="18"/>
          <w:szCs w:val="18"/>
        </w:rPr>
        <w:t>Rules:</w:t>
      </w:r>
    </w:p>
    <w:p w14:paraId="7C1A9082" w14:textId="77777777" w:rsidR="00FF2FC6" w:rsidRDefault="00000000">
      <w:pPr>
        <w:shd w:val="clear" w:color="auto" w:fill="F6F4EE"/>
        <w:ind w:left="360"/>
      </w:pPr>
      <w:r>
        <w:rPr>
          <w:rFonts w:ascii="Courier New" w:eastAsia="Courier New" w:hAnsi="Courier New" w:cs="Courier New"/>
          <w:color w:val="303641"/>
          <w:sz w:val="18"/>
          <w:szCs w:val="18"/>
        </w:rPr>
        <w:t>- Never return abstract concepts as primary_subject_noun. Always a physical,</w:t>
      </w:r>
    </w:p>
    <w:p w14:paraId="2226D147" w14:textId="77777777" w:rsidR="00FF2FC6" w:rsidRDefault="00000000">
      <w:pPr>
        <w:shd w:val="clear" w:color="auto" w:fill="F6F4EE"/>
        <w:ind w:left="360"/>
      </w:pPr>
      <w:r>
        <w:rPr>
          <w:rFonts w:ascii="Courier New" w:eastAsia="Courier New" w:hAnsi="Courier New" w:cs="Courier New"/>
          <w:color w:val="303641"/>
          <w:sz w:val="18"/>
          <w:szCs w:val="18"/>
        </w:rPr>
        <w:t xml:space="preserve">  drawable object (e.g., "a cyclist", "a skyscraper", "a golden coin", NOT "growth" or "risk").</w:t>
      </w:r>
    </w:p>
    <w:p w14:paraId="4637429F" w14:textId="77777777" w:rsidR="00FF2FC6" w:rsidRDefault="00000000">
      <w:pPr>
        <w:shd w:val="clear" w:color="auto" w:fill="F6F4EE"/>
        <w:ind w:left="360"/>
      </w:pPr>
      <w:r>
        <w:rPr>
          <w:rFonts w:ascii="Courier New" w:eastAsia="Courier New" w:hAnsi="Courier New" w:cs="Courier New"/>
          <w:color w:val="303641"/>
          <w:sz w:val="18"/>
          <w:szCs w:val="18"/>
        </w:rPr>
        <w:t>- All fields in English.</w:t>
      </w:r>
    </w:p>
    <w:p w14:paraId="51039F95" w14:textId="77777777" w:rsidR="00FF2FC6" w:rsidRDefault="00000000">
      <w:pPr>
        <w:shd w:val="clear" w:color="auto" w:fill="F6F4EE"/>
        <w:ind w:left="360"/>
      </w:pPr>
      <w:r>
        <w:rPr>
          <w:rFonts w:ascii="Courier New" w:eastAsia="Courier New" w:hAnsi="Courier New" w:cs="Courier New"/>
          <w:color w:val="303641"/>
          <w:sz w:val="18"/>
          <w:szCs w:val="18"/>
        </w:rPr>
        <w:t>- Output ONLY valid JSON, no preamble, no markdown fences.</w:t>
      </w:r>
    </w:p>
    <w:p w14:paraId="130DFE75" w14:textId="77777777" w:rsidR="00FF2FC6" w:rsidRDefault="00000000">
      <w:pPr>
        <w:shd w:val="clear" w:color="auto" w:fill="F6F4EE"/>
        <w:ind w:left="360"/>
      </w:pPr>
      <w:r>
        <w:rPr>
          <w:rFonts w:ascii="Courier New" w:eastAsia="Courier New" w:hAnsi="Courier New" w:cs="Courier New"/>
          <w:color w:val="303641"/>
          <w:sz w:val="18"/>
          <w:szCs w:val="18"/>
        </w:rPr>
        <w:t>```</w:t>
      </w:r>
    </w:p>
    <w:p w14:paraId="1AE7947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1384BEA" w14:textId="77777777" w:rsidR="00FF2FC6" w:rsidRDefault="00000000">
      <w:pPr>
        <w:shd w:val="clear" w:color="auto" w:fill="F6F4EE"/>
        <w:ind w:left="360"/>
      </w:pPr>
      <w:r>
        <w:rPr>
          <w:rFonts w:ascii="Courier New" w:eastAsia="Courier New" w:hAnsi="Courier New" w:cs="Courier New"/>
          <w:color w:val="303641"/>
          <w:sz w:val="18"/>
          <w:szCs w:val="18"/>
        </w:rPr>
        <w:t>### 3.4 Gemini API 呼び出しパラメータ (text)</w:t>
      </w:r>
    </w:p>
    <w:p w14:paraId="27C514F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EC13F96"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66B135C1" w14:textId="77777777" w:rsidR="00FF2FC6" w:rsidRDefault="00000000">
      <w:pPr>
        <w:shd w:val="clear" w:color="auto" w:fill="F6F4EE"/>
        <w:ind w:left="360"/>
      </w:pPr>
      <w:r>
        <w:rPr>
          <w:rFonts w:ascii="Courier New" w:eastAsia="Courier New" w:hAnsi="Courier New" w:cs="Courier New"/>
          <w:color w:val="303641"/>
          <w:sz w:val="18"/>
          <w:szCs w:val="18"/>
        </w:rPr>
        <w:t>GEMINI_TEXT_MODEL = "gemini-2.5-flash"</w:t>
      </w:r>
    </w:p>
    <w:p w14:paraId="37682C4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2770FE9" w14:textId="77777777" w:rsidR="00FF2FC6" w:rsidRDefault="00000000">
      <w:pPr>
        <w:shd w:val="clear" w:color="auto" w:fill="F6F4EE"/>
        <w:ind w:left="360"/>
      </w:pPr>
      <w:r>
        <w:rPr>
          <w:rFonts w:ascii="Courier New" w:eastAsia="Courier New" w:hAnsi="Courier New" w:cs="Courier New"/>
          <w:color w:val="303641"/>
          <w:sz w:val="18"/>
          <w:szCs w:val="18"/>
        </w:rPr>
        <w:lastRenderedPageBreak/>
        <w:t>generation_config = {</w:t>
      </w:r>
    </w:p>
    <w:p w14:paraId="1CAA2401" w14:textId="77777777" w:rsidR="00FF2FC6" w:rsidRDefault="00000000">
      <w:pPr>
        <w:shd w:val="clear" w:color="auto" w:fill="F6F4EE"/>
        <w:ind w:left="360"/>
      </w:pPr>
      <w:r>
        <w:rPr>
          <w:rFonts w:ascii="Courier New" w:eastAsia="Courier New" w:hAnsi="Courier New" w:cs="Courier New"/>
          <w:color w:val="303641"/>
          <w:sz w:val="18"/>
          <w:szCs w:val="18"/>
        </w:rPr>
        <w:t xml:space="preserve">    "temperature": 0,              # 決定論的抽出</w:t>
      </w:r>
    </w:p>
    <w:p w14:paraId="46340358" w14:textId="77777777" w:rsidR="00FF2FC6" w:rsidRDefault="00000000">
      <w:pPr>
        <w:shd w:val="clear" w:color="auto" w:fill="F6F4EE"/>
        <w:ind w:left="360"/>
      </w:pPr>
      <w:r>
        <w:rPr>
          <w:rFonts w:ascii="Courier New" w:eastAsia="Courier New" w:hAnsi="Courier New" w:cs="Courier New"/>
          <w:color w:val="303641"/>
          <w:sz w:val="18"/>
          <w:szCs w:val="18"/>
        </w:rPr>
        <w:t xml:space="preserve">    "max_output_tokens": 300,      # JSON は 200 tok 程度で収まる</w:t>
      </w:r>
    </w:p>
    <w:p w14:paraId="54711DA9" w14:textId="77777777" w:rsidR="00FF2FC6" w:rsidRDefault="00000000">
      <w:pPr>
        <w:shd w:val="clear" w:color="auto" w:fill="F6F4EE"/>
        <w:ind w:left="360"/>
      </w:pPr>
      <w:r>
        <w:rPr>
          <w:rFonts w:ascii="Courier New" w:eastAsia="Courier New" w:hAnsi="Courier New" w:cs="Courier New"/>
          <w:color w:val="303641"/>
          <w:sz w:val="18"/>
          <w:szCs w:val="18"/>
        </w:rPr>
        <w:t xml:space="preserve">    "response_mime_type": "application/json",  # JSON モード強制</w:t>
      </w:r>
    </w:p>
    <w:p w14:paraId="128BBC4E" w14:textId="77777777" w:rsidR="00FF2FC6" w:rsidRDefault="00000000">
      <w:pPr>
        <w:shd w:val="clear" w:color="auto" w:fill="F6F4EE"/>
        <w:ind w:left="360"/>
      </w:pPr>
      <w:r>
        <w:rPr>
          <w:rFonts w:ascii="Courier New" w:eastAsia="Courier New" w:hAnsi="Courier New" w:cs="Courier New"/>
          <w:color w:val="303641"/>
          <w:sz w:val="18"/>
          <w:szCs w:val="18"/>
        </w:rPr>
        <w:t>}</w:t>
      </w:r>
    </w:p>
    <w:p w14:paraId="15C3C2FF" w14:textId="77777777" w:rsidR="00FF2FC6" w:rsidRDefault="00000000">
      <w:pPr>
        <w:shd w:val="clear" w:color="auto" w:fill="F6F4EE"/>
        <w:ind w:left="360"/>
      </w:pPr>
      <w:r>
        <w:rPr>
          <w:rFonts w:ascii="Courier New" w:eastAsia="Courier New" w:hAnsi="Courier New" w:cs="Courier New"/>
          <w:color w:val="303641"/>
          <w:sz w:val="18"/>
          <w:szCs w:val="18"/>
        </w:rPr>
        <w:t>```</w:t>
      </w:r>
    </w:p>
    <w:p w14:paraId="121C6F2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7E00B32" w14:textId="77777777" w:rsidR="00FF2FC6" w:rsidRDefault="00000000">
      <w:pPr>
        <w:shd w:val="clear" w:color="auto" w:fill="F6F4EE"/>
        <w:ind w:left="360"/>
      </w:pPr>
      <w:r>
        <w:rPr>
          <w:rFonts w:ascii="Courier New" w:eastAsia="Courier New" w:hAnsi="Courier New" w:cs="Courier New"/>
          <w:color w:val="303641"/>
          <w:sz w:val="18"/>
          <w:szCs w:val="18"/>
        </w:rPr>
        <w:t>### 3.5 Summary の境界明示 (prompt injection 防御)</w:t>
      </w:r>
    </w:p>
    <w:p w14:paraId="191A5E9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3AAE5FA" w14:textId="77777777" w:rsidR="00FF2FC6" w:rsidRDefault="00000000">
      <w:pPr>
        <w:shd w:val="clear" w:color="auto" w:fill="F6F4EE"/>
        <w:ind w:left="360"/>
      </w:pPr>
      <w:r>
        <w:rPr>
          <w:rFonts w:ascii="Courier New" w:eastAsia="Courier New" w:hAnsi="Courier New" w:cs="Courier New"/>
          <w:color w:val="303641"/>
          <w:sz w:val="18"/>
          <w:szCs w:val="18"/>
        </w:rPr>
        <w:t>User message 側で summary を `"""` で囲む:</w:t>
      </w:r>
    </w:p>
    <w:p w14:paraId="6E45609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6985B19"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4DEBB5DB" w14:textId="77777777" w:rsidR="00FF2FC6" w:rsidRDefault="00000000">
      <w:pPr>
        <w:shd w:val="clear" w:color="auto" w:fill="F6F4EE"/>
        <w:ind w:left="360"/>
      </w:pPr>
      <w:r>
        <w:rPr>
          <w:rFonts w:ascii="Courier New" w:eastAsia="Courier New" w:hAnsi="Courier New" w:cs="Courier New"/>
          <w:color w:val="303641"/>
          <w:sz w:val="18"/>
          <w:szCs w:val="18"/>
        </w:rPr>
        <w:t>user_message = f'''Extract the visual concept from the following article summary:</w:t>
      </w:r>
    </w:p>
    <w:p w14:paraId="66AC826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31470B5" w14:textId="77777777" w:rsidR="00FF2FC6" w:rsidRDefault="00000000">
      <w:pPr>
        <w:shd w:val="clear" w:color="auto" w:fill="F6F4EE"/>
        <w:ind w:left="360"/>
      </w:pPr>
      <w:r>
        <w:rPr>
          <w:rFonts w:ascii="Courier New" w:eastAsia="Courier New" w:hAnsi="Courier New" w:cs="Courier New"/>
          <w:color w:val="303641"/>
          <w:sz w:val="18"/>
          <w:szCs w:val="18"/>
        </w:rPr>
        <w:t>"""</w:t>
      </w:r>
    </w:p>
    <w:p w14:paraId="423492D1" w14:textId="77777777" w:rsidR="00FF2FC6" w:rsidRDefault="00000000">
      <w:pPr>
        <w:shd w:val="clear" w:color="auto" w:fill="F6F4EE"/>
        <w:ind w:left="360"/>
      </w:pPr>
      <w:r>
        <w:rPr>
          <w:rFonts w:ascii="Courier New" w:eastAsia="Courier New" w:hAnsi="Courier New" w:cs="Courier New"/>
          <w:color w:val="303641"/>
          <w:sz w:val="18"/>
          <w:szCs w:val="18"/>
        </w:rPr>
        <w:t>{summary}</w:t>
      </w:r>
    </w:p>
    <w:p w14:paraId="75F12534" w14:textId="77777777" w:rsidR="00FF2FC6" w:rsidRDefault="00000000">
      <w:pPr>
        <w:shd w:val="clear" w:color="auto" w:fill="F6F4EE"/>
        <w:ind w:left="360"/>
      </w:pPr>
      <w:r>
        <w:rPr>
          <w:rFonts w:ascii="Courier New" w:eastAsia="Courier New" w:hAnsi="Courier New" w:cs="Courier New"/>
          <w:color w:val="303641"/>
          <w:sz w:val="18"/>
          <w:szCs w:val="18"/>
        </w:rPr>
        <w:t>"""</w:t>
      </w:r>
    </w:p>
    <w:p w14:paraId="3F2D457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6CE863A" w14:textId="77777777" w:rsidR="00FF2FC6" w:rsidRDefault="00000000">
      <w:pPr>
        <w:shd w:val="clear" w:color="auto" w:fill="F6F4EE"/>
        <w:ind w:left="360"/>
      </w:pPr>
      <w:r>
        <w:rPr>
          <w:rFonts w:ascii="Courier New" w:eastAsia="Courier New" w:hAnsi="Courier New" w:cs="Courier New"/>
          <w:color w:val="303641"/>
          <w:sz w:val="18"/>
          <w:szCs w:val="18"/>
        </w:rPr>
        <w:t>Output JSON only.'''</w:t>
      </w:r>
    </w:p>
    <w:p w14:paraId="7C00280C" w14:textId="77777777" w:rsidR="00FF2FC6" w:rsidRDefault="00000000">
      <w:pPr>
        <w:shd w:val="clear" w:color="auto" w:fill="F6F4EE"/>
        <w:ind w:left="360"/>
      </w:pPr>
      <w:r>
        <w:rPr>
          <w:rFonts w:ascii="Courier New" w:eastAsia="Courier New" w:hAnsi="Courier New" w:cs="Courier New"/>
          <w:color w:val="303641"/>
          <w:sz w:val="18"/>
          <w:szCs w:val="18"/>
        </w:rPr>
        <w:t>```</w:t>
      </w:r>
    </w:p>
    <w:p w14:paraId="2D0D516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2F92F7D" w14:textId="77777777" w:rsidR="00FF2FC6" w:rsidRDefault="00000000">
      <w:pPr>
        <w:shd w:val="clear" w:color="auto" w:fill="F6F4EE"/>
        <w:ind w:left="360"/>
      </w:pPr>
      <w:r>
        <w:rPr>
          <w:rFonts w:ascii="Courier New" w:eastAsia="Courier New" w:hAnsi="Courier New" w:cs="Courier New"/>
          <w:color w:val="303641"/>
          <w:sz w:val="18"/>
          <w:szCs w:val="18"/>
        </w:rPr>
        <w:t>---</w:t>
      </w:r>
    </w:p>
    <w:p w14:paraId="5C9FC26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7F1A3C9" w14:textId="77777777" w:rsidR="00FF2FC6" w:rsidRDefault="00000000">
      <w:pPr>
        <w:shd w:val="clear" w:color="auto" w:fill="F6F4EE"/>
        <w:ind w:left="360"/>
      </w:pPr>
      <w:r>
        <w:rPr>
          <w:rFonts w:ascii="Courier New" w:eastAsia="Courier New" w:hAnsi="Courier New" w:cs="Courier New"/>
          <w:color w:val="303641"/>
          <w:sz w:val="18"/>
          <w:szCs w:val="18"/>
        </w:rPr>
        <w:t>## 4. 媒体別スタイル辞書</w:t>
      </w:r>
    </w:p>
    <w:p w14:paraId="0C2542F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C86DB9E" w14:textId="77777777" w:rsidR="00FF2FC6" w:rsidRDefault="00000000">
      <w:pPr>
        <w:shd w:val="clear" w:color="auto" w:fill="F6F4EE"/>
        <w:ind w:left="360"/>
      </w:pPr>
      <w:r>
        <w:rPr>
          <w:rFonts w:ascii="Courier New" w:eastAsia="Courier New" w:hAnsi="Courier New" w:cs="Courier New"/>
          <w:color w:val="303641"/>
          <w:sz w:val="18"/>
          <w:szCs w:val="18"/>
        </w:rPr>
        <w:t>`scripts/generate_hero_image.py` の先頭に以下を追加:</w:t>
      </w:r>
    </w:p>
    <w:p w14:paraId="2CA406B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BA2EE9B"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24A86C67" w14:textId="77777777" w:rsidR="00FF2FC6" w:rsidRDefault="00000000">
      <w:pPr>
        <w:shd w:val="clear" w:color="auto" w:fill="F6F4EE"/>
        <w:ind w:left="360"/>
      </w:pPr>
      <w:r>
        <w:rPr>
          <w:rFonts w:ascii="Courier New" w:eastAsia="Courier New" w:hAnsi="Courier New" w:cs="Courier New"/>
          <w:color w:val="303641"/>
          <w:sz w:val="18"/>
          <w:szCs w:val="18"/>
        </w:rPr>
        <w:t>STYLE_DICTIONARY = {</w:t>
      </w:r>
    </w:p>
    <w:p w14:paraId="6C5378D1" w14:textId="77777777" w:rsidR="00FF2FC6" w:rsidRDefault="00000000">
      <w:pPr>
        <w:shd w:val="clear" w:color="auto" w:fill="F6F4EE"/>
        <w:ind w:left="360"/>
      </w:pPr>
      <w:r>
        <w:rPr>
          <w:rFonts w:ascii="Courier New" w:eastAsia="Courier New" w:hAnsi="Courier New" w:cs="Courier New"/>
          <w:color w:val="303641"/>
          <w:sz w:val="18"/>
          <w:szCs w:val="18"/>
        </w:rPr>
        <w:t xml:space="preserve">    # --- Editorial (エディトリアル風刺画) ---</w:t>
      </w:r>
    </w:p>
    <w:p w14:paraId="594EDC1E" w14:textId="77777777" w:rsidR="00FF2FC6" w:rsidRDefault="00000000">
      <w:pPr>
        <w:shd w:val="clear" w:color="auto" w:fill="F6F4EE"/>
        <w:ind w:left="360"/>
      </w:pPr>
      <w:r>
        <w:rPr>
          <w:rFonts w:ascii="Courier New" w:eastAsia="Courier New" w:hAnsi="Courier New" w:cs="Courier New"/>
          <w:color w:val="303641"/>
          <w:sz w:val="18"/>
          <w:szCs w:val="18"/>
        </w:rPr>
        <w:t xml:space="preserve">    "wsj": {</w:t>
      </w:r>
    </w:p>
    <w:p w14:paraId="415F3DD8"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7DD4643A"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"traditional editorial illustration, sophisticated conceptual metaphor, "</w:t>
      </w:r>
    </w:p>
    <w:p w14:paraId="58160054" w14:textId="77777777" w:rsidR="00FF2FC6" w:rsidRDefault="00000000">
      <w:pPr>
        <w:shd w:val="clear" w:color="auto" w:fill="F6F4EE"/>
        <w:ind w:left="360"/>
      </w:pPr>
      <w:r>
        <w:rPr>
          <w:rFonts w:ascii="Courier New" w:eastAsia="Courier New" w:hAnsi="Courier New" w:cs="Courier New"/>
          <w:color w:val="303641"/>
          <w:sz w:val="18"/>
          <w:szCs w:val="18"/>
        </w:rPr>
        <w:t xml:space="preserve">                          "muted earth tones, subtle crosshatching texture, "</w:t>
      </w:r>
    </w:p>
    <w:p w14:paraId="5F1768B6" w14:textId="77777777" w:rsidR="00FF2FC6" w:rsidRDefault="00000000">
      <w:pPr>
        <w:shd w:val="clear" w:color="auto" w:fill="F6F4EE"/>
        <w:ind w:left="360"/>
      </w:pPr>
      <w:r>
        <w:rPr>
          <w:rFonts w:ascii="Courier New" w:eastAsia="Courier New" w:hAnsi="Courier New" w:cs="Courier New"/>
          <w:color w:val="303641"/>
          <w:sz w:val="18"/>
          <w:szCs w:val="18"/>
        </w:rPr>
        <w:t xml:space="preserve">                          "reminiscent of The Wall Street Journal opinion pages",</w:t>
      </w:r>
    </w:p>
    <w:p w14:paraId="2018F1ED" w14:textId="77777777" w:rsidR="00FF2FC6" w:rsidRDefault="00000000">
      <w:pPr>
        <w:shd w:val="clear" w:color="auto" w:fill="F6F4EE"/>
        <w:ind w:left="360"/>
      </w:pPr>
      <w:r>
        <w:rPr>
          <w:rFonts w:ascii="Courier New" w:eastAsia="Courier New" w:hAnsi="Courier New" w:cs="Courier New"/>
          <w:color w:val="303641"/>
          <w:sz w:val="18"/>
          <w:szCs w:val="18"/>
        </w:rPr>
        <w:t xml:space="preserve">        "tone": "serious, weighty, intellectually refined",</w:t>
      </w:r>
    </w:p>
    <w:p w14:paraId="7805C27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00290B3" w14:textId="77777777" w:rsidR="00FF2FC6" w:rsidRDefault="00000000">
      <w:pPr>
        <w:shd w:val="clear" w:color="auto" w:fill="F6F4EE"/>
        <w:ind w:left="360"/>
      </w:pPr>
      <w:r>
        <w:rPr>
          <w:rFonts w:ascii="Courier New" w:eastAsia="Courier New" w:hAnsi="Courier New" w:cs="Courier New"/>
          <w:color w:val="303641"/>
          <w:sz w:val="18"/>
          <w:szCs w:val="18"/>
        </w:rPr>
        <w:t xml:space="preserve">    "nyt-bn": {</w:t>
      </w:r>
    </w:p>
    <w:p w14:paraId="4D75D65A"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3CAD24CB"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"modern editorial illustration, bold conceptual metaphor, "</w:t>
      </w:r>
    </w:p>
    <w:p w14:paraId="59696160" w14:textId="77777777" w:rsidR="00FF2FC6" w:rsidRDefault="00000000">
      <w:pPr>
        <w:shd w:val="clear" w:color="auto" w:fill="F6F4EE"/>
        <w:ind w:left="360"/>
      </w:pPr>
      <w:r>
        <w:rPr>
          <w:rFonts w:ascii="Courier New" w:eastAsia="Courier New" w:hAnsi="Courier New" w:cs="Courier New"/>
          <w:color w:val="303641"/>
          <w:sz w:val="18"/>
          <w:szCs w:val="18"/>
        </w:rPr>
        <w:t xml:space="preserve">                          "limited color palette with one accent color, clean composition, "</w:t>
      </w:r>
    </w:p>
    <w:p w14:paraId="3AC993B7" w14:textId="77777777" w:rsidR="00FF2FC6" w:rsidRDefault="00000000">
      <w:pPr>
        <w:shd w:val="clear" w:color="auto" w:fill="F6F4EE"/>
        <w:ind w:left="360"/>
      </w:pPr>
      <w:r>
        <w:rPr>
          <w:rFonts w:ascii="Courier New" w:eastAsia="Courier New" w:hAnsi="Courier New" w:cs="Courier New"/>
          <w:color w:val="303641"/>
          <w:sz w:val="18"/>
          <w:szCs w:val="18"/>
        </w:rPr>
        <w:t xml:space="preserve">                          "reminiscent of New York Times front-page art",</w:t>
      </w:r>
    </w:p>
    <w:p w14:paraId="6234A646" w14:textId="77777777" w:rsidR="00FF2FC6" w:rsidRDefault="00000000">
      <w:pPr>
        <w:shd w:val="clear" w:color="auto" w:fill="F6F4EE"/>
        <w:ind w:left="360"/>
      </w:pPr>
      <w:r>
        <w:rPr>
          <w:rFonts w:ascii="Courier New" w:eastAsia="Courier New" w:hAnsi="Courier New" w:cs="Courier New"/>
          <w:color w:val="303641"/>
          <w:sz w:val="18"/>
          <w:szCs w:val="18"/>
        </w:rPr>
        <w:t xml:space="preserve">        "tone": "urgent, contemporary, journalistic",</w:t>
      </w:r>
    </w:p>
    <w:p w14:paraId="18DBC09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1794A89" w14:textId="77777777" w:rsidR="00FF2FC6" w:rsidRDefault="00000000">
      <w:pPr>
        <w:shd w:val="clear" w:color="auto" w:fill="F6F4EE"/>
        <w:ind w:left="360"/>
      </w:pPr>
      <w:r>
        <w:rPr>
          <w:rFonts w:ascii="Courier New" w:eastAsia="Courier New" w:hAnsi="Courier New" w:cs="Courier New"/>
          <w:color w:val="303641"/>
          <w:sz w:val="18"/>
          <w:szCs w:val="18"/>
        </w:rPr>
        <w:t xml:space="preserve">    "nyt-op": {</w:t>
      </w:r>
    </w:p>
    <w:p w14:paraId="652D3B24"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1342B7F6"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"bold contemporary satirical illustration, daring conceptual metaphor, "</w:t>
      </w:r>
    </w:p>
    <w:p w14:paraId="019810B8" w14:textId="77777777" w:rsidR="00FF2FC6" w:rsidRDefault="00000000">
      <w:pPr>
        <w:shd w:val="clear" w:color="auto" w:fill="F6F4EE"/>
        <w:ind w:left="360"/>
      </w:pPr>
      <w:r>
        <w:rPr>
          <w:rFonts w:ascii="Courier New" w:eastAsia="Courier New" w:hAnsi="Courier New" w:cs="Courier New"/>
          <w:color w:val="303641"/>
          <w:sz w:val="18"/>
          <w:szCs w:val="18"/>
        </w:rPr>
        <w:t xml:space="preserve">                          "high-contrast color blocks, reminiscent of New York Times Op-Ed section",</w:t>
      </w:r>
    </w:p>
    <w:p w14:paraId="41C606BC" w14:textId="77777777" w:rsidR="00FF2FC6" w:rsidRDefault="00000000">
      <w:pPr>
        <w:shd w:val="clear" w:color="auto" w:fill="F6F4EE"/>
        <w:ind w:left="360"/>
      </w:pPr>
      <w:r>
        <w:rPr>
          <w:rFonts w:ascii="Courier New" w:eastAsia="Courier New" w:hAnsi="Courier New" w:cs="Courier New"/>
          <w:color w:val="303641"/>
          <w:sz w:val="18"/>
          <w:szCs w:val="18"/>
        </w:rPr>
        <w:t xml:space="preserve">        "tone": "provocative, opinionated, modern",</w:t>
      </w:r>
    </w:p>
    <w:p w14:paraId="64FD345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0CE9F76" w14:textId="77777777" w:rsidR="00FF2FC6" w:rsidRDefault="00000000">
      <w:pPr>
        <w:shd w:val="clear" w:color="auto" w:fill="F6F4EE"/>
        <w:ind w:left="360"/>
      </w:pPr>
      <w:r>
        <w:rPr>
          <w:rFonts w:ascii="Courier New" w:eastAsia="Courier New" w:hAnsi="Courier New" w:cs="Courier New"/>
          <w:color w:val="303641"/>
          <w:sz w:val="18"/>
          <w:szCs w:val="18"/>
        </w:rPr>
        <w:t xml:space="preserve">    "buysiders": {</w:t>
      </w:r>
    </w:p>
    <w:p w14:paraId="71C85D3D"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2EADD22A"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"financial editorial illustration, M&amp;A metaphor imagery "</w:t>
      </w:r>
    </w:p>
    <w:p w14:paraId="5D646967" w14:textId="77777777" w:rsidR="00FF2FC6" w:rsidRDefault="00000000">
      <w:pPr>
        <w:shd w:val="clear" w:color="auto" w:fill="F6F4EE"/>
        <w:ind w:left="360"/>
      </w:pPr>
      <w:r>
        <w:rPr>
          <w:rFonts w:ascii="Courier New" w:eastAsia="Courier New" w:hAnsi="Courier New" w:cs="Courier New"/>
          <w:color w:val="303641"/>
          <w:sz w:val="18"/>
          <w:szCs w:val="18"/>
        </w:rPr>
        <w:t xml:space="preserve">                          "(handshakes, merging shapes, chessboards), "</w:t>
      </w:r>
    </w:p>
    <w:p w14:paraId="702C6D94" w14:textId="77777777" w:rsidR="00FF2FC6" w:rsidRDefault="00000000">
      <w:pPr>
        <w:shd w:val="clear" w:color="auto" w:fill="F6F4EE"/>
        <w:ind w:left="360"/>
      </w:pPr>
      <w:r>
        <w:rPr>
          <w:rFonts w:ascii="Courier New" w:eastAsia="Courier New" w:hAnsi="Courier New" w:cs="Courier New"/>
          <w:color w:val="303641"/>
          <w:sz w:val="18"/>
          <w:szCs w:val="18"/>
        </w:rPr>
        <w:t xml:space="preserve">                          "navy and gold palette, sophisticated minimalism",</w:t>
      </w:r>
    </w:p>
    <w:p w14:paraId="7374CCCF" w14:textId="77777777" w:rsidR="00FF2FC6" w:rsidRDefault="00000000">
      <w:pPr>
        <w:shd w:val="clear" w:color="auto" w:fill="F6F4EE"/>
        <w:ind w:left="360"/>
      </w:pPr>
      <w:r>
        <w:rPr>
          <w:rFonts w:ascii="Courier New" w:eastAsia="Courier New" w:hAnsi="Courier New" w:cs="Courier New"/>
          <w:color w:val="303641"/>
          <w:sz w:val="18"/>
          <w:szCs w:val="18"/>
        </w:rPr>
        <w:t xml:space="preserve">        "tone": "corporate, strategic, high-stakes",</w:t>
      </w:r>
    </w:p>
    <w:p w14:paraId="62E21FC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7E90103" w14:textId="77777777" w:rsidR="00FF2FC6" w:rsidRDefault="00000000">
      <w:pPr>
        <w:shd w:val="clear" w:color="auto" w:fill="F6F4EE"/>
        <w:ind w:left="360"/>
      </w:pPr>
      <w:r>
        <w:rPr>
          <w:rFonts w:ascii="Courier New" w:eastAsia="Courier New" w:hAnsi="Courier New" w:cs="Courier New"/>
          <w:color w:val="303641"/>
          <w:sz w:val="18"/>
          <w:szCs w:val="18"/>
        </w:rPr>
        <w:t xml:space="preserve">    # Economist は配信実績確認後に有効化 (2026-04-22 時点で日次配信未実装)</w:t>
      </w:r>
    </w:p>
    <w:p w14:paraId="60D89805" w14:textId="77777777" w:rsidR="00FF2FC6" w:rsidRDefault="00000000">
      <w:pPr>
        <w:shd w:val="clear" w:color="auto" w:fill="F6F4EE"/>
        <w:ind w:left="360"/>
      </w:pPr>
      <w:r>
        <w:rPr>
          <w:rFonts w:ascii="Courier New" w:eastAsia="Courier New" w:hAnsi="Courier New" w:cs="Courier New"/>
          <w:color w:val="303641"/>
          <w:sz w:val="18"/>
          <w:szCs w:val="18"/>
        </w:rPr>
        <w:t xml:space="preserve">    # "economist": { ... },</w:t>
      </w:r>
    </w:p>
    <w:p w14:paraId="704CE00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03BD2DF" w14:textId="77777777" w:rsidR="00FF2FC6" w:rsidRDefault="00000000">
      <w:pPr>
        <w:shd w:val="clear" w:color="auto" w:fill="F6F4EE"/>
        <w:ind w:left="360"/>
      </w:pPr>
      <w:r>
        <w:rPr>
          <w:rFonts w:ascii="Courier New" w:eastAsia="Courier New" w:hAnsi="Courier New" w:cs="Courier New"/>
          <w:color w:val="303641"/>
          <w:sz w:val="18"/>
          <w:szCs w:val="18"/>
        </w:rPr>
        <w:t xml:space="preserve">    # --- Lifestyle (モダンフラットアート) ---</w:t>
      </w:r>
    </w:p>
    <w:p w14:paraId="22159CCA" w14:textId="77777777" w:rsidR="00FF2FC6" w:rsidRDefault="00000000">
      <w:pPr>
        <w:shd w:val="clear" w:color="auto" w:fill="F6F4EE"/>
        <w:ind w:left="360"/>
      </w:pPr>
      <w:r>
        <w:rPr>
          <w:rFonts w:ascii="Courier New" w:eastAsia="Courier New" w:hAnsi="Courier New" w:cs="Courier New"/>
          <w:color w:val="303641"/>
          <w:sz w:val="18"/>
          <w:szCs w:val="18"/>
        </w:rPr>
        <w:t xml:space="preserve">    "skift": {</w:t>
      </w:r>
    </w:p>
    <w:p w14:paraId="322CBAD0"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"lifestyle",</w:t>
      </w:r>
    </w:p>
    <w:p w14:paraId="790797B3" w14:textId="77777777" w:rsidR="00FF2FC6" w:rsidRDefault="00000000">
      <w:pPr>
        <w:shd w:val="clear" w:color="auto" w:fill="F6F4EE"/>
        <w:ind w:left="360"/>
      </w:pPr>
      <w:r>
        <w:rPr>
          <w:rFonts w:ascii="Courier New" w:eastAsia="Courier New" w:hAnsi="Courier New" w:cs="Courier New"/>
          <w:color w:val="303641"/>
          <w:sz w:val="18"/>
          <w:szCs w:val="18"/>
        </w:rPr>
        <w:lastRenderedPageBreak/>
        <w:t xml:space="preserve">        "style_keywords": "modern flat digital illustration, textured brush strokes, "</w:t>
      </w:r>
    </w:p>
    <w:p w14:paraId="33539B93" w14:textId="77777777" w:rsidR="00FF2FC6" w:rsidRDefault="00000000">
      <w:pPr>
        <w:shd w:val="clear" w:color="auto" w:fill="F6F4EE"/>
        <w:ind w:left="360"/>
      </w:pPr>
      <w:r>
        <w:rPr>
          <w:rFonts w:ascii="Courier New" w:eastAsia="Courier New" w:hAnsi="Courier New" w:cs="Courier New"/>
          <w:color w:val="303641"/>
          <w:sz w:val="18"/>
          <w:szCs w:val="18"/>
        </w:rPr>
        <w:t xml:space="preserve">                          "soft gradients, travel and hospitality scenes, "</w:t>
      </w:r>
    </w:p>
    <w:p w14:paraId="29841F4F" w14:textId="77777777" w:rsidR="00FF2FC6" w:rsidRDefault="00000000">
      <w:pPr>
        <w:shd w:val="clear" w:color="auto" w:fill="F6F4EE"/>
        <w:ind w:left="360"/>
      </w:pPr>
      <w:r>
        <w:rPr>
          <w:rFonts w:ascii="Courier New" w:eastAsia="Courier New" w:hAnsi="Courier New" w:cs="Courier New"/>
          <w:color w:val="303641"/>
          <w:sz w:val="18"/>
          <w:szCs w:val="18"/>
        </w:rPr>
        <w:t xml:space="preserve">                          "serene atmosphere, clean and aspirational",</w:t>
      </w:r>
    </w:p>
    <w:p w14:paraId="4CB1E96C" w14:textId="77777777" w:rsidR="00FF2FC6" w:rsidRDefault="00000000">
      <w:pPr>
        <w:shd w:val="clear" w:color="auto" w:fill="F6F4EE"/>
        <w:ind w:left="360"/>
      </w:pPr>
      <w:r>
        <w:rPr>
          <w:rFonts w:ascii="Courier New" w:eastAsia="Courier New" w:hAnsi="Courier New" w:cs="Courier New"/>
          <w:color w:val="303641"/>
          <w:sz w:val="18"/>
          <w:szCs w:val="18"/>
        </w:rPr>
        <w:t xml:space="preserve">        "tone": "optimistic, aspirational, polished",</w:t>
      </w:r>
    </w:p>
    <w:p w14:paraId="6054B84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D2DCEFD" w14:textId="77777777" w:rsidR="00FF2FC6" w:rsidRDefault="00000000">
      <w:pPr>
        <w:shd w:val="clear" w:color="auto" w:fill="F6F4EE"/>
        <w:ind w:left="360"/>
      </w:pPr>
      <w:r>
        <w:rPr>
          <w:rFonts w:ascii="Courier New" w:eastAsia="Courier New" w:hAnsi="Courier New" w:cs="Courier New"/>
          <w:color w:val="303641"/>
          <w:sz w:val="18"/>
          <w:szCs w:val="18"/>
        </w:rPr>
        <w:t xml:space="preserve">    "business-insider": {</w:t>
      </w:r>
    </w:p>
    <w:p w14:paraId="516A81EC"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"lifestyle",</w:t>
      </w:r>
    </w:p>
    <w:p w14:paraId="7E07158B"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"modern flat digital illustration, textured brush strokes, "</w:t>
      </w:r>
    </w:p>
    <w:p w14:paraId="70D27B64" w14:textId="77777777" w:rsidR="00FF2FC6" w:rsidRDefault="00000000">
      <w:pPr>
        <w:shd w:val="clear" w:color="auto" w:fill="F6F4EE"/>
        <w:ind w:left="360"/>
      </w:pPr>
      <w:r>
        <w:rPr>
          <w:rFonts w:ascii="Courier New" w:eastAsia="Courier New" w:hAnsi="Courier New" w:cs="Courier New"/>
          <w:color w:val="303641"/>
          <w:sz w:val="18"/>
          <w:szCs w:val="18"/>
        </w:rPr>
        <w:t xml:space="preserve">                          "subtle gradients, contemporary urban or business scenes, "</w:t>
      </w:r>
    </w:p>
    <w:p w14:paraId="55D49BF2" w14:textId="77777777" w:rsidR="00FF2FC6" w:rsidRDefault="00000000">
      <w:pPr>
        <w:shd w:val="clear" w:color="auto" w:fill="F6F4EE"/>
        <w:ind w:left="360"/>
      </w:pPr>
      <w:r>
        <w:rPr>
          <w:rFonts w:ascii="Courier New" w:eastAsia="Courier New" w:hAnsi="Courier New" w:cs="Courier New"/>
          <w:color w:val="303641"/>
          <w:sz w:val="18"/>
          <w:szCs w:val="18"/>
        </w:rPr>
        <w:t xml:space="preserve">                          "clean composition with tactile detail",</w:t>
      </w:r>
    </w:p>
    <w:p w14:paraId="586F6D0D" w14:textId="77777777" w:rsidR="00FF2FC6" w:rsidRDefault="00000000">
      <w:pPr>
        <w:shd w:val="clear" w:color="auto" w:fill="F6F4EE"/>
        <w:ind w:left="360"/>
      </w:pPr>
      <w:r>
        <w:rPr>
          <w:rFonts w:ascii="Courier New" w:eastAsia="Courier New" w:hAnsi="Courier New" w:cs="Courier New"/>
          <w:color w:val="303641"/>
          <w:sz w:val="18"/>
          <w:szCs w:val="18"/>
        </w:rPr>
        <w:t xml:space="preserve">        "tone": "accessible, contemporary, visually rich",</w:t>
      </w:r>
    </w:p>
    <w:p w14:paraId="45B7794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AB414F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995642E" w14:textId="77777777" w:rsidR="00FF2FC6" w:rsidRDefault="00000000">
      <w:pPr>
        <w:shd w:val="clear" w:color="auto" w:fill="F6F4EE"/>
        <w:ind w:left="360"/>
      </w:pPr>
      <w:r>
        <w:rPr>
          <w:rFonts w:ascii="Courier New" w:eastAsia="Courier New" w:hAnsi="Courier New" w:cs="Courier New"/>
          <w:color w:val="303641"/>
          <w:sz w:val="18"/>
          <w:szCs w:val="18"/>
        </w:rPr>
        <w:t xml:space="preserve">    # --- Editorial-playful (第3カテゴリ) ---</w:t>
      </w:r>
    </w:p>
    <w:p w14:paraId="53311CBD" w14:textId="77777777" w:rsidR="00FF2FC6" w:rsidRDefault="00000000">
      <w:pPr>
        <w:shd w:val="clear" w:color="auto" w:fill="F6F4EE"/>
        <w:ind w:left="360"/>
      </w:pPr>
      <w:r>
        <w:rPr>
          <w:rFonts w:ascii="Courier New" w:eastAsia="Courier New" w:hAnsi="Courier New" w:cs="Courier New"/>
          <w:color w:val="303641"/>
          <w:sz w:val="18"/>
          <w:szCs w:val="18"/>
        </w:rPr>
        <w:t xml:space="preserve">    "short-squeez": {</w:t>
      </w:r>
    </w:p>
    <w:p w14:paraId="1E286B4F"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"editorial-playful",</w:t>
      </w:r>
    </w:p>
    <w:p w14:paraId="0FA977B7"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"playful financial editorial illustration, Wall Street metaphor imagery, "</w:t>
      </w:r>
    </w:p>
    <w:p w14:paraId="73625BED" w14:textId="77777777" w:rsidR="00FF2FC6" w:rsidRDefault="00000000">
      <w:pPr>
        <w:shd w:val="clear" w:color="auto" w:fill="F6F4EE"/>
        <w:ind w:left="360"/>
      </w:pPr>
      <w:r>
        <w:rPr>
          <w:rFonts w:ascii="Courier New" w:eastAsia="Courier New" w:hAnsi="Courier New" w:cs="Courier New"/>
          <w:color w:val="303641"/>
          <w:sz w:val="18"/>
          <w:szCs w:val="18"/>
        </w:rPr>
        <w:t xml:space="preserve">                          "slightly irreverent tone, clean vector-style with texture accents, "</w:t>
      </w:r>
    </w:p>
    <w:p w14:paraId="1F6D98FF" w14:textId="77777777" w:rsidR="00FF2FC6" w:rsidRDefault="00000000">
      <w:pPr>
        <w:shd w:val="clear" w:color="auto" w:fill="F6F4EE"/>
        <w:ind w:left="360"/>
      </w:pPr>
      <w:r>
        <w:rPr>
          <w:rFonts w:ascii="Courier New" w:eastAsia="Courier New" w:hAnsi="Courier New" w:cs="Courier New"/>
          <w:color w:val="303641"/>
          <w:sz w:val="18"/>
          <w:szCs w:val="18"/>
        </w:rPr>
        <w:t xml:space="preserve">                          "tinted or textured backgrounds (cream, pale navy, warm gray)",</w:t>
      </w:r>
    </w:p>
    <w:p w14:paraId="4A9338E4" w14:textId="77777777" w:rsidR="00FF2FC6" w:rsidRDefault="00000000">
      <w:pPr>
        <w:shd w:val="clear" w:color="auto" w:fill="F6F4EE"/>
        <w:ind w:left="360"/>
      </w:pPr>
      <w:r>
        <w:rPr>
          <w:rFonts w:ascii="Courier New" w:eastAsia="Courier New" w:hAnsi="Courier New" w:cs="Courier New"/>
          <w:color w:val="303641"/>
          <w:sz w:val="18"/>
          <w:szCs w:val="18"/>
        </w:rPr>
        <w:t xml:space="preserve">        "tone": "witty, finance-savvy, slightly irreverent",</w:t>
      </w:r>
    </w:p>
    <w:p w14:paraId="0CFA5CE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BCA7D67" w14:textId="77777777" w:rsidR="00FF2FC6" w:rsidRDefault="00000000">
      <w:pPr>
        <w:shd w:val="clear" w:color="auto" w:fill="F6F4EE"/>
        <w:ind w:left="360"/>
      </w:pPr>
      <w:r>
        <w:rPr>
          <w:rFonts w:ascii="Courier New" w:eastAsia="Courier New" w:hAnsi="Courier New" w:cs="Courier New"/>
          <w:color w:val="303641"/>
          <w:sz w:val="18"/>
          <w:szCs w:val="18"/>
        </w:rPr>
        <w:t>}</w:t>
      </w:r>
    </w:p>
    <w:p w14:paraId="2239CBCF" w14:textId="77777777" w:rsidR="00FF2FC6" w:rsidRDefault="00000000">
      <w:pPr>
        <w:shd w:val="clear" w:color="auto" w:fill="F6F4EE"/>
        <w:ind w:left="360"/>
      </w:pPr>
      <w:r>
        <w:rPr>
          <w:rFonts w:ascii="Courier New" w:eastAsia="Courier New" w:hAnsi="Courier New" w:cs="Courier New"/>
          <w:color w:val="303641"/>
          <w:sz w:val="18"/>
          <w:szCs w:val="18"/>
        </w:rPr>
        <w:t>```</w:t>
      </w:r>
    </w:p>
    <w:p w14:paraId="1E4C938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AC54968" w14:textId="77777777" w:rsidR="00FF2FC6" w:rsidRDefault="00000000">
      <w:pPr>
        <w:shd w:val="clear" w:color="auto" w:fill="F6F4EE"/>
        <w:ind w:left="360"/>
      </w:pPr>
      <w:r>
        <w:rPr>
          <w:rFonts w:ascii="Courier New" w:eastAsia="Courier New" w:hAnsi="Courier New" w:cs="Courier New"/>
          <w:color w:val="303641"/>
          <w:sz w:val="18"/>
          <w:szCs w:val="18"/>
        </w:rPr>
        <w:t>**運用上の注意:**</w:t>
      </w:r>
    </w:p>
    <w:p w14:paraId="7D9E1C07" w14:textId="77777777" w:rsidR="00FF2FC6" w:rsidRDefault="00000000">
      <w:pPr>
        <w:shd w:val="clear" w:color="auto" w:fill="F6F4EE"/>
        <w:ind w:left="360"/>
      </w:pPr>
      <w:r>
        <w:rPr>
          <w:rFonts w:ascii="Courier New" w:eastAsia="Courier New" w:hAnsi="Courier New" w:cs="Courier New"/>
          <w:color w:val="303641"/>
          <w:sz w:val="18"/>
          <w:szCs w:val="18"/>
        </w:rPr>
        <w:t>- `economist` は 2026-04-22 時点で日次配信実績ゼロ。実装後、配信が始まった段階で追加する。</w:t>
      </w:r>
    </w:p>
    <w:p w14:paraId="35A6457C" w14:textId="77777777" w:rsidR="00FF2FC6" w:rsidRDefault="00000000">
      <w:pPr>
        <w:shd w:val="clear" w:color="auto" w:fill="F6F4EE"/>
        <w:ind w:left="360"/>
      </w:pPr>
      <w:r>
        <w:rPr>
          <w:rFonts w:ascii="Courier New" w:eastAsia="Courier New" w:hAnsi="Courier New" w:cs="Courier New"/>
          <w:color w:val="303641"/>
          <w:sz w:val="18"/>
          <w:szCs w:val="18"/>
        </w:rPr>
        <w:t>- 新セクション追加時は、このファイル 1 箇所を編集するだけで対応可能な設計にすること。</w:t>
      </w:r>
    </w:p>
    <w:p w14:paraId="46C4732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9824F1E" w14:textId="77777777" w:rsidR="00FF2FC6" w:rsidRDefault="00000000">
      <w:pPr>
        <w:shd w:val="clear" w:color="auto" w:fill="F6F4EE"/>
        <w:ind w:left="360"/>
      </w:pPr>
      <w:r>
        <w:rPr>
          <w:rFonts w:ascii="Courier New" w:eastAsia="Courier New" w:hAnsi="Courier New" w:cs="Courier New"/>
          <w:color w:val="303641"/>
          <w:sz w:val="18"/>
          <w:szCs w:val="18"/>
        </w:rPr>
        <w:t>---</w:t>
      </w:r>
    </w:p>
    <w:p w14:paraId="17223BB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758D0A4" w14:textId="77777777" w:rsidR="00FF2FC6" w:rsidRDefault="00000000">
      <w:pPr>
        <w:shd w:val="clear" w:color="auto" w:fill="F6F4EE"/>
        <w:ind w:left="360"/>
      </w:pPr>
      <w:r>
        <w:rPr>
          <w:rFonts w:ascii="Courier New" w:eastAsia="Courier New" w:hAnsi="Courier New" w:cs="Courier New"/>
          <w:color w:val="303641"/>
          <w:sz w:val="18"/>
          <w:szCs w:val="18"/>
        </w:rPr>
        <w:t>## 5. 最終プロンプト組み立てロジック</w:t>
      </w:r>
    </w:p>
    <w:p w14:paraId="4548E72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8D909F5"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595FAB5B" w14:textId="77777777" w:rsidR="00FF2FC6" w:rsidRDefault="00000000">
      <w:pPr>
        <w:shd w:val="clear" w:color="auto" w:fill="F6F4EE"/>
        <w:ind w:left="360"/>
      </w:pPr>
      <w:r>
        <w:rPr>
          <w:rFonts w:ascii="Courier New" w:eastAsia="Courier New" w:hAnsi="Courier New" w:cs="Courier New"/>
          <w:color w:val="303641"/>
          <w:sz w:val="18"/>
          <w:szCs w:val="18"/>
        </w:rPr>
        <w:t>def build_hero_prompt(subject_noun: str, metaphor: str, context: str,</w:t>
      </w:r>
    </w:p>
    <w:p w14:paraId="463DBA78"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str, category: str) -&gt; str:</w:t>
      </w:r>
    </w:p>
    <w:p w14:paraId="4927637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71F85DB" w14:textId="77777777" w:rsidR="00FF2FC6" w:rsidRDefault="00000000">
      <w:pPr>
        <w:shd w:val="clear" w:color="auto" w:fill="F6F4EE"/>
        <w:ind w:left="360"/>
      </w:pPr>
      <w:r>
        <w:rPr>
          <w:rFonts w:ascii="Courier New" w:eastAsia="Courier New" w:hAnsi="Courier New" w:cs="Courier New"/>
          <w:color w:val="303641"/>
          <w:sz w:val="18"/>
          <w:szCs w:val="18"/>
        </w:rPr>
        <w:t xml:space="preserve">    Gemini 2.5 Flash Image 向けの最終プロンプトを組み立てる。</w:t>
      </w:r>
    </w:p>
    <w:p w14:paraId="5F5EC9D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2715E05" w14:textId="77777777" w:rsidR="00FF2FC6" w:rsidRDefault="00000000">
      <w:pPr>
        <w:shd w:val="clear" w:color="auto" w:fill="F6F4EE"/>
        <w:ind w:left="360"/>
      </w:pPr>
      <w:r>
        <w:rPr>
          <w:rFonts w:ascii="Courier New" w:eastAsia="Courier New" w:hAnsi="Courier New" w:cs="Courier New"/>
          <w:color w:val="303641"/>
          <w:sz w:val="18"/>
          <w:szCs w:val="18"/>
        </w:rPr>
        <w:t xml:space="preserve">    CRITICAL: 名詞の順序厳守 (先頭が最も強く描画に反映される)</w:t>
      </w:r>
    </w:p>
    <w:p w14:paraId="6230D2C3" w14:textId="77777777" w:rsidR="00FF2FC6" w:rsidRDefault="00000000">
      <w:pPr>
        <w:shd w:val="clear" w:color="auto" w:fill="F6F4EE"/>
        <w:ind w:left="360"/>
      </w:pPr>
      <w:r>
        <w:rPr>
          <w:rFonts w:ascii="Courier New" w:eastAsia="Courier New" w:hAnsi="Courier New" w:cs="Courier New"/>
          <w:color w:val="303641"/>
          <w:sz w:val="18"/>
          <w:szCs w:val="18"/>
        </w:rPr>
        <w:t xml:space="preserve">    1. PRIMARY SUBJECT (主役の物体) - 最優先</w:t>
      </w:r>
    </w:p>
    <w:p w14:paraId="061260BB" w14:textId="77777777" w:rsidR="00FF2FC6" w:rsidRDefault="00000000">
      <w:pPr>
        <w:shd w:val="clear" w:color="auto" w:fill="F6F4EE"/>
        <w:ind w:left="360"/>
      </w:pPr>
      <w:r>
        <w:rPr>
          <w:rFonts w:ascii="Courier New" w:eastAsia="Courier New" w:hAnsi="Courier New" w:cs="Courier New"/>
          <w:color w:val="303641"/>
          <w:sz w:val="18"/>
          <w:szCs w:val="18"/>
        </w:rPr>
        <w:t xml:space="preserve">    2. METAPHORICAL CONTEXT (比喩の文脈)</w:t>
      </w:r>
    </w:p>
    <w:p w14:paraId="0A1589E7" w14:textId="77777777" w:rsidR="00FF2FC6" w:rsidRDefault="00000000">
      <w:pPr>
        <w:shd w:val="clear" w:color="auto" w:fill="F6F4EE"/>
        <w:ind w:left="360"/>
      </w:pPr>
      <w:r>
        <w:rPr>
          <w:rFonts w:ascii="Courier New" w:eastAsia="Courier New" w:hAnsi="Courier New" w:cs="Courier New"/>
          <w:color w:val="303641"/>
          <w:sz w:val="18"/>
          <w:szCs w:val="18"/>
        </w:rPr>
        <w:t xml:space="preserve">    3. CONTEXTUAL DETAIL (固有の詳細)</w:t>
      </w:r>
    </w:p>
    <w:p w14:paraId="77581D95" w14:textId="77777777" w:rsidR="00FF2FC6" w:rsidRDefault="00000000">
      <w:pPr>
        <w:shd w:val="clear" w:color="auto" w:fill="F6F4EE"/>
        <w:ind w:left="360"/>
      </w:pPr>
      <w:r>
        <w:rPr>
          <w:rFonts w:ascii="Courier New" w:eastAsia="Courier New" w:hAnsi="Courier New" w:cs="Courier New"/>
          <w:color w:val="303641"/>
          <w:sz w:val="18"/>
          <w:szCs w:val="18"/>
        </w:rPr>
        <w:t xml:space="preserve">    4. STYLE (媒体固有のスタイル)</w:t>
      </w:r>
    </w:p>
    <w:p w14:paraId="0A73E5F4" w14:textId="77777777" w:rsidR="00FF2FC6" w:rsidRDefault="00000000">
      <w:pPr>
        <w:shd w:val="clear" w:color="auto" w:fill="F6F4EE"/>
        <w:ind w:left="360"/>
      </w:pPr>
      <w:r>
        <w:rPr>
          <w:rFonts w:ascii="Courier New" w:eastAsia="Courier New" w:hAnsi="Courier New" w:cs="Courier New"/>
          <w:color w:val="303641"/>
          <w:sz w:val="18"/>
          <w:szCs w:val="18"/>
        </w:rPr>
        <w:t xml:space="preserve">    5. CONSTRAINTS (共通制約)</w:t>
      </w:r>
    </w:p>
    <w:p w14:paraId="1B4968A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A41A709" w14:textId="77777777" w:rsidR="00FF2FC6" w:rsidRDefault="00000000">
      <w:pPr>
        <w:shd w:val="clear" w:color="auto" w:fill="F6F4EE"/>
        <w:ind w:left="360"/>
      </w:pPr>
      <w:r>
        <w:rPr>
          <w:rFonts w:ascii="Courier New" w:eastAsia="Courier New" w:hAnsi="Courier New" w:cs="Courier New"/>
          <w:color w:val="303641"/>
          <w:sz w:val="18"/>
          <w:szCs w:val="18"/>
        </w:rPr>
        <w:t xml:space="preserve">    if category == "editorial":</w:t>
      </w:r>
    </w:p>
    <w:p w14:paraId="73B1FD93"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conceptual metaphor illustration featuring"</w:t>
      </w:r>
    </w:p>
    <w:p w14:paraId="0E59F388"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  # editorial は白背景OK (意図的スタイル)</w:t>
      </w:r>
    </w:p>
    <w:p w14:paraId="2BE056F0" w14:textId="77777777" w:rsidR="00FF2FC6" w:rsidRDefault="00000000">
      <w:pPr>
        <w:shd w:val="clear" w:color="auto" w:fill="F6F4EE"/>
        <w:ind w:left="360"/>
      </w:pPr>
      <w:r>
        <w:rPr>
          <w:rFonts w:ascii="Courier New" w:eastAsia="Courier New" w:hAnsi="Courier New" w:cs="Courier New"/>
          <w:color w:val="303641"/>
          <w:sz w:val="18"/>
          <w:szCs w:val="18"/>
        </w:rPr>
        <w:t xml:space="preserve">    elif category == "editorial-playful":</w:t>
      </w:r>
    </w:p>
    <w:p w14:paraId="5874074F"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playful conceptual illustration featuring"</w:t>
      </w:r>
    </w:p>
    <w:p w14:paraId="76493E88"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w:t>
      </w:r>
    </w:p>
    <w:p w14:paraId="72F0E9A1" w14:textId="77777777" w:rsidR="00FF2FC6" w:rsidRDefault="00000000">
      <w:pPr>
        <w:shd w:val="clear" w:color="auto" w:fill="F6F4EE"/>
        <w:ind w:left="360"/>
      </w:pPr>
      <w:r>
        <w:rPr>
          <w:rFonts w:ascii="Courier New" w:eastAsia="Courier New" w:hAnsi="Courier New" w:cs="Courier New"/>
          <w:color w:val="303641"/>
          <w:sz w:val="18"/>
          <w:szCs w:val="18"/>
        </w:rPr>
        <w:t xml:space="preserve">            "avoid pure white backgrounds; "</w:t>
      </w:r>
    </w:p>
    <w:p w14:paraId="1F3FB9DB" w14:textId="77777777" w:rsidR="00FF2FC6" w:rsidRDefault="00000000">
      <w:pPr>
        <w:shd w:val="clear" w:color="auto" w:fill="F6F4EE"/>
        <w:ind w:left="360"/>
      </w:pPr>
      <w:r>
        <w:rPr>
          <w:rFonts w:ascii="Courier New" w:eastAsia="Courier New" w:hAnsi="Courier New" w:cs="Courier New"/>
          <w:color w:val="303641"/>
          <w:sz w:val="18"/>
          <w:szCs w:val="18"/>
        </w:rPr>
        <w:t xml:space="preserve">            "use tinted or textured backgrounds (cream, pale navy, warm gray). "</w:t>
      </w:r>
    </w:p>
    <w:p w14:paraId="6AC9BD7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876F6FE" w14:textId="77777777" w:rsidR="00FF2FC6" w:rsidRDefault="00000000">
      <w:pPr>
        <w:shd w:val="clear" w:color="auto" w:fill="F6F4EE"/>
        <w:ind w:left="360"/>
      </w:pPr>
      <w:r>
        <w:rPr>
          <w:rFonts w:ascii="Courier New" w:eastAsia="Courier New" w:hAnsi="Courier New" w:cs="Courier New"/>
          <w:color w:val="303641"/>
          <w:sz w:val="18"/>
          <w:szCs w:val="18"/>
        </w:rPr>
        <w:t xml:space="preserve">    else:  # lifestyle</w:t>
      </w:r>
    </w:p>
    <w:p w14:paraId="66EE49E9"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refined lifestyle scene featuring"</w:t>
      </w:r>
    </w:p>
    <w:p w14:paraId="5E964F1A"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w:t>
      </w:r>
    </w:p>
    <w:p w14:paraId="47658205" w14:textId="77777777" w:rsidR="00FF2FC6" w:rsidRDefault="00000000">
      <w:pPr>
        <w:shd w:val="clear" w:color="auto" w:fill="F6F4EE"/>
        <w:ind w:left="360"/>
      </w:pPr>
      <w:r>
        <w:rPr>
          <w:rFonts w:ascii="Courier New" w:eastAsia="Courier New" w:hAnsi="Courier New" w:cs="Courier New"/>
          <w:color w:val="303641"/>
          <w:sz w:val="18"/>
          <w:szCs w:val="18"/>
        </w:rPr>
        <w:t xml:space="preserve">            "avoid pure white backgrounds; "</w:t>
      </w:r>
    </w:p>
    <w:p w14:paraId="1C39D109" w14:textId="77777777" w:rsidR="00FF2FC6" w:rsidRDefault="00000000">
      <w:pPr>
        <w:shd w:val="clear" w:color="auto" w:fill="F6F4EE"/>
        <w:ind w:left="360"/>
      </w:pPr>
      <w:r>
        <w:rPr>
          <w:rFonts w:ascii="Courier New" w:eastAsia="Courier New" w:hAnsi="Courier New" w:cs="Courier New"/>
          <w:color w:val="303641"/>
          <w:sz w:val="18"/>
          <w:szCs w:val="18"/>
        </w:rPr>
        <w:t xml:space="preserve">            "use tinted or textured backgrounds (cream, pale navy, warm gray). "</w:t>
      </w:r>
    </w:p>
    <w:p w14:paraId="71150A3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F36499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0B2A6C8" w14:textId="77777777" w:rsidR="00FF2FC6" w:rsidRDefault="00000000">
      <w:pPr>
        <w:shd w:val="clear" w:color="auto" w:fill="F6F4EE"/>
        <w:ind w:left="360"/>
      </w:pPr>
      <w:r>
        <w:rPr>
          <w:rFonts w:ascii="Courier New" w:eastAsia="Courier New" w:hAnsi="Courier New" w:cs="Courier New"/>
          <w:color w:val="303641"/>
          <w:sz w:val="18"/>
          <w:szCs w:val="18"/>
        </w:rPr>
        <w:t xml:space="preserve">    prompt = (</w:t>
      </w:r>
    </w:p>
    <w:p w14:paraId="10B540F1" w14:textId="77777777" w:rsidR="00FF2FC6" w:rsidRDefault="00000000">
      <w:pPr>
        <w:shd w:val="clear" w:color="auto" w:fill="F6F4EE"/>
        <w:ind w:left="360"/>
      </w:pPr>
      <w:r>
        <w:rPr>
          <w:rFonts w:ascii="Courier New" w:eastAsia="Courier New" w:hAnsi="Courier New" w:cs="Courier New"/>
          <w:color w:val="303641"/>
          <w:sz w:val="18"/>
          <w:szCs w:val="18"/>
        </w:rPr>
        <w:lastRenderedPageBreak/>
        <w:t xml:space="preserve">        f"{composition} {subject_noun}, "</w:t>
      </w:r>
    </w:p>
    <w:p w14:paraId="148921D0" w14:textId="77777777" w:rsidR="00FF2FC6" w:rsidRDefault="00000000">
      <w:pPr>
        <w:shd w:val="clear" w:color="auto" w:fill="F6F4EE"/>
        <w:ind w:left="360"/>
      </w:pPr>
      <w:r>
        <w:rPr>
          <w:rFonts w:ascii="Courier New" w:eastAsia="Courier New" w:hAnsi="Courier New" w:cs="Courier New"/>
          <w:color w:val="303641"/>
          <w:sz w:val="18"/>
          <w:szCs w:val="18"/>
        </w:rPr>
        <w:t xml:space="preserve">        f"symbolizing {metaphor}, "</w:t>
      </w:r>
    </w:p>
    <w:p w14:paraId="6BE2EE3E" w14:textId="77777777" w:rsidR="00FF2FC6" w:rsidRDefault="00000000">
      <w:pPr>
        <w:shd w:val="clear" w:color="auto" w:fill="F6F4EE"/>
        <w:ind w:left="360"/>
      </w:pPr>
      <w:r>
        <w:rPr>
          <w:rFonts w:ascii="Courier New" w:eastAsia="Courier New" w:hAnsi="Courier New" w:cs="Courier New"/>
          <w:color w:val="303641"/>
          <w:sz w:val="18"/>
          <w:szCs w:val="18"/>
        </w:rPr>
        <w:t xml:space="preserve">        f"with contextual elements of {context}. "</w:t>
      </w:r>
    </w:p>
    <w:p w14:paraId="7BDABDE0" w14:textId="77777777" w:rsidR="00FF2FC6" w:rsidRDefault="00000000">
      <w:pPr>
        <w:shd w:val="clear" w:color="auto" w:fill="F6F4EE"/>
        <w:ind w:left="360"/>
      </w:pPr>
      <w:r>
        <w:rPr>
          <w:rFonts w:ascii="Courier New" w:eastAsia="Courier New" w:hAnsi="Courier New" w:cs="Courier New"/>
          <w:color w:val="303641"/>
          <w:sz w:val="18"/>
          <w:szCs w:val="18"/>
        </w:rPr>
        <w:t xml:space="preserve">        f"Style: {style_keywords}. "</w:t>
      </w:r>
    </w:p>
    <w:p w14:paraId="11B3363C" w14:textId="77777777" w:rsidR="00FF2FC6" w:rsidRDefault="00000000">
      <w:pPr>
        <w:shd w:val="clear" w:color="auto" w:fill="F6F4EE"/>
        <w:ind w:left="360"/>
      </w:pPr>
      <w:r>
        <w:rPr>
          <w:rFonts w:ascii="Courier New" w:eastAsia="Courier New" w:hAnsi="Courier New" w:cs="Courier New"/>
          <w:color w:val="303641"/>
          <w:sz w:val="18"/>
          <w:szCs w:val="18"/>
        </w:rPr>
        <w:t xml:space="preserve">        f"Composition: 16:9 aspect ratio, centered focal point, "</w:t>
      </w:r>
    </w:p>
    <w:p w14:paraId="23345904" w14:textId="77777777" w:rsidR="00FF2FC6" w:rsidRDefault="00000000">
      <w:pPr>
        <w:shd w:val="clear" w:color="auto" w:fill="F6F4EE"/>
        <w:ind w:left="360"/>
      </w:pPr>
      <w:r>
        <w:rPr>
          <w:rFonts w:ascii="Courier New" w:eastAsia="Courier New" w:hAnsi="Courier New" w:cs="Courier New"/>
          <w:color w:val="303641"/>
          <w:sz w:val="18"/>
          <w:szCs w:val="18"/>
        </w:rPr>
        <w:t xml:space="preserve">        f"room for overlay text on the lower third (but do NOT include any text). "</w:t>
      </w:r>
    </w:p>
    <w:p w14:paraId="2A47B14A" w14:textId="77777777" w:rsidR="00FF2FC6" w:rsidRDefault="00000000">
      <w:pPr>
        <w:shd w:val="clear" w:color="auto" w:fill="F6F4EE"/>
        <w:ind w:left="360"/>
      </w:pPr>
      <w:r>
        <w:rPr>
          <w:rFonts w:ascii="Courier New" w:eastAsia="Courier New" w:hAnsi="Courier New" w:cs="Courier New"/>
          <w:color w:val="303641"/>
          <w:sz w:val="18"/>
          <w:szCs w:val="18"/>
        </w:rPr>
        <w:t xml:space="preserve">        f"{background_directive}"</w:t>
      </w:r>
    </w:p>
    <w:p w14:paraId="1B693EA0" w14:textId="77777777" w:rsidR="00FF2FC6" w:rsidRDefault="00000000">
      <w:pPr>
        <w:shd w:val="clear" w:color="auto" w:fill="F6F4EE"/>
        <w:ind w:left="360"/>
      </w:pPr>
      <w:r>
        <w:rPr>
          <w:rFonts w:ascii="Courier New" w:eastAsia="Courier New" w:hAnsi="Courier New" w:cs="Courier New"/>
          <w:color w:val="303641"/>
          <w:sz w:val="18"/>
          <w:szCs w:val="18"/>
        </w:rPr>
        <w:t xml:space="preserve">        f"STRICT CONSTRAINTS: illustration only (NOT photorealistic), "</w:t>
      </w:r>
    </w:p>
    <w:p w14:paraId="2F943254" w14:textId="77777777" w:rsidR="00FF2FC6" w:rsidRDefault="00000000">
      <w:pPr>
        <w:shd w:val="clear" w:color="auto" w:fill="F6F4EE"/>
        <w:ind w:left="360"/>
      </w:pPr>
      <w:r>
        <w:rPr>
          <w:rFonts w:ascii="Courier New" w:eastAsia="Courier New" w:hAnsi="Courier New" w:cs="Courier New"/>
          <w:color w:val="303641"/>
          <w:sz w:val="18"/>
          <w:szCs w:val="18"/>
        </w:rPr>
        <w:t xml:space="preserve">        f"absolutely no text, no letters, no words, no logos, no watermarks, "</w:t>
      </w:r>
    </w:p>
    <w:p w14:paraId="635B8ED0" w14:textId="77777777" w:rsidR="00FF2FC6" w:rsidRDefault="00000000">
      <w:pPr>
        <w:shd w:val="clear" w:color="auto" w:fill="F6F4EE"/>
        <w:ind w:left="360"/>
      </w:pPr>
      <w:r>
        <w:rPr>
          <w:rFonts w:ascii="Courier New" w:eastAsia="Courier New" w:hAnsi="Courier New" w:cs="Courier New"/>
          <w:color w:val="303641"/>
          <w:sz w:val="18"/>
          <w:szCs w:val="18"/>
        </w:rPr>
        <w:t xml:space="preserve">        f"no UI elements, no charts with labels."</w:t>
      </w:r>
    </w:p>
    <w:p w14:paraId="4A82BAA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43F3A2A"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prompt</w:t>
      </w:r>
    </w:p>
    <w:p w14:paraId="58A71826" w14:textId="77777777" w:rsidR="00FF2FC6" w:rsidRDefault="00000000">
      <w:pPr>
        <w:shd w:val="clear" w:color="auto" w:fill="F6F4EE"/>
        <w:ind w:left="360"/>
      </w:pPr>
      <w:r>
        <w:rPr>
          <w:rFonts w:ascii="Courier New" w:eastAsia="Courier New" w:hAnsi="Courier New" w:cs="Courier New"/>
          <w:color w:val="303641"/>
          <w:sz w:val="18"/>
          <w:szCs w:val="18"/>
        </w:rPr>
        <w:t>```</w:t>
      </w:r>
    </w:p>
    <w:p w14:paraId="1D56612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5DA6FA9" w14:textId="77777777" w:rsidR="00FF2FC6" w:rsidRDefault="00000000">
      <w:pPr>
        <w:shd w:val="clear" w:color="auto" w:fill="F6F4EE"/>
        <w:ind w:left="360"/>
      </w:pPr>
      <w:r>
        <w:rPr>
          <w:rFonts w:ascii="Courier New" w:eastAsia="Courier New" w:hAnsi="Courier New" w:cs="Courier New"/>
          <w:color w:val="303641"/>
          <w:sz w:val="18"/>
          <w:szCs w:val="18"/>
        </w:rPr>
        <w:t>---</w:t>
      </w:r>
    </w:p>
    <w:p w14:paraId="77FA735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E27E5B6" w14:textId="77777777" w:rsidR="00FF2FC6" w:rsidRDefault="00000000">
      <w:pPr>
        <w:shd w:val="clear" w:color="auto" w:fill="F6F4EE"/>
        <w:ind w:left="360"/>
      </w:pPr>
      <w:r>
        <w:rPr>
          <w:rFonts w:ascii="Courier New" w:eastAsia="Courier New" w:hAnsi="Courier New" w:cs="Courier New"/>
          <w:color w:val="303641"/>
          <w:sz w:val="18"/>
          <w:szCs w:val="18"/>
        </w:rPr>
        <w:t>## 6. Aspect Ratio (16:9) の強制</w:t>
      </w:r>
    </w:p>
    <w:p w14:paraId="3BA462C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C6EB9E6" w14:textId="77777777" w:rsidR="00FF2FC6" w:rsidRDefault="00000000">
      <w:pPr>
        <w:shd w:val="clear" w:color="auto" w:fill="F6F4EE"/>
        <w:ind w:left="360"/>
      </w:pPr>
      <w:r>
        <w:rPr>
          <w:rFonts w:ascii="Courier New" w:eastAsia="Courier New" w:hAnsi="Courier New" w:cs="Courier New"/>
          <w:color w:val="303641"/>
          <w:sz w:val="18"/>
          <w:szCs w:val="18"/>
        </w:rPr>
        <w:t>### 6.1 プロンプト内テキストだけでは不十分</w:t>
      </w:r>
    </w:p>
    <w:p w14:paraId="2EDE703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683C8A5" w14:textId="77777777" w:rsidR="00FF2FC6" w:rsidRDefault="00000000">
      <w:pPr>
        <w:shd w:val="clear" w:color="auto" w:fill="F6F4EE"/>
        <w:ind w:left="360"/>
      </w:pPr>
      <w:r>
        <w:rPr>
          <w:rFonts w:ascii="Courier New" w:eastAsia="Courier New" w:hAnsi="Courier New" w:cs="Courier New"/>
          <w:color w:val="303641"/>
          <w:sz w:val="18"/>
          <w:szCs w:val="18"/>
        </w:rPr>
        <w:t>Gemini 2.5 Flash Image は自然言語の `16:9 aspect ratio` 指示を弱く扱い、デフォルトで 1024×1024 (正方形) を返す傾向がある (現状の実配信が 1024×1024 である実証済み)。</w:t>
      </w:r>
    </w:p>
    <w:p w14:paraId="28B5338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A87078E" w14:textId="77777777" w:rsidR="00FF2FC6" w:rsidRDefault="00000000">
      <w:pPr>
        <w:shd w:val="clear" w:color="auto" w:fill="F6F4EE"/>
        <w:ind w:left="360"/>
      </w:pPr>
      <w:r>
        <w:rPr>
          <w:rFonts w:ascii="Courier New" w:eastAsia="Courier New" w:hAnsi="Courier New" w:cs="Courier New"/>
          <w:color w:val="303641"/>
          <w:sz w:val="18"/>
          <w:szCs w:val="18"/>
        </w:rPr>
        <w:t>### 6.2 API パラメータでの明示指定</w:t>
      </w:r>
    </w:p>
    <w:p w14:paraId="3939A4E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3793033"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0B3B0A65" w14:textId="77777777" w:rsidR="00FF2FC6" w:rsidRDefault="00000000">
      <w:pPr>
        <w:shd w:val="clear" w:color="auto" w:fill="F6F4EE"/>
        <w:ind w:left="360"/>
      </w:pPr>
      <w:r>
        <w:rPr>
          <w:rFonts w:ascii="Courier New" w:eastAsia="Courier New" w:hAnsi="Courier New" w:cs="Courier New"/>
          <w:color w:val="303641"/>
          <w:sz w:val="18"/>
          <w:szCs w:val="18"/>
        </w:rPr>
        <w:t>from google.generativeai.types import GenerationConfig</w:t>
      </w:r>
    </w:p>
    <w:p w14:paraId="730A6D8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218ADA8" w14:textId="77777777" w:rsidR="00FF2FC6" w:rsidRDefault="00000000">
      <w:pPr>
        <w:shd w:val="clear" w:color="auto" w:fill="F6F4EE"/>
        <w:ind w:left="360"/>
      </w:pPr>
      <w:r>
        <w:rPr>
          <w:rFonts w:ascii="Courier New" w:eastAsia="Courier New" w:hAnsi="Courier New" w:cs="Courier New"/>
          <w:color w:val="303641"/>
          <w:sz w:val="18"/>
          <w:szCs w:val="18"/>
        </w:rPr>
        <w:t>image_config = GenerationConfig(</w:t>
      </w:r>
    </w:p>
    <w:p w14:paraId="37CAE92A" w14:textId="77777777" w:rsidR="00FF2FC6" w:rsidRDefault="00000000">
      <w:pPr>
        <w:shd w:val="clear" w:color="auto" w:fill="F6F4EE"/>
        <w:ind w:left="360"/>
      </w:pPr>
      <w:r>
        <w:rPr>
          <w:rFonts w:ascii="Courier New" w:eastAsia="Courier New" w:hAnsi="Courier New" w:cs="Courier New"/>
          <w:color w:val="303641"/>
          <w:sz w:val="18"/>
          <w:szCs w:val="18"/>
        </w:rPr>
        <w:t xml:space="preserve">    response_modalities=["IMAGE"],</w:t>
      </w:r>
    </w:p>
    <w:p w14:paraId="7E5FAFB8" w14:textId="77777777" w:rsidR="00FF2FC6" w:rsidRDefault="00000000">
      <w:pPr>
        <w:shd w:val="clear" w:color="auto" w:fill="F6F4EE"/>
        <w:ind w:left="360"/>
      </w:pPr>
      <w:r>
        <w:rPr>
          <w:rFonts w:ascii="Courier New" w:eastAsia="Courier New" w:hAnsi="Courier New" w:cs="Courier New"/>
          <w:color w:val="303641"/>
          <w:sz w:val="18"/>
          <w:szCs w:val="18"/>
        </w:rPr>
        <w:t xml:space="preserve">    # Gemini 2.5 Flash Image の aspect ratio 指定方式</w:t>
      </w:r>
    </w:p>
    <w:p w14:paraId="37E52047" w14:textId="77777777" w:rsidR="00FF2FC6" w:rsidRDefault="00000000">
      <w:pPr>
        <w:shd w:val="clear" w:color="auto" w:fill="F6F4EE"/>
        <w:ind w:left="360"/>
      </w:pPr>
      <w:r>
        <w:rPr>
          <w:rFonts w:ascii="Courier New" w:eastAsia="Courier New" w:hAnsi="Courier New" w:cs="Courier New"/>
          <w:color w:val="303641"/>
          <w:sz w:val="18"/>
          <w:szCs w:val="18"/>
        </w:rPr>
        <w:t xml:space="preserve">    # (SDK バージョンにより API 名が異なる場合あり、実装時に google-generativeai の</w:t>
      </w:r>
    </w:p>
    <w:p w14:paraId="6C1415FD" w14:textId="77777777" w:rsidR="00FF2FC6" w:rsidRDefault="00000000">
      <w:pPr>
        <w:shd w:val="clear" w:color="auto" w:fill="F6F4EE"/>
        <w:ind w:left="360"/>
      </w:pPr>
      <w:r>
        <w:rPr>
          <w:rFonts w:ascii="Courier New" w:eastAsia="Courier New" w:hAnsi="Courier New" w:cs="Courier New"/>
          <w:color w:val="303641"/>
          <w:sz w:val="18"/>
          <w:szCs w:val="18"/>
        </w:rPr>
        <w:t xml:space="preserve">    #  最新ドキュメントで確認)</w:t>
      </w:r>
    </w:p>
    <w:p w14:paraId="599C6EB7" w14:textId="77777777" w:rsidR="00FF2FC6" w:rsidRDefault="00000000">
      <w:pPr>
        <w:shd w:val="clear" w:color="auto" w:fill="F6F4EE"/>
        <w:ind w:left="360"/>
      </w:pPr>
      <w:r>
        <w:rPr>
          <w:rFonts w:ascii="Courier New" w:eastAsia="Courier New" w:hAnsi="Courier New" w:cs="Courier New"/>
          <w:color w:val="303641"/>
          <w:sz w:val="18"/>
          <w:szCs w:val="18"/>
        </w:rPr>
        <w:t xml:space="preserve">    image_config={</w:t>
      </w:r>
    </w:p>
    <w:p w14:paraId="61503A38" w14:textId="77777777" w:rsidR="00FF2FC6" w:rsidRDefault="00000000">
      <w:pPr>
        <w:shd w:val="clear" w:color="auto" w:fill="F6F4EE"/>
        <w:ind w:left="360"/>
      </w:pPr>
      <w:r>
        <w:rPr>
          <w:rFonts w:ascii="Courier New" w:eastAsia="Courier New" w:hAnsi="Courier New" w:cs="Courier New"/>
          <w:color w:val="303641"/>
          <w:sz w:val="18"/>
          <w:szCs w:val="18"/>
        </w:rPr>
        <w:t xml:space="preserve">        "aspect_ratio": "16:9",</w:t>
      </w:r>
    </w:p>
    <w:p w14:paraId="5DD66B1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5D6DE52" w14:textId="77777777" w:rsidR="00FF2FC6" w:rsidRDefault="00000000">
      <w:pPr>
        <w:shd w:val="clear" w:color="auto" w:fill="F6F4EE"/>
        <w:ind w:left="360"/>
      </w:pPr>
      <w:r>
        <w:rPr>
          <w:rFonts w:ascii="Courier New" w:eastAsia="Courier New" w:hAnsi="Courier New" w:cs="Courier New"/>
          <w:color w:val="303641"/>
          <w:sz w:val="18"/>
          <w:szCs w:val="18"/>
        </w:rPr>
        <w:t>)</w:t>
      </w:r>
    </w:p>
    <w:p w14:paraId="1F1BB387" w14:textId="77777777" w:rsidR="00FF2FC6" w:rsidRDefault="00000000">
      <w:pPr>
        <w:shd w:val="clear" w:color="auto" w:fill="F6F4EE"/>
        <w:ind w:left="360"/>
      </w:pPr>
      <w:r>
        <w:rPr>
          <w:rFonts w:ascii="Courier New" w:eastAsia="Courier New" w:hAnsi="Courier New" w:cs="Courier New"/>
          <w:color w:val="303641"/>
          <w:sz w:val="18"/>
          <w:szCs w:val="18"/>
        </w:rPr>
        <w:t>```</w:t>
      </w:r>
    </w:p>
    <w:p w14:paraId="04C2FD5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77CB38A" w14:textId="77777777" w:rsidR="00FF2FC6" w:rsidRDefault="00000000">
      <w:pPr>
        <w:shd w:val="clear" w:color="auto" w:fill="F6F4EE"/>
        <w:ind w:left="360"/>
      </w:pPr>
      <w:r>
        <w:rPr>
          <w:rFonts w:ascii="Courier New" w:eastAsia="Courier New" w:hAnsi="Courier New" w:cs="Courier New"/>
          <w:color w:val="303641"/>
          <w:sz w:val="18"/>
          <w:szCs w:val="18"/>
        </w:rPr>
        <w:t>**実装時の確認事項:**</w:t>
      </w:r>
    </w:p>
    <w:p w14:paraId="160087EE" w14:textId="77777777" w:rsidR="00FF2FC6" w:rsidRDefault="00000000">
      <w:pPr>
        <w:shd w:val="clear" w:color="auto" w:fill="F6F4EE"/>
        <w:ind w:left="360"/>
      </w:pPr>
      <w:r>
        <w:rPr>
          <w:rFonts w:ascii="Courier New" w:eastAsia="Courier New" w:hAnsi="Courier New" w:cs="Courier New"/>
          <w:color w:val="303641"/>
          <w:sz w:val="18"/>
          <w:szCs w:val="18"/>
        </w:rPr>
        <w:t>- `google-generativeai` SDK のバージョンを確認 (`pip show google-generativeai`)</w:t>
      </w:r>
    </w:p>
    <w:p w14:paraId="2D6B8449" w14:textId="77777777" w:rsidR="00FF2FC6" w:rsidRDefault="00000000">
      <w:pPr>
        <w:shd w:val="clear" w:color="auto" w:fill="F6F4EE"/>
        <w:ind w:left="360"/>
      </w:pPr>
      <w:r>
        <w:rPr>
          <w:rFonts w:ascii="Courier New" w:eastAsia="Courier New" w:hAnsi="Courier New" w:cs="Courier New"/>
          <w:color w:val="303641"/>
          <w:sz w:val="18"/>
          <w:szCs w:val="18"/>
        </w:rPr>
        <w:t>- バージョンによって `aspectRatio` / `aspect_ratio` / `IMAGE_CONFIG` の命名が異なるため、実装時に公式ドキュメントで最新仕様を確認すること。</w:t>
      </w:r>
    </w:p>
    <w:p w14:paraId="10BEC1A9" w14:textId="77777777" w:rsidR="00FF2FC6" w:rsidRDefault="00000000">
      <w:pPr>
        <w:shd w:val="clear" w:color="auto" w:fill="F6F4EE"/>
        <w:ind w:left="360"/>
      </w:pPr>
      <w:r>
        <w:rPr>
          <w:rFonts w:ascii="Courier New" w:eastAsia="Courier New" w:hAnsi="Courier New" w:cs="Courier New"/>
          <w:color w:val="303641"/>
          <w:sz w:val="18"/>
          <w:szCs w:val="18"/>
        </w:rPr>
        <w:t>- API 側で指定不可なバージョンの場合は、生成後に Pillow で 1920×1080 にクロップする fallback を実装。</w:t>
      </w:r>
    </w:p>
    <w:p w14:paraId="01181B6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4E0224D" w14:textId="77777777" w:rsidR="00FF2FC6" w:rsidRDefault="00000000">
      <w:pPr>
        <w:shd w:val="clear" w:color="auto" w:fill="F6F4EE"/>
        <w:ind w:left="360"/>
      </w:pPr>
      <w:r>
        <w:rPr>
          <w:rFonts w:ascii="Courier New" w:eastAsia="Courier New" w:hAnsi="Courier New" w:cs="Courier New"/>
          <w:color w:val="303641"/>
          <w:sz w:val="18"/>
          <w:szCs w:val="18"/>
        </w:rPr>
        <w:t>---</w:t>
      </w:r>
    </w:p>
    <w:p w14:paraId="75909C5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7C9CB8B" w14:textId="77777777" w:rsidR="00FF2FC6" w:rsidRDefault="00000000">
      <w:pPr>
        <w:shd w:val="clear" w:color="auto" w:fill="F6F4EE"/>
        <w:ind w:left="360"/>
      </w:pPr>
      <w:r>
        <w:rPr>
          <w:rFonts w:ascii="Courier New" w:eastAsia="Courier New" w:hAnsi="Courier New" w:cs="Courier New"/>
          <w:color w:val="303641"/>
          <w:sz w:val="18"/>
          <w:szCs w:val="18"/>
        </w:rPr>
        <w:t>## 7. 失敗検知とフォールバック</w:t>
      </w:r>
    </w:p>
    <w:p w14:paraId="23927C2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5B2744F" w14:textId="77777777" w:rsidR="00FF2FC6" w:rsidRDefault="00000000">
      <w:pPr>
        <w:shd w:val="clear" w:color="auto" w:fill="F6F4EE"/>
        <w:ind w:left="360"/>
      </w:pPr>
      <w:r>
        <w:rPr>
          <w:rFonts w:ascii="Courier New" w:eastAsia="Courier New" w:hAnsi="Courier New" w:cs="Courier New"/>
          <w:color w:val="303641"/>
          <w:sz w:val="18"/>
          <w:szCs w:val="18"/>
        </w:rPr>
        <w:t>### 7.1 抽象名詞ブラックリスト (強化版)</w:t>
      </w:r>
    </w:p>
    <w:p w14:paraId="6A24C9B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05C966E"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1B03BEF9" w14:textId="77777777" w:rsidR="00FF2FC6" w:rsidRDefault="00000000">
      <w:pPr>
        <w:shd w:val="clear" w:color="auto" w:fill="F6F4EE"/>
        <w:ind w:left="360"/>
      </w:pPr>
      <w:r>
        <w:rPr>
          <w:rFonts w:ascii="Courier New" w:eastAsia="Courier New" w:hAnsi="Courier New" w:cs="Courier New"/>
          <w:color w:val="303641"/>
          <w:sz w:val="18"/>
          <w:szCs w:val="18"/>
        </w:rPr>
        <w:t>ABSTRACT_NOUN_BLACKLIST = {</w:t>
      </w:r>
    </w:p>
    <w:p w14:paraId="79C21518" w14:textId="77777777" w:rsidR="00FF2FC6" w:rsidRDefault="00000000">
      <w:pPr>
        <w:shd w:val="clear" w:color="auto" w:fill="F6F4EE"/>
        <w:ind w:left="360"/>
      </w:pPr>
      <w:r>
        <w:rPr>
          <w:rFonts w:ascii="Courier New" w:eastAsia="Courier New" w:hAnsi="Courier New" w:cs="Courier New"/>
          <w:color w:val="303641"/>
          <w:sz w:val="18"/>
          <w:szCs w:val="18"/>
        </w:rPr>
        <w:t xml:space="preserve">    # v1.0 からの引き継ぎ</w:t>
      </w:r>
    </w:p>
    <w:p w14:paraId="25B0343A" w14:textId="77777777" w:rsidR="00FF2FC6" w:rsidRDefault="00000000">
      <w:pPr>
        <w:shd w:val="clear" w:color="auto" w:fill="F6F4EE"/>
        <w:ind w:left="360"/>
      </w:pPr>
      <w:r>
        <w:rPr>
          <w:rFonts w:ascii="Courier New" w:eastAsia="Courier New" w:hAnsi="Courier New" w:cs="Courier New"/>
          <w:color w:val="303641"/>
          <w:sz w:val="18"/>
          <w:szCs w:val="18"/>
        </w:rPr>
        <w:t xml:space="preserve">    "growth", "risk", "trend", "market", "economy", "strategy",</w:t>
      </w:r>
    </w:p>
    <w:p w14:paraId="73D06E4F" w14:textId="77777777" w:rsidR="00FF2FC6" w:rsidRDefault="00000000">
      <w:pPr>
        <w:shd w:val="clear" w:color="auto" w:fill="F6F4EE"/>
        <w:ind w:left="360"/>
      </w:pPr>
      <w:r>
        <w:rPr>
          <w:rFonts w:ascii="Courier New" w:eastAsia="Courier New" w:hAnsi="Courier New" w:cs="Courier New"/>
          <w:color w:val="303641"/>
          <w:sz w:val="18"/>
          <w:szCs w:val="18"/>
        </w:rPr>
        <w:t xml:space="preserve">    "future", "change", "impact",</w:t>
      </w:r>
    </w:p>
    <w:p w14:paraId="1E24B35A" w14:textId="77777777" w:rsidR="00FF2FC6" w:rsidRDefault="00000000">
      <w:pPr>
        <w:shd w:val="clear" w:color="auto" w:fill="F6F4EE"/>
        <w:ind w:left="360"/>
      </w:pPr>
      <w:r>
        <w:rPr>
          <w:rFonts w:ascii="Courier New" w:eastAsia="Courier New" w:hAnsi="Courier New" w:cs="Courier New"/>
          <w:color w:val="303641"/>
          <w:sz w:val="18"/>
          <w:szCs w:val="18"/>
        </w:rPr>
        <w:t xml:space="preserve">    # v1.1 追加 (金融・ビジネスニュースで頻出)</w:t>
      </w:r>
    </w:p>
    <w:p w14:paraId="010157B2" w14:textId="77777777" w:rsidR="00FF2FC6" w:rsidRDefault="00000000">
      <w:pPr>
        <w:shd w:val="clear" w:color="auto" w:fill="F6F4EE"/>
        <w:ind w:left="360"/>
      </w:pPr>
      <w:r>
        <w:rPr>
          <w:rFonts w:ascii="Courier New" w:eastAsia="Courier New" w:hAnsi="Courier New" w:cs="Courier New"/>
          <w:color w:val="303641"/>
          <w:sz w:val="18"/>
          <w:szCs w:val="18"/>
        </w:rPr>
        <w:t xml:space="preserve">    "innovation", "disruption", "transformation", "opportunity", "challenge",</w:t>
      </w:r>
    </w:p>
    <w:p w14:paraId="2B8DEC88" w14:textId="77777777" w:rsidR="00FF2FC6" w:rsidRDefault="00000000">
      <w:pPr>
        <w:shd w:val="clear" w:color="auto" w:fill="F6F4EE"/>
        <w:ind w:left="360"/>
      </w:pPr>
      <w:r>
        <w:rPr>
          <w:rFonts w:ascii="Courier New" w:eastAsia="Courier New" w:hAnsi="Courier New" w:cs="Courier New"/>
          <w:color w:val="303641"/>
          <w:sz w:val="18"/>
          <w:szCs w:val="18"/>
        </w:rPr>
        <w:t xml:space="preserve">    "landscape", "dynamics", "ecosystem", "momentum", "outlook",</w:t>
      </w:r>
    </w:p>
    <w:p w14:paraId="7EB7DEF7" w14:textId="77777777" w:rsidR="00FF2FC6" w:rsidRDefault="00000000">
      <w:pPr>
        <w:shd w:val="clear" w:color="auto" w:fill="F6F4EE"/>
        <w:ind w:left="360"/>
      </w:pPr>
      <w:r>
        <w:rPr>
          <w:rFonts w:ascii="Courier New" w:eastAsia="Courier New" w:hAnsi="Courier New" w:cs="Courier New"/>
          <w:color w:val="303641"/>
          <w:sz w:val="18"/>
          <w:szCs w:val="18"/>
        </w:rPr>
        <w:t xml:space="preserve">    # 追加の抽象語</w:t>
      </w:r>
    </w:p>
    <w:p w14:paraId="6EF1B2F6" w14:textId="77777777" w:rsidR="00FF2FC6" w:rsidRDefault="00000000">
      <w:pPr>
        <w:shd w:val="clear" w:color="auto" w:fill="F6F4EE"/>
        <w:ind w:left="360"/>
      </w:pPr>
      <w:r>
        <w:rPr>
          <w:rFonts w:ascii="Courier New" w:eastAsia="Courier New" w:hAnsi="Courier New" w:cs="Courier New"/>
          <w:color w:val="303641"/>
          <w:sz w:val="18"/>
          <w:szCs w:val="18"/>
        </w:rPr>
        <w:t xml:space="preserve">    "potential", "value", "performance", "competition", "advantage",</w:t>
      </w:r>
    </w:p>
    <w:p w14:paraId="496B67F3" w14:textId="77777777" w:rsidR="00FF2FC6" w:rsidRDefault="00000000">
      <w:pPr>
        <w:shd w:val="clear" w:color="auto" w:fill="F6F4EE"/>
        <w:ind w:left="360"/>
      </w:pPr>
      <w:r>
        <w:rPr>
          <w:rFonts w:ascii="Courier New" w:eastAsia="Courier New" w:hAnsi="Courier New" w:cs="Courier New"/>
          <w:color w:val="303641"/>
          <w:sz w:val="18"/>
          <w:szCs w:val="18"/>
        </w:rPr>
        <w:t>}</w:t>
      </w:r>
    </w:p>
    <w:p w14:paraId="387FB45D" w14:textId="77777777" w:rsidR="00FF2FC6" w:rsidRDefault="00000000">
      <w:pPr>
        <w:shd w:val="clear" w:color="auto" w:fill="F6F4EE"/>
        <w:ind w:left="360"/>
      </w:pPr>
      <w:r>
        <w:rPr>
          <w:rFonts w:ascii="Courier New" w:eastAsia="Courier New" w:hAnsi="Courier New" w:cs="Courier New"/>
          <w:color w:val="303641"/>
          <w:sz w:val="18"/>
          <w:szCs w:val="18"/>
        </w:rPr>
        <w:t>```</w:t>
      </w:r>
    </w:p>
    <w:p w14:paraId="16371A85" w14:textId="77777777" w:rsidR="00FF2FC6" w:rsidRDefault="00000000">
      <w:pPr>
        <w:shd w:val="clear" w:color="auto" w:fill="F6F4EE"/>
        <w:ind w:left="360"/>
      </w:pPr>
      <w:r>
        <w:rPr>
          <w:rFonts w:ascii="Courier New" w:eastAsia="Courier New" w:hAnsi="Courier New" w:cs="Courier New"/>
          <w:color w:val="303641"/>
          <w:sz w:val="18"/>
          <w:szCs w:val="18"/>
        </w:rPr>
        <w:lastRenderedPageBreak/>
        <w:t xml:space="preserve"> </w:t>
      </w:r>
    </w:p>
    <w:p w14:paraId="5B0125C6" w14:textId="77777777" w:rsidR="00FF2FC6" w:rsidRDefault="00000000">
      <w:pPr>
        <w:shd w:val="clear" w:color="auto" w:fill="F6F4EE"/>
        <w:ind w:left="360"/>
      </w:pPr>
      <w:r>
        <w:rPr>
          <w:rFonts w:ascii="Courier New" w:eastAsia="Courier New" w:hAnsi="Courier New" w:cs="Courier New"/>
          <w:color w:val="303641"/>
          <w:sz w:val="18"/>
          <w:szCs w:val="18"/>
        </w:rPr>
        <w:t>### 7.2 リトライ判定</w:t>
      </w:r>
    </w:p>
    <w:p w14:paraId="5613056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2C23C05" w14:textId="77777777" w:rsidR="00FF2FC6" w:rsidRDefault="00000000">
      <w:pPr>
        <w:shd w:val="clear" w:color="auto" w:fill="F6F4EE"/>
        <w:ind w:left="360"/>
      </w:pPr>
      <w:r>
        <w:rPr>
          <w:rFonts w:ascii="Courier New" w:eastAsia="Courier New" w:hAnsi="Courier New" w:cs="Courier New"/>
          <w:color w:val="303641"/>
          <w:sz w:val="18"/>
          <w:szCs w:val="18"/>
        </w:rPr>
        <w:t>以下のいずれかに該当したら **1 回だけ** 再試行:</w:t>
      </w:r>
    </w:p>
    <w:p w14:paraId="6085673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8D60CFC" w14:textId="77777777" w:rsidR="00FF2FC6" w:rsidRDefault="00000000">
      <w:pPr>
        <w:shd w:val="clear" w:color="auto" w:fill="F6F4EE"/>
        <w:ind w:left="360"/>
      </w:pPr>
      <w:r>
        <w:rPr>
          <w:rFonts w:ascii="Courier New" w:eastAsia="Courier New" w:hAnsi="Courier New" w:cs="Courier New"/>
          <w:color w:val="303641"/>
          <w:sz w:val="18"/>
          <w:szCs w:val="18"/>
        </w:rPr>
        <w:t>1. `primary_subject_noun` に `ABSTRACT_NOUN_BLACKLIST` の語が含まれる (小文字比較)</w:t>
      </w:r>
    </w:p>
    <w:p w14:paraId="46BD157C" w14:textId="77777777" w:rsidR="00FF2FC6" w:rsidRDefault="00000000">
      <w:pPr>
        <w:shd w:val="clear" w:color="auto" w:fill="F6F4EE"/>
        <w:ind w:left="360"/>
      </w:pPr>
      <w:r>
        <w:rPr>
          <w:rFonts w:ascii="Courier New" w:eastAsia="Courier New" w:hAnsi="Courier New" w:cs="Courier New"/>
          <w:color w:val="303641"/>
          <w:sz w:val="18"/>
          <w:szCs w:val="18"/>
        </w:rPr>
        <w:t>2. `primary_subject_noun` が 2 語以下 (冠詞を除く)</w:t>
      </w:r>
    </w:p>
    <w:p w14:paraId="5EEE0C23" w14:textId="77777777" w:rsidR="00FF2FC6" w:rsidRDefault="00000000">
      <w:pPr>
        <w:shd w:val="clear" w:color="auto" w:fill="F6F4EE"/>
        <w:ind w:left="360"/>
      </w:pPr>
      <w:r>
        <w:rPr>
          <w:rFonts w:ascii="Courier New" w:eastAsia="Courier New" w:hAnsi="Courier New" w:cs="Courier New"/>
          <w:color w:val="303641"/>
          <w:sz w:val="18"/>
          <w:szCs w:val="18"/>
        </w:rPr>
        <w:t>3. JSON パース失敗</w:t>
      </w:r>
    </w:p>
    <w:p w14:paraId="6D548F9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015EE92" w14:textId="77777777" w:rsidR="00FF2FC6" w:rsidRDefault="00000000">
      <w:pPr>
        <w:shd w:val="clear" w:color="auto" w:fill="F6F4EE"/>
        <w:ind w:left="360"/>
      </w:pPr>
      <w:r>
        <w:rPr>
          <w:rFonts w:ascii="Courier New" w:eastAsia="Courier New" w:hAnsi="Courier New" w:cs="Courier New"/>
          <w:color w:val="303641"/>
          <w:sz w:val="18"/>
          <w:szCs w:val="18"/>
        </w:rPr>
        <w:t>### 7.3 リトライ時の追加指示</w:t>
      </w:r>
    </w:p>
    <w:p w14:paraId="446E38F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38C6B71" w14:textId="77777777" w:rsidR="00FF2FC6" w:rsidRDefault="00000000">
      <w:pPr>
        <w:shd w:val="clear" w:color="auto" w:fill="F6F4EE"/>
        <w:ind w:left="360"/>
      </w:pPr>
      <w:r>
        <w:rPr>
          <w:rFonts w:ascii="Courier New" w:eastAsia="Courier New" w:hAnsi="Courier New" w:cs="Courier New"/>
          <w:color w:val="303641"/>
          <w:sz w:val="18"/>
          <w:szCs w:val="18"/>
        </w:rPr>
        <w:t>```</w:t>
      </w:r>
    </w:p>
    <w:p w14:paraId="4D02B6BA" w14:textId="77777777" w:rsidR="00FF2FC6" w:rsidRDefault="00000000">
      <w:pPr>
        <w:shd w:val="clear" w:color="auto" w:fill="F6F4EE"/>
        <w:ind w:left="360"/>
      </w:pPr>
      <w:r>
        <w:rPr>
          <w:rFonts w:ascii="Courier New" w:eastAsia="Courier New" w:hAnsi="Courier New" w:cs="Courier New"/>
          <w:color w:val="303641"/>
          <w:sz w:val="18"/>
          <w:szCs w:val="18"/>
        </w:rPr>
        <w:t>Your previous output was too abstract. The primary_subject_noun must be</w:t>
      </w:r>
    </w:p>
    <w:p w14:paraId="7C28CDE4" w14:textId="77777777" w:rsidR="00FF2FC6" w:rsidRDefault="00000000">
      <w:pPr>
        <w:shd w:val="clear" w:color="auto" w:fill="F6F4EE"/>
        <w:ind w:left="360"/>
      </w:pPr>
      <w:r>
        <w:rPr>
          <w:rFonts w:ascii="Courier New" w:eastAsia="Courier New" w:hAnsi="Courier New" w:cs="Courier New"/>
          <w:color w:val="303641"/>
          <w:sz w:val="18"/>
          <w:szCs w:val="18"/>
        </w:rPr>
        <w:t>a physically drawable object that a child could recognize.</w:t>
      </w:r>
    </w:p>
    <w:p w14:paraId="446F993E" w14:textId="77777777" w:rsidR="00FF2FC6" w:rsidRDefault="00000000">
      <w:pPr>
        <w:shd w:val="clear" w:color="auto" w:fill="F6F4EE"/>
        <w:ind w:left="360"/>
      </w:pPr>
      <w:r>
        <w:rPr>
          <w:rFonts w:ascii="Courier New" w:eastAsia="Courier New" w:hAnsi="Courier New" w:cs="Courier New"/>
          <w:color w:val="303641"/>
          <w:sz w:val="18"/>
          <w:szCs w:val="18"/>
        </w:rPr>
        <w:t>Examples of GOOD nouns: "a cyclist", "a skyscraper", "a golden coin",</w:t>
      </w:r>
    </w:p>
    <w:p w14:paraId="0856AB48" w14:textId="77777777" w:rsidR="00FF2FC6" w:rsidRDefault="00000000">
      <w:pPr>
        <w:shd w:val="clear" w:color="auto" w:fill="F6F4EE"/>
        <w:ind w:left="360"/>
      </w:pPr>
      <w:r>
        <w:rPr>
          <w:rFonts w:ascii="Courier New" w:eastAsia="Courier New" w:hAnsi="Courier New" w:cs="Courier New"/>
          <w:color w:val="303641"/>
          <w:sz w:val="18"/>
          <w:szCs w:val="18"/>
        </w:rPr>
        <w:t>"a chess piece", "a suitcase". Retry with a more concrete noun.</w:t>
      </w:r>
    </w:p>
    <w:p w14:paraId="7FF58EC4" w14:textId="77777777" w:rsidR="00FF2FC6" w:rsidRDefault="00000000">
      <w:pPr>
        <w:shd w:val="clear" w:color="auto" w:fill="F6F4EE"/>
        <w:ind w:left="360"/>
      </w:pPr>
      <w:r>
        <w:rPr>
          <w:rFonts w:ascii="Courier New" w:eastAsia="Courier New" w:hAnsi="Courier New" w:cs="Courier New"/>
          <w:color w:val="303641"/>
          <w:sz w:val="18"/>
          <w:szCs w:val="18"/>
        </w:rPr>
        <w:t>```</w:t>
      </w:r>
    </w:p>
    <w:p w14:paraId="0A72FC7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84B9C5E" w14:textId="77777777" w:rsidR="00FF2FC6" w:rsidRDefault="00000000">
      <w:pPr>
        <w:shd w:val="clear" w:color="auto" w:fill="F6F4EE"/>
        <w:ind w:left="360"/>
      </w:pPr>
      <w:r>
        <w:rPr>
          <w:rFonts w:ascii="Courier New" w:eastAsia="Courier New" w:hAnsi="Courier New" w:cs="Courier New"/>
          <w:color w:val="303641"/>
          <w:sz w:val="18"/>
          <w:szCs w:val="18"/>
        </w:rPr>
        <w:t>### 7.4 最終フォールバック (Anthropic 不使用なので関係なし → Gemini text 失敗時の挙動)</w:t>
      </w:r>
    </w:p>
    <w:p w14:paraId="07BAC52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3292396" w14:textId="77777777" w:rsidR="00FF2FC6" w:rsidRDefault="00000000">
      <w:pPr>
        <w:shd w:val="clear" w:color="auto" w:fill="F6F4EE"/>
        <w:ind w:left="360"/>
      </w:pPr>
      <w:r>
        <w:rPr>
          <w:rFonts w:ascii="Courier New" w:eastAsia="Courier New" w:hAnsi="Courier New" w:cs="Courier New"/>
          <w:color w:val="303641"/>
          <w:sz w:val="18"/>
          <w:szCs w:val="18"/>
        </w:rPr>
        <w:t>Gemini text (JSON抽出) が 2 回失敗した場合:</w:t>
      </w:r>
    </w:p>
    <w:p w14:paraId="7C46E57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6DEEEDC" w14:textId="77777777" w:rsidR="00FF2FC6" w:rsidRDefault="00000000">
      <w:pPr>
        <w:shd w:val="clear" w:color="auto" w:fill="F6F4EE"/>
        <w:ind w:left="360"/>
      </w:pPr>
      <w:r>
        <w:rPr>
          <w:rFonts w:ascii="Courier New" w:eastAsia="Courier New" w:hAnsi="Courier New" w:cs="Courier New"/>
          <w:color w:val="303641"/>
          <w:sz w:val="18"/>
          <w:szCs w:val="18"/>
        </w:rPr>
        <w:t>1. エラーログを記録</w:t>
      </w:r>
    </w:p>
    <w:p w14:paraId="717E50E6" w14:textId="77777777" w:rsidR="00FF2FC6" w:rsidRDefault="00000000">
      <w:pPr>
        <w:shd w:val="clear" w:color="auto" w:fill="F6F4EE"/>
        <w:ind w:left="360"/>
      </w:pPr>
      <w:r>
        <w:rPr>
          <w:rFonts w:ascii="Courier New" w:eastAsia="Courier New" w:hAnsi="Courier New" w:cs="Courier New"/>
          <w:color w:val="303641"/>
          <w:sz w:val="18"/>
          <w:szCs w:val="18"/>
        </w:rPr>
        <w:t>2. **現行ロジック (summary 直接 → Gemini image) にデグレード**</w:t>
      </w:r>
    </w:p>
    <w:p w14:paraId="15F285BD" w14:textId="77777777" w:rsidR="00FF2FC6" w:rsidRDefault="00000000">
      <w:pPr>
        <w:shd w:val="clear" w:color="auto" w:fill="F6F4EE"/>
        <w:ind w:left="360"/>
      </w:pPr>
      <w:r>
        <w:rPr>
          <w:rFonts w:ascii="Courier New" w:eastAsia="Courier New" w:hAnsi="Courier New" w:cs="Courier New"/>
          <w:color w:val="303641"/>
          <w:sz w:val="18"/>
          <w:szCs w:val="18"/>
        </w:rPr>
        <w:t>3. daily publish job は **失敗させない** (Hero image なしでも記事本文は配信する)</w:t>
      </w:r>
    </w:p>
    <w:p w14:paraId="140152A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1CC3326"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61D2FCEA" w14:textId="77777777" w:rsidR="00FF2FC6" w:rsidRDefault="00000000">
      <w:pPr>
        <w:shd w:val="clear" w:color="auto" w:fill="F6F4EE"/>
        <w:ind w:left="360"/>
      </w:pPr>
      <w:r>
        <w:rPr>
          <w:rFonts w:ascii="Courier New" w:eastAsia="Courier New" w:hAnsi="Courier New" w:cs="Courier New"/>
          <w:color w:val="303641"/>
          <w:sz w:val="18"/>
          <w:szCs w:val="18"/>
        </w:rPr>
        <w:t>def generate_hero_with_fallback(summary: str, media: str) -&gt; Optional[bytes]:</w:t>
      </w:r>
    </w:p>
    <w:p w14:paraId="763D7B1D" w14:textId="77777777" w:rsidR="00FF2FC6" w:rsidRDefault="00000000">
      <w:pPr>
        <w:shd w:val="clear" w:color="auto" w:fill="F6F4EE"/>
        <w:ind w:left="360"/>
      </w:pPr>
      <w:r>
        <w:rPr>
          <w:rFonts w:ascii="Courier New" w:eastAsia="Courier New" w:hAnsi="Courier New" w:cs="Courier New"/>
          <w:color w:val="303641"/>
          <w:sz w:val="18"/>
          <w:szCs w:val="18"/>
        </w:rPr>
        <w:t xml:space="preserve">    try:</w:t>
      </w:r>
    </w:p>
    <w:p w14:paraId="2FA90D22" w14:textId="77777777" w:rsidR="00FF2FC6" w:rsidRDefault="00000000">
      <w:pPr>
        <w:shd w:val="clear" w:color="auto" w:fill="F6F4EE"/>
        <w:ind w:left="360"/>
      </w:pPr>
      <w:r>
        <w:rPr>
          <w:rFonts w:ascii="Courier New" w:eastAsia="Courier New" w:hAnsi="Courier New" w:cs="Courier New"/>
          <w:color w:val="303641"/>
          <w:sz w:val="18"/>
          <w:szCs w:val="18"/>
        </w:rPr>
        <w:t xml:space="preserve">        concept = extract_visual_concept(summary)  # Gemini text</w:t>
      </w:r>
    </w:p>
    <w:p w14:paraId="0369A619" w14:textId="77777777" w:rsidR="00FF2FC6" w:rsidRDefault="00000000">
      <w:pPr>
        <w:shd w:val="clear" w:color="auto" w:fill="F6F4EE"/>
        <w:ind w:left="360"/>
      </w:pPr>
      <w:r>
        <w:rPr>
          <w:rFonts w:ascii="Courier New" w:eastAsia="Courier New" w:hAnsi="Courier New" w:cs="Courier New"/>
          <w:color w:val="303641"/>
          <w:sz w:val="18"/>
          <w:szCs w:val="18"/>
        </w:rPr>
        <w:t xml:space="preserve">        prompt = build_hero_prompt(**concept, **STYLE_DICTIONARY[media])</w:t>
      </w:r>
    </w:p>
    <w:p w14:paraId="0715D145"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generate_image(prompt)  # Gemini image</w:t>
      </w:r>
    </w:p>
    <w:p w14:paraId="6B0A02C7" w14:textId="77777777" w:rsidR="00FF2FC6" w:rsidRDefault="00000000">
      <w:pPr>
        <w:shd w:val="clear" w:color="auto" w:fill="F6F4EE"/>
        <w:ind w:left="360"/>
      </w:pPr>
      <w:r>
        <w:rPr>
          <w:rFonts w:ascii="Courier New" w:eastAsia="Courier New" w:hAnsi="Courier New" w:cs="Courier New"/>
          <w:color w:val="303641"/>
          <w:sz w:val="18"/>
          <w:szCs w:val="18"/>
        </w:rPr>
        <w:t xml:space="preserve">    except GeminiTextExtractionError:</w:t>
      </w:r>
    </w:p>
    <w:p w14:paraId="7A198DC4" w14:textId="77777777" w:rsidR="00FF2FC6" w:rsidRDefault="00000000">
      <w:pPr>
        <w:shd w:val="clear" w:color="auto" w:fill="F6F4EE"/>
        <w:ind w:left="360"/>
      </w:pPr>
      <w:r>
        <w:rPr>
          <w:rFonts w:ascii="Courier New" w:eastAsia="Courier New" w:hAnsi="Courier New" w:cs="Courier New"/>
          <w:color w:val="303641"/>
          <w:sz w:val="18"/>
          <w:szCs w:val="18"/>
        </w:rPr>
        <w:t xml:space="preserve">        log.warning("Gemini text failed, falling back to direct summary prompt")</w:t>
      </w:r>
    </w:p>
    <w:p w14:paraId="4160939C"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generate_image_direct(summary, media)  # 現行ロジック</w:t>
      </w:r>
    </w:p>
    <w:p w14:paraId="310BA7CE" w14:textId="77777777" w:rsidR="00FF2FC6" w:rsidRDefault="00000000">
      <w:pPr>
        <w:shd w:val="clear" w:color="auto" w:fill="F6F4EE"/>
        <w:ind w:left="360"/>
      </w:pPr>
      <w:r>
        <w:rPr>
          <w:rFonts w:ascii="Courier New" w:eastAsia="Courier New" w:hAnsi="Courier New" w:cs="Courier New"/>
          <w:color w:val="303641"/>
          <w:sz w:val="18"/>
          <w:szCs w:val="18"/>
        </w:rPr>
        <w:t xml:space="preserve">    except GeminiImageGenerationError:</w:t>
      </w:r>
    </w:p>
    <w:p w14:paraId="27316566" w14:textId="77777777" w:rsidR="00FF2FC6" w:rsidRDefault="00000000">
      <w:pPr>
        <w:shd w:val="clear" w:color="auto" w:fill="F6F4EE"/>
        <w:ind w:left="360"/>
      </w:pPr>
      <w:r>
        <w:rPr>
          <w:rFonts w:ascii="Courier New" w:eastAsia="Courier New" w:hAnsi="Courier New" w:cs="Courier New"/>
          <w:color w:val="303641"/>
          <w:sz w:val="18"/>
          <w:szCs w:val="18"/>
        </w:rPr>
        <w:t xml:space="preserve">        log.error("Gemini image generation failed")</w:t>
      </w:r>
    </w:p>
    <w:p w14:paraId="2D0BD28C"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None  # Hero image なしで記事は配信継続</w:t>
      </w:r>
    </w:p>
    <w:p w14:paraId="39990C31" w14:textId="77777777" w:rsidR="00FF2FC6" w:rsidRDefault="00000000">
      <w:pPr>
        <w:shd w:val="clear" w:color="auto" w:fill="F6F4EE"/>
        <w:ind w:left="360"/>
      </w:pPr>
      <w:r>
        <w:rPr>
          <w:rFonts w:ascii="Courier New" w:eastAsia="Courier New" w:hAnsi="Courier New" w:cs="Courier New"/>
          <w:color w:val="303641"/>
          <w:sz w:val="18"/>
          <w:szCs w:val="18"/>
        </w:rPr>
        <w:t>```</w:t>
      </w:r>
    </w:p>
    <w:p w14:paraId="3F758AA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B54A36D" w14:textId="77777777" w:rsidR="00FF2FC6" w:rsidRDefault="00000000">
      <w:pPr>
        <w:shd w:val="clear" w:color="auto" w:fill="F6F4EE"/>
        <w:ind w:left="360"/>
      </w:pPr>
      <w:r>
        <w:rPr>
          <w:rFonts w:ascii="Courier New" w:eastAsia="Courier New" w:hAnsi="Courier New" w:cs="Courier New"/>
          <w:color w:val="303641"/>
          <w:sz w:val="18"/>
          <w:szCs w:val="18"/>
        </w:rPr>
        <w:t>---</w:t>
      </w:r>
    </w:p>
    <w:p w14:paraId="190E4B0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46097B1" w14:textId="77777777" w:rsidR="00FF2FC6" w:rsidRDefault="00000000">
      <w:pPr>
        <w:shd w:val="clear" w:color="auto" w:fill="F6F4EE"/>
        <w:ind w:left="360"/>
      </w:pPr>
      <w:r>
        <w:rPr>
          <w:rFonts w:ascii="Courier New" w:eastAsia="Courier New" w:hAnsi="Courier New" w:cs="Courier New"/>
          <w:color w:val="303641"/>
          <w:sz w:val="18"/>
          <w:szCs w:val="18"/>
        </w:rPr>
        <w:t>## 8. ログ出力</w:t>
      </w:r>
    </w:p>
    <w:p w14:paraId="18A846D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AB21194" w14:textId="77777777" w:rsidR="00FF2FC6" w:rsidRDefault="00000000">
      <w:pPr>
        <w:shd w:val="clear" w:color="auto" w:fill="F6F4EE"/>
        <w:ind w:left="360"/>
      </w:pPr>
      <w:r>
        <w:rPr>
          <w:rFonts w:ascii="Courier New" w:eastAsia="Courier New" w:hAnsi="Courier New" w:cs="Courier New"/>
          <w:color w:val="303641"/>
          <w:sz w:val="18"/>
          <w:szCs w:val="18"/>
        </w:rPr>
        <w:t>### 8.1 出力先</w:t>
      </w:r>
    </w:p>
    <w:p w14:paraId="6C59171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0D762F0" w14:textId="77777777" w:rsidR="00FF2FC6" w:rsidRDefault="00000000">
      <w:pPr>
        <w:shd w:val="clear" w:color="auto" w:fill="F6F4EE"/>
        <w:ind w:left="360"/>
      </w:pPr>
      <w:r>
        <w:rPr>
          <w:rFonts w:ascii="Courier New" w:eastAsia="Courier New" w:hAnsi="Courier New" w:cs="Courier New"/>
          <w:color w:val="303641"/>
          <w:sz w:val="18"/>
          <w:szCs w:val="18"/>
        </w:rPr>
        <w:t>`~/newsletter-dashboard/logs/hero_generation.log`</w:t>
      </w:r>
    </w:p>
    <w:p w14:paraId="51FB50A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151EABD" w14:textId="77777777" w:rsidR="00FF2FC6" w:rsidRDefault="00000000">
      <w:pPr>
        <w:shd w:val="clear" w:color="auto" w:fill="F6F4EE"/>
        <w:ind w:left="360"/>
      </w:pPr>
      <w:r>
        <w:rPr>
          <w:rFonts w:ascii="Courier New" w:eastAsia="Courier New" w:hAnsi="Courier New" w:cs="Courier New"/>
          <w:color w:val="303641"/>
          <w:sz w:val="18"/>
          <w:szCs w:val="18"/>
        </w:rPr>
        <w:t>### 8.2 ログレベル分離</w:t>
      </w:r>
    </w:p>
    <w:p w14:paraId="2EA726D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D8A835D" w14:textId="77777777" w:rsidR="00FF2FC6" w:rsidRDefault="00000000">
      <w:pPr>
        <w:shd w:val="clear" w:color="auto" w:fill="F6F4EE"/>
        <w:ind w:left="360"/>
      </w:pPr>
      <w:r>
        <w:rPr>
          <w:rFonts w:ascii="Courier New" w:eastAsia="Courier New" w:hAnsi="Courier New" w:cs="Courier New"/>
          <w:color w:val="303641"/>
          <w:sz w:val="18"/>
          <w:szCs w:val="18"/>
        </w:rPr>
        <w:t>| レベル | 内容 |</w:t>
      </w:r>
    </w:p>
    <w:p w14:paraId="25DE5E87" w14:textId="77777777" w:rsidR="00FF2FC6" w:rsidRDefault="00000000">
      <w:pPr>
        <w:shd w:val="clear" w:color="auto" w:fill="F6F4EE"/>
        <w:ind w:left="360"/>
      </w:pPr>
      <w:r>
        <w:rPr>
          <w:rFonts w:ascii="Courier New" w:eastAsia="Courier New" w:hAnsi="Courier New" w:cs="Courier New"/>
          <w:color w:val="303641"/>
          <w:sz w:val="18"/>
          <w:szCs w:val="18"/>
        </w:rPr>
        <w:t>|---|---|</w:t>
      </w:r>
    </w:p>
    <w:p w14:paraId="5EDD2F6B" w14:textId="77777777" w:rsidR="00FF2FC6" w:rsidRDefault="00000000">
      <w:pPr>
        <w:shd w:val="clear" w:color="auto" w:fill="F6F4EE"/>
        <w:ind w:left="360"/>
      </w:pPr>
      <w:r>
        <w:rPr>
          <w:rFonts w:ascii="Courier New" w:eastAsia="Courier New" w:hAnsi="Courier New" w:cs="Courier New"/>
          <w:color w:val="303641"/>
          <w:sz w:val="18"/>
          <w:szCs w:val="18"/>
        </w:rPr>
        <w:t>| INFO | 成功/失敗、media、slug、所要時間、daily call count |</w:t>
      </w:r>
    </w:p>
    <w:p w14:paraId="6670F58F" w14:textId="77777777" w:rsidR="00FF2FC6" w:rsidRDefault="00000000">
      <w:pPr>
        <w:shd w:val="clear" w:color="auto" w:fill="F6F4EE"/>
        <w:ind w:left="360"/>
      </w:pPr>
      <w:r>
        <w:rPr>
          <w:rFonts w:ascii="Courier New" w:eastAsia="Courier New" w:hAnsi="Courier New" w:cs="Courier New"/>
          <w:color w:val="303641"/>
          <w:sz w:val="18"/>
          <w:szCs w:val="18"/>
        </w:rPr>
        <w:t>| DEBUG (opt-in) | 全プロンプト、JSON抽出結果、Gemini raw response |</w:t>
      </w:r>
    </w:p>
    <w:p w14:paraId="1689590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E2A02FE" w14:textId="77777777" w:rsidR="00FF2FC6" w:rsidRDefault="00000000">
      <w:pPr>
        <w:shd w:val="clear" w:color="auto" w:fill="F6F4EE"/>
        <w:ind w:left="360"/>
      </w:pPr>
      <w:r>
        <w:rPr>
          <w:rFonts w:ascii="Courier New" w:eastAsia="Courier New" w:hAnsi="Courier New" w:cs="Courier New"/>
          <w:color w:val="303641"/>
          <w:sz w:val="18"/>
          <w:szCs w:val="18"/>
        </w:rPr>
        <w:t>### 8.3 INFO レベル出力例</w:t>
      </w:r>
    </w:p>
    <w:p w14:paraId="1CC197C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9E7738C" w14:textId="77777777" w:rsidR="00FF2FC6" w:rsidRDefault="00000000">
      <w:pPr>
        <w:shd w:val="clear" w:color="auto" w:fill="F6F4EE"/>
        <w:ind w:left="360"/>
      </w:pPr>
      <w:r>
        <w:rPr>
          <w:rFonts w:ascii="Courier New" w:eastAsia="Courier New" w:hAnsi="Courier New" w:cs="Courier New"/>
          <w:color w:val="303641"/>
          <w:sz w:val="18"/>
          <w:szCs w:val="18"/>
        </w:rPr>
        <w:t>```</w:t>
      </w:r>
    </w:p>
    <w:p w14:paraId="4F4890AF" w14:textId="77777777" w:rsidR="00FF2FC6" w:rsidRDefault="00000000">
      <w:pPr>
        <w:shd w:val="clear" w:color="auto" w:fill="F6F4EE"/>
        <w:ind w:left="360"/>
      </w:pPr>
      <w:r>
        <w:rPr>
          <w:rFonts w:ascii="Courier New" w:eastAsia="Courier New" w:hAnsi="Courier New" w:cs="Courier New"/>
          <w:color w:val="303641"/>
          <w:sz w:val="18"/>
          <w:szCs w:val="18"/>
        </w:rPr>
        <w:t>[2026-04-22 10:30:15] INFO article_slug=wsj-2026-04-22 media=wsj</w:t>
      </w:r>
    </w:p>
    <w:p w14:paraId="2DE366B6" w14:textId="77777777" w:rsidR="00FF2FC6" w:rsidRDefault="00000000">
      <w:pPr>
        <w:shd w:val="clear" w:color="auto" w:fill="F6F4EE"/>
        <w:ind w:left="360"/>
      </w:pPr>
      <w:r>
        <w:rPr>
          <w:rFonts w:ascii="Courier New" w:eastAsia="Courier New" w:hAnsi="Courier New" w:cs="Courier New"/>
          <w:color w:val="303641"/>
          <w:sz w:val="18"/>
          <w:szCs w:val="18"/>
        </w:rPr>
        <w:t xml:space="preserve">  core_theme=inflation</w:t>
      </w:r>
    </w:p>
    <w:p w14:paraId="07E8257E" w14:textId="77777777" w:rsidR="00FF2FC6" w:rsidRDefault="00000000">
      <w:pPr>
        <w:shd w:val="clear" w:color="auto" w:fill="F6F4EE"/>
        <w:ind w:left="360"/>
      </w:pPr>
      <w:r>
        <w:rPr>
          <w:rFonts w:ascii="Courier New" w:eastAsia="Courier New" w:hAnsi="Courier New" w:cs="Courier New"/>
          <w:color w:val="303641"/>
          <w:sz w:val="18"/>
          <w:szCs w:val="18"/>
        </w:rPr>
        <w:t xml:space="preserve">  subject_noun="a heavy weight"</w:t>
      </w:r>
    </w:p>
    <w:p w14:paraId="6FF31049" w14:textId="77777777" w:rsidR="00FF2FC6" w:rsidRDefault="00000000">
      <w:pPr>
        <w:shd w:val="clear" w:color="auto" w:fill="F6F4EE"/>
        <w:ind w:left="360"/>
      </w:pPr>
      <w:r>
        <w:rPr>
          <w:rFonts w:ascii="Courier New" w:eastAsia="Courier New" w:hAnsi="Courier New" w:cs="Courier New"/>
          <w:color w:val="303641"/>
          <w:sz w:val="18"/>
          <w:szCs w:val="18"/>
        </w:rPr>
        <w:t xml:space="preserve">  result=success duration=4.2s</w:t>
      </w:r>
    </w:p>
    <w:p w14:paraId="5AC4C597" w14:textId="77777777" w:rsidR="00FF2FC6" w:rsidRDefault="00000000">
      <w:pPr>
        <w:shd w:val="clear" w:color="auto" w:fill="F6F4EE"/>
        <w:ind w:left="360"/>
      </w:pPr>
      <w:r>
        <w:rPr>
          <w:rFonts w:ascii="Courier New" w:eastAsia="Courier New" w:hAnsi="Courier New" w:cs="Courier New"/>
          <w:color w:val="303641"/>
          <w:sz w:val="18"/>
          <w:szCs w:val="18"/>
        </w:rPr>
        <w:t xml:space="preserve">  daily_calls=12/1500</w:t>
      </w:r>
    </w:p>
    <w:p w14:paraId="49DD2279" w14:textId="77777777" w:rsidR="00FF2FC6" w:rsidRDefault="00000000">
      <w:pPr>
        <w:shd w:val="clear" w:color="auto" w:fill="F6F4EE"/>
        <w:ind w:left="360"/>
      </w:pPr>
      <w:r>
        <w:rPr>
          <w:rFonts w:ascii="Courier New" w:eastAsia="Courier New" w:hAnsi="Courier New" w:cs="Courier New"/>
          <w:color w:val="303641"/>
          <w:sz w:val="18"/>
          <w:szCs w:val="18"/>
        </w:rPr>
        <w:lastRenderedPageBreak/>
        <w:t>```</w:t>
      </w:r>
    </w:p>
    <w:p w14:paraId="4380560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D70E465" w14:textId="77777777" w:rsidR="00FF2FC6" w:rsidRDefault="00000000">
      <w:pPr>
        <w:shd w:val="clear" w:color="auto" w:fill="F6F4EE"/>
        <w:ind w:left="360"/>
      </w:pPr>
      <w:r>
        <w:rPr>
          <w:rFonts w:ascii="Courier New" w:eastAsia="Courier New" w:hAnsi="Courier New" w:cs="Courier New"/>
          <w:color w:val="303641"/>
          <w:sz w:val="18"/>
          <w:szCs w:val="18"/>
        </w:rPr>
        <w:t>### 8.4 PII / Key 漏洩防止</w:t>
      </w:r>
    </w:p>
    <w:p w14:paraId="5EF6C3B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BBF3932" w14:textId="77777777" w:rsidR="00FF2FC6" w:rsidRDefault="00000000">
      <w:pPr>
        <w:shd w:val="clear" w:color="auto" w:fill="F6F4EE"/>
        <w:ind w:left="360"/>
      </w:pPr>
      <w:r>
        <w:rPr>
          <w:rFonts w:ascii="Courier New" w:eastAsia="Courier New" w:hAnsi="Courier New" w:cs="Courier New"/>
          <w:color w:val="303641"/>
          <w:sz w:val="18"/>
          <w:szCs w:val="18"/>
        </w:rPr>
        <w:t>- `GEMINI_API_KEY` は絶対にログに出さない (マスク必須)</w:t>
      </w:r>
    </w:p>
    <w:p w14:paraId="3201F45A" w14:textId="77777777" w:rsidR="00FF2FC6" w:rsidRDefault="00000000">
      <w:pPr>
        <w:shd w:val="clear" w:color="auto" w:fill="F6F4EE"/>
        <w:ind w:left="360"/>
      </w:pPr>
      <w:r>
        <w:rPr>
          <w:rFonts w:ascii="Courier New" w:eastAsia="Courier New" w:hAnsi="Courier New" w:cs="Courier New"/>
          <w:color w:val="303641"/>
          <w:sz w:val="18"/>
          <w:szCs w:val="18"/>
        </w:rPr>
        <w:t>- ファイルパスはホームディレクトリを `~` に置換</w:t>
      </w:r>
    </w:p>
    <w:p w14:paraId="1007FB96" w14:textId="77777777" w:rsidR="00FF2FC6" w:rsidRDefault="00000000">
      <w:pPr>
        <w:shd w:val="clear" w:color="auto" w:fill="F6F4EE"/>
        <w:ind w:left="360"/>
      </w:pPr>
      <w:r>
        <w:rPr>
          <w:rFonts w:ascii="Courier New" w:eastAsia="Courier New" w:hAnsi="Courier New" w:cs="Courier New"/>
          <w:color w:val="303641"/>
          <w:sz w:val="18"/>
          <w:szCs w:val="18"/>
        </w:rPr>
        <w:t>- summary の本文は DEBUG レベルのみ、INFO には出さない</w:t>
      </w:r>
    </w:p>
    <w:p w14:paraId="1D4B69A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12031E8" w14:textId="77777777" w:rsidR="00FF2FC6" w:rsidRDefault="00000000">
      <w:pPr>
        <w:shd w:val="clear" w:color="auto" w:fill="F6F4EE"/>
        <w:ind w:left="360"/>
      </w:pPr>
      <w:r>
        <w:rPr>
          <w:rFonts w:ascii="Courier New" w:eastAsia="Courier New" w:hAnsi="Courier New" w:cs="Courier New"/>
          <w:color w:val="303641"/>
          <w:sz w:val="18"/>
          <w:szCs w:val="18"/>
        </w:rPr>
        <w:t>---</w:t>
      </w:r>
    </w:p>
    <w:p w14:paraId="7B278B1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710BEB6" w14:textId="77777777" w:rsidR="00FF2FC6" w:rsidRDefault="00000000">
      <w:pPr>
        <w:shd w:val="clear" w:color="auto" w:fill="F6F4EE"/>
        <w:ind w:left="360"/>
      </w:pPr>
      <w:r>
        <w:rPr>
          <w:rFonts w:ascii="Courier New" w:eastAsia="Courier New" w:hAnsi="Courier New" w:cs="Courier New"/>
          <w:color w:val="303641"/>
          <w:sz w:val="18"/>
          <w:szCs w:val="18"/>
        </w:rPr>
        <w:t>## 9. 受け入れ基準</w:t>
      </w:r>
    </w:p>
    <w:p w14:paraId="18712A9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87C31A8" w14:textId="77777777" w:rsidR="00FF2FC6" w:rsidRDefault="00000000">
      <w:pPr>
        <w:shd w:val="clear" w:color="auto" w:fill="F6F4EE"/>
        <w:ind w:left="360"/>
      </w:pPr>
      <w:r>
        <w:rPr>
          <w:rFonts w:ascii="Courier New" w:eastAsia="Courier New" w:hAnsi="Courier New" w:cs="Courier New"/>
          <w:color w:val="303641"/>
          <w:sz w:val="18"/>
          <w:szCs w:val="18"/>
        </w:rPr>
        <w:t>### 9.1 ユニットテスト (test_hero_generation.py)</w:t>
      </w:r>
    </w:p>
    <w:p w14:paraId="5F89E07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774CDF5" w14:textId="77777777" w:rsidR="00FF2FC6" w:rsidRDefault="00000000">
      <w:pPr>
        <w:shd w:val="clear" w:color="auto" w:fill="F6F4EE"/>
        <w:ind w:left="360"/>
      </w:pPr>
      <w:r>
        <w:rPr>
          <w:rFonts w:ascii="Courier New" w:eastAsia="Courier New" w:hAnsi="Courier New" w:cs="Courier New"/>
          <w:color w:val="303641"/>
          <w:sz w:val="18"/>
          <w:szCs w:val="18"/>
        </w:rPr>
        <w:t>**合格条件 (決定論的で検証可能):**</w:t>
      </w:r>
    </w:p>
    <w:p w14:paraId="670E079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0463906" w14:textId="77777777" w:rsidR="00FF2FC6" w:rsidRDefault="00000000">
      <w:pPr>
        <w:shd w:val="clear" w:color="auto" w:fill="F6F4EE"/>
        <w:ind w:left="360"/>
      </w:pPr>
      <w:r>
        <w:rPr>
          <w:rFonts w:ascii="Courier New" w:eastAsia="Courier New" w:hAnsi="Courier New" w:cs="Courier New"/>
          <w:color w:val="303641"/>
          <w:sz w:val="18"/>
          <w:szCs w:val="18"/>
        </w:rPr>
        <w:t>| テストケース | 入力 | 合格条件 |</w:t>
      </w:r>
    </w:p>
    <w:p w14:paraId="410656BF" w14:textId="77777777" w:rsidR="00FF2FC6" w:rsidRDefault="00000000">
      <w:pPr>
        <w:shd w:val="clear" w:color="auto" w:fill="F6F4EE"/>
        <w:ind w:left="360"/>
      </w:pPr>
      <w:r>
        <w:rPr>
          <w:rFonts w:ascii="Courier New" w:eastAsia="Courier New" w:hAnsi="Courier New" w:cs="Courier New"/>
          <w:color w:val="303641"/>
          <w:sz w:val="18"/>
          <w:szCs w:val="18"/>
        </w:rPr>
        <w:t>|---|---|---|</w:t>
      </w:r>
    </w:p>
    <w:p w14:paraId="2B3AC6BD" w14:textId="77777777" w:rsidR="00FF2FC6" w:rsidRDefault="00000000">
      <w:pPr>
        <w:shd w:val="clear" w:color="auto" w:fill="F6F4EE"/>
        <w:ind w:left="360"/>
      </w:pPr>
      <w:r>
        <w:rPr>
          <w:rFonts w:ascii="Courier New" w:eastAsia="Courier New" w:hAnsi="Courier New" w:cs="Courier New"/>
          <w:color w:val="303641"/>
          <w:sz w:val="18"/>
          <w:szCs w:val="18"/>
        </w:rPr>
        <w:t>| TC-01 | summary = "日銀が利上げを示唆、円高が進行" (media=wsj) | `primary_subject_noun` が `ABSTRACT_NOUN_BLACKLIST` に含まれない |</w:t>
      </w:r>
    </w:p>
    <w:p w14:paraId="08E702FA" w14:textId="77777777" w:rsidR="00FF2FC6" w:rsidRDefault="00000000">
      <w:pPr>
        <w:shd w:val="clear" w:color="auto" w:fill="F6F4EE"/>
        <w:ind w:left="360"/>
      </w:pPr>
      <w:r>
        <w:rPr>
          <w:rFonts w:ascii="Courier New" w:eastAsia="Courier New" w:hAnsi="Courier New" w:cs="Courier New"/>
          <w:color w:val="303641"/>
          <w:sz w:val="18"/>
          <w:szCs w:val="18"/>
        </w:rPr>
        <w:t>| TC-02 | summary = "JAL City那覇、GW期間のADRが前年比+15%" (media=skift) | 同上 + 最終プロンプト中に `aspirational` が含まれる |</w:t>
      </w:r>
    </w:p>
    <w:p w14:paraId="2169DAC8" w14:textId="77777777" w:rsidR="00FF2FC6" w:rsidRDefault="00000000">
      <w:pPr>
        <w:shd w:val="clear" w:color="auto" w:fill="F6F4EE"/>
        <w:ind w:left="360"/>
      </w:pPr>
      <w:r>
        <w:rPr>
          <w:rFonts w:ascii="Courier New" w:eastAsia="Courier New" w:hAnsi="Courier New" w:cs="Courier New"/>
          <w:color w:val="303641"/>
          <w:sz w:val="18"/>
          <w:szCs w:val="18"/>
        </w:rPr>
        <w:t>| TC-03 | summary = "Marubeniが仙台SS30の取得を検討" (media=buysiders) | 同上 + 最終プロンプトに `navy and gold` が含まれる |</w:t>
      </w:r>
    </w:p>
    <w:p w14:paraId="74FAF9B4" w14:textId="77777777" w:rsidR="00FF2FC6" w:rsidRDefault="00000000">
      <w:pPr>
        <w:shd w:val="clear" w:color="auto" w:fill="F6F4EE"/>
        <w:ind w:left="360"/>
      </w:pPr>
      <w:r>
        <w:rPr>
          <w:rFonts w:ascii="Courier New" w:eastAsia="Courier New" w:hAnsi="Courier New" w:cs="Courier New"/>
          <w:color w:val="303641"/>
          <w:sz w:val="18"/>
          <w:szCs w:val="18"/>
        </w:rPr>
        <w:t>| TC-04 | summary = "AI規制の必要性" (media=nyt-op) | 同上 + 最終プロンプトに `bold` と `high-contrast` が含まれる |</w:t>
      </w:r>
    </w:p>
    <w:p w14:paraId="5B4A606E" w14:textId="77777777" w:rsidR="00FF2FC6" w:rsidRDefault="00000000">
      <w:pPr>
        <w:shd w:val="clear" w:color="auto" w:fill="F6F4EE"/>
        <w:ind w:left="360"/>
      </w:pPr>
      <w:r>
        <w:rPr>
          <w:rFonts w:ascii="Courier New" w:eastAsia="Courier New" w:hAnsi="Courier New" w:cs="Courier New"/>
          <w:color w:val="303641"/>
          <w:sz w:val="18"/>
          <w:szCs w:val="18"/>
        </w:rPr>
        <w:t>| TC-05 | Gemini text が `"primary_subject_noun": "growth"` を返す (mock) | 1 回リトライが実行される |</w:t>
      </w:r>
    </w:p>
    <w:p w14:paraId="4F624755" w14:textId="77777777" w:rsidR="00FF2FC6" w:rsidRDefault="00000000">
      <w:pPr>
        <w:shd w:val="clear" w:color="auto" w:fill="F6F4EE"/>
        <w:ind w:left="360"/>
      </w:pPr>
      <w:r>
        <w:rPr>
          <w:rFonts w:ascii="Courier New" w:eastAsia="Courier New" w:hAnsi="Courier New" w:cs="Courier New"/>
          <w:color w:val="303641"/>
          <w:sz w:val="18"/>
          <w:szCs w:val="18"/>
        </w:rPr>
        <w:t>| TC-06 | Gemini text が 2 回失敗 (mock) | フォールバック (現行ロジック) が呼ばれる |</w:t>
      </w:r>
    </w:p>
    <w:p w14:paraId="08576CE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CF8EE40" w14:textId="77777777" w:rsidR="00FF2FC6" w:rsidRDefault="00000000">
      <w:pPr>
        <w:shd w:val="clear" w:color="auto" w:fill="F6F4EE"/>
        <w:ind w:left="360"/>
      </w:pPr>
      <w:r>
        <w:rPr>
          <w:rFonts w:ascii="Courier New" w:eastAsia="Courier New" w:hAnsi="Courier New" w:cs="Courier New"/>
          <w:color w:val="303641"/>
          <w:sz w:val="18"/>
          <w:szCs w:val="18"/>
        </w:rPr>
        <w:t>### 9.2 参考的な期待値 (LLM 非決定性のため必須合格条件ではない)</w:t>
      </w:r>
    </w:p>
    <w:p w14:paraId="14D8C00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A4C9268" w14:textId="77777777" w:rsidR="00FF2FC6" w:rsidRDefault="00000000">
      <w:pPr>
        <w:shd w:val="clear" w:color="auto" w:fill="F6F4EE"/>
        <w:ind w:left="360"/>
      </w:pPr>
      <w:r>
        <w:rPr>
          <w:rFonts w:ascii="Courier New" w:eastAsia="Courier New" w:hAnsi="Courier New" w:cs="Courier New"/>
          <w:color w:val="303641"/>
          <w:sz w:val="18"/>
          <w:szCs w:val="18"/>
        </w:rPr>
        <w:t>| 入力 | 期待される主役名詞 (参考) |</w:t>
      </w:r>
    </w:p>
    <w:p w14:paraId="469977E6" w14:textId="77777777" w:rsidR="00FF2FC6" w:rsidRDefault="00000000">
      <w:pPr>
        <w:shd w:val="clear" w:color="auto" w:fill="F6F4EE"/>
        <w:ind w:left="360"/>
      </w:pPr>
      <w:r>
        <w:rPr>
          <w:rFonts w:ascii="Courier New" w:eastAsia="Courier New" w:hAnsi="Courier New" w:cs="Courier New"/>
          <w:color w:val="303641"/>
          <w:sz w:val="18"/>
          <w:szCs w:val="18"/>
        </w:rPr>
        <w:t>|---|---|</w:t>
      </w:r>
    </w:p>
    <w:p w14:paraId="08997D69" w14:textId="77777777" w:rsidR="00FF2FC6" w:rsidRDefault="00000000">
      <w:pPr>
        <w:shd w:val="clear" w:color="auto" w:fill="F6F4EE"/>
        <w:ind w:left="360"/>
      </w:pPr>
      <w:r>
        <w:rPr>
          <w:rFonts w:ascii="Courier New" w:eastAsia="Courier New" w:hAnsi="Courier New" w:cs="Courier New"/>
          <w:color w:val="303641"/>
          <w:sz w:val="18"/>
          <w:szCs w:val="18"/>
        </w:rPr>
        <w:t>| "日銀が利上げを示唆..." | "a steep staircase" または "a rising arrow made of yen coins" |</w:t>
      </w:r>
    </w:p>
    <w:p w14:paraId="036CEA3C" w14:textId="77777777" w:rsidR="00FF2FC6" w:rsidRDefault="00000000">
      <w:pPr>
        <w:shd w:val="clear" w:color="auto" w:fill="F6F4EE"/>
        <w:ind w:left="360"/>
      </w:pPr>
      <w:r>
        <w:rPr>
          <w:rFonts w:ascii="Courier New" w:eastAsia="Courier New" w:hAnsi="Courier New" w:cs="Courier New"/>
          <w:color w:val="303641"/>
          <w:sz w:val="18"/>
          <w:szCs w:val="18"/>
        </w:rPr>
        <w:t>| "JAL City那覇..." | "a luxury hotel lobby" または "a traveler with luggage" |</w:t>
      </w:r>
    </w:p>
    <w:p w14:paraId="04629F0C" w14:textId="77777777" w:rsidR="00FF2FC6" w:rsidRDefault="00000000">
      <w:pPr>
        <w:shd w:val="clear" w:color="auto" w:fill="F6F4EE"/>
        <w:ind w:left="360"/>
      </w:pPr>
      <w:r>
        <w:rPr>
          <w:rFonts w:ascii="Courier New" w:eastAsia="Courier New" w:hAnsi="Courier New" w:cs="Courier New"/>
          <w:color w:val="303641"/>
          <w:sz w:val="18"/>
          <w:szCs w:val="18"/>
        </w:rPr>
        <w:t>| "Marubeniが仙台SS30..." | "a chess piece being moved" または "two skyscrapers merging" |</w:t>
      </w:r>
    </w:p>
    <w:p w14:paraId="567C3905" w14:textId="77777777" w:rsidR="00FF2FC6" w:rsidRDefault="00000000">
      <w:pPr>
        <w:shd w:val="clear" w:color="auto" w:fill="F6F4EE"/>
        <w:ind w:left="360"/>
      </w:pPr>
      <w:r>
        <w:rPr>
          <w:rFonts w:ascii="Courier New" w:eastAsia="Courier New" w:hAnsi="Courier New" w:cs="Courier New"/>
          <w:color w:val="303641"/>
          <w:sz w:val="18"/>
          <w:szCs w:val="18"/>
        </w:rPr>
        <w:t>| "AI規制..." | "a scale balancing a chip and a gavel" |</w:t>
      </w:r>
    </w:p>
    <w:p w14:paraId="76A44E5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85ED539" w14:textId="77777777" w:rsidR="00FF2FC6" w:rsidRDefault="00000000">
      <w:pPr>
        <w:shd w:val="clear" w:color="auto" w:fill="F6F4EE"/>
        <w:ind w:left="360"/>
      </w:pPr>
      <w:r>
        <w:rPr>
          <w:rFonts w:ascii="Courier New" w:eastAsia="Courier New" w:hAnsi="Courier New" w:cs="Courier New"/>
          <w:color w:val="303641"/>
          <w:sz w:val="18"/>
          <w:szCs w:val="18"/>
        </w:rPr>
        <w:t>---</w:t>
      </w:r>
    </w:p>
    <w:p w14:paraId="0926AF3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C1CC412" w14:textId="77777777" w:rsidR="00FF2FC6" w:rsidRDefault="00000000">
      <w:pPr>
        <w:shd w:val="clear" w:color="auto" w:fill="F6F4EE"/>
        <w:ind w:left="360"/>
      </w:pPr>
      <w:r>
        <w:rPr>
          <w:rFonts w:ascii="Courier New" w:eastAsia="Courier New" w:hAnsi="Courier New" w:cs="Courier New"/>
          <w:color w:val="303641"/>
          <w:sz w:val="18"/>
          <w:szCs w:val="18"/>
        </w:rPr>
        <w:t>## 10. 実装順序</w:t>
      </w:r>
    </w:p>
    <w:p w14:paraId="669AC06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9D31AE9" w14:textId="77777777" w:rsidR="00FF2FC6" w:rsidRDefault="00000000">
      <w:pPr>
        <w:shd w:val="clear" w:color="auto" w:fill="F6F4EE"/>
        <w:ind w:left="360"/>
      </w:pPr>
      <w:r>
        <w:rPr>
          <w:rFonts w:ascii="Courier New" w:eastAsia="Courier New" w:hAnsi="Courier New" w:cs="Courier New"/>
          <w:color w:val="303641"/>
          <w:sz w:val="18"/>
          <w:szCs w:val="18"/>
        </w:rPr>
        <w:t>1. **依存確認** — `google-generativeai` SDK バージョン確認、`aspect_ratio` API の最新仕様確認</w:t>
      </w:r>
    </w:p>
    <w:p w14:paraId="12BC3609" w14:textId="77777777" w:rsidR="00FF2FC6" w:rsidRDefault="00000000">
      <w:pPr>
        <w:shd w:val="clear" w:color="auto" w:fill="F6F4EE"/>
        <w:ind w:left="360"/>
      </w:pPr>
      <w:r>
        <w:rPr>
          <w:rFonts w:ascii="Courier New" w:eastAsia="Courier New" w:hAnsi="Courier New" w:cs="Courier New"/>
          <w:color w:val="303641"/>
          <w:sz w:val="18"/>
          <w:szCs w:val="18"/>
        </w:rPr>
        <w:t>2. **Economist 配信実績確認** — `ls content/economist/` で日次配信の有無を確認、有無により `STYLE_DICTIONARY` 要素を調整</w:t>
      </w:r>
    </w:p>
    <w:p w14:paraId="5971C57E" w14:textId="77777777" w:rsidR="00FF2FC6" w:rsidRDefault="00000000">
      <w:pPr>
        <w:shd w:val="clear" w:color="auto" w:fill="F6F4EE"/>
        <w:ind w:left="360"/>
      </w:pPr>
      <w:r>
        <w:rPr>
          <w:rFonts w:ascii="Courier New" w:eastAsia="Courier New" w:hAnsi="Courier New" w:cs="Courier New"/>
          <w:color w:val="303641"/>
          <w:sz w:val="18"/>
          <w:szCs w:val="18"/>
        </w:rPr>
        <w:t>3. `STYLE_DICTIONARY` 定数を追加 (Section 4)</w:t>
      </w:r>
    </w:p>
    <w:p w14:paraId="7CB264E3" w14:textId="77777777" w:rsidR="00FF2FC6" w:rsidRDefault="00000000">
      <w:pPr>
        <w:shd w:val="clear" w:color="auto" w:fill="F6F4EE"/>
        <w:ind w:left="360"/>
      </w:pPr>
      <w:r>
        <w:rPr>
          <w:rFonts w:ascii="Courier New" w:eastAsia="Courier New" w:hAnsi="Courier New" w:cs="Courier New"/>
          <w:color w:val="303641"/>
          <w:sz w:val="18"/>
          <w:szCs w:val="18"/>
        </w:rPr>
        <w:t>4. `extract_visual_concept(summary: str) -&gt; dict` を実装 (Gemini 2.5 Flash text, JSON mode)</w:t>
      </w:r>
    </w:p>
    <w:p w14:paraId="62D54ACE" w14:textId="77777777" w:rsidR="00FF2FC6" w:rsidRDefault="00000000">
      <w:pPr>
        <w:shd w:val="clear" w:color="auto" w:fill="F6F4EE"/>
        <w:ind w:left="360"/>
      </w:pPr>
      <w:r>
        <w:rPr>
          <w:rFonts w:ascii="Courier New" w:eastAsia="Courier New" w:hAnsi="Courier New" w:cs="Courier New"/>
          <w:color w:val="303641"/>
          <w:sz w:val="18"/>
          <w:szCs w:val="18"/>
        </w:rPr>
        <w:t>5. `ABSTRACT_NOUN_BLACKLIST` とリトライロジックを実装</w:t>
      </w:r>
    </w:p>
    <w:p w14:paraId="2BA3A1B8" w14:textId="77777777" w:rsidR="00FF2FC6" w:rsidRDefault="00000000">
      <w:pPr>
        <w:shd w:val="clear" w:color="auto" w:fill="F6F4EE"/>
        <w:ind w:left="360"/>
      </w:pPr>
      <w:r>
        <w:rPr>
          <w:rFonts w:ascii="Courier New" w:eastAsia="Courier New" w:hAnsi="Courier New" w:cs="Courier New"/>
          <w:color w:val="303641"/>
          <w:sz w:val="18"/>
          <w:szCs w:val="18"/>
        </w:rPr>
        <w:t>6. `build_hero_prompt()` を実装 (Section 5)</w:t>
      </w:r>
    </w:p>
    <w:p w14:paraId="3F7FE45D" w14:textId="77777777" w:rsidR="00FF2FC6" w:rsidRDefault="00000000">
      <w:pPr>
        <w:shd w:val="clear" w:color="auto" w:fill="F6F4EE"/>
        <w:ind w:left="360"/>
      </w:pPr>
      <w:r>
        <w:rPr>
          <w:rFonts w:ascii="Courier New" w:eastAsia="Courier New" w:hAnsi="Courier New" w:cs="Courier New"/>
          <w:color w:val="303641"/>
          <w:sz w:val="18"/>
          <w:szCs w:val="18"/>
        </w:rPr>
        <w:t>7. `generate_hero_with_fallback()` を実装 (Section 7.4)</w:t>
      </w:r>
    </w:p>
    <w:p w14:paraId="2868996E" w14:textId="77777777" w:rsidR="00FF2FC6" w:rsidRDefault="00000000">
      <w:pPr>
        <w:shd w:val="clear" w:color="auto" w:fill="F6F4EE"/>
        <w:ind w:left="360"/>
      </w:pPr>
      <w:r>
        <w:rPr>
          <w:rFonts w:ascii="Courier New" w:eastAsia="Courier New" w:hAnsi="Courier New" w:cs="Courier New"/>
          <w:color w:val="303641"/>
          <w:sz w:val="18"/>
          <w:szCs w:val="18"/>
        </w:rPr>
        <w:t>8. Aspect ratio 16:9 強制ロジックを実装 (Section 6、必要なら Pillow fallback)</w:t>
      </w:r>
    </w:p>
    <w:p w14:paraId="4FD2DC0A" w14:textId="77777777" w:rsidR="00FF2FC6" w:rsidRDefault="00000000">
      <w:pPr>
        <w:shd w:val="clear" w:color="auto" w:fill="F6F4EE"/>
        <w:ind w:left="360"/>
      </w:pPr>
      <w:r>
        <w:rPr>
          <w:rFonts w:ascii="Courier New" w:eastAsia="Courier New" w:hAnsi="Courier New" w:cs="Courier New"/>
          <w:color w:val="303641"/>
          <w:sz w:val="18"/>
          <w:szCs w:val="18"/>
        </w:rPr>
        <w:t>9. ログ出力を追加 (Section 8)</w:t>
      </w:r>
    </w:p>
    <w:p w14:paraId="6750459F" w14:textId="77777777" w:rsidR="00FF2FC6" w:rsidRDefault="00000000">
      <w:pPr>
        <w:shd w:val="clear" w:color="auto" w:fill="F6F4EE"/>
        <w:ind w:left="360"/>
      </w:pPr>
      <w:r>
        <w:rPr>
          <w:rFonts w:ascii="Courier New" w:eastAsia="Courier New" w:hAnsi="Courier New" w:cs="Courier New"/>
          <w:color w:val="303641"/>
          <w:sz w:val="18"/>
          <w:szCs w:val="18"/>
        </w:rPr>
        <w:t>10. `test_hero_generation.py` に TC-01 〜 TC-06 をユニットテスト化 (Section 9.1)</w:t>
      </w:r>
    </w:p>
    <w:p w14:paraId="0D8BC460" w14:textId="77777777" w:rsidR="00FF2FC6" w:rsidRDefault="00000000">
      <w:pPr>
        <w:shd w:val="clear" w:color="auto" w:fill="F6F4EE"/>
        <w:ind w:left="360"/>
      </w:pPr>
      <w:r>
        <w:rPr>
          <w:rFonts w:ascii="Courier New" w:eastAsia="Courier New" w:hAnsi="Courier New" w:cs="Courier New"/>
          <w:color w:val="303641"/>
          <w:sz w:val="18"/>
          <w:szCs w:val="18"/>
        </w:rPr>
        <w:t>11. 手動で本日分 (4 media) を再生成し、視覚確認</w:t>
      </w:r>
    </w:p>
    <w:p w14:paraId="45F941A9" w14:textId="77777777" w:rsidR="00FF2FC6" w:rsidRDefault="00000000">
      <w:pPr>
        <w:shd w:val="clear" w:color="auto" w:fill="F6F4EE"/>
        <w:ind w:left="360"/>
      </w:pPr>
      <w:r>
        <w:rPr>
          <w:rFonts w:ascii="Courier New" w:eastAsia="Courier New" w:hAnsi="Courier New" w:cs="Courier New"/>
          <w:color w:val="303641"/>
          <w:sz w:val="18"/>
          <w:szCs w:val="18"/>
        </w:rPr>
        <w:t>12. git commit &amp; push (commit message: `hero: 2-stage prompt with media-style dict (v1.1 SPEC)`)</w:t>
      </w:r>
    </w:p>
    <w:p w14:paraId="0658BF5F" w14:textId="77777777" w:rsidR="00FF2FC6" w:rsidRDefault="00000000">
      <w:pPr>
        <w:shd w:val="clear" w:color="auto" w:fill="F6F4EE"/>
        <w:ind w:left="360"/>
      </w:pPr>
      <w:r>
        <w:rPr>
          <w:rFonts w:ascii="Courier New" w:eastAsia="Courier New" w:hAnsi="Courier New" w:cs="Courier New"/>
          <w:color w:val="303641"/>
          <w:sz w:val="18"/>
          <w:szCs w:val="18"/>
        </w:rPr>
        <w:lastRenderedPageBreak/>
        <w:t xml:space="preserve"> </w:t>
      </w:r>
    </w:p>
    <w:p w14:paraId="15B26439" w14:textId="77777777" w:rsidR="00FF2FC6" w:rsidRDefault="00000000">
      <w:pPr>
        <w:shd w:val="clear" w:color="auto" w:fill="F6F4EE"/>
        <w:ind w:left="360"/>
      </w:pPr>
      <w:r>
        <w:rPr>
          <w:rFonts w:ascii="Courier New" w:eastAsia="Courier New" w:hAnsi="Courier New" w:cs="Courier New"/>
          <w:color w:val="303641"/>
          <w:sz w:val="18"/>
          <w:szCs w:val="18"/>
        </w:rPr>
        <w:t>---</w:t>
      </w:r>
    </w:p>
    <w:p w14:paraId="77BBA7D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522A15E" w14:textId="77777777" w:rsidR="00FF2FC6" w:rsidRDefault="00000000">
      <w:pPr>
        <w:shd w:val="clear" w:color="auto" w:fill="F6F4EE"/>
        <w:ind w:left="360"/>
      </w:pPr>
      <w:r>
        <w:rPr>
          <w:rFonts w:ascii="Courier New" w:eastAsia="Courier New" w:hAnsi="Courier New" w:cs="Courier New"/>
          <w:color w:val="303641"/>
          <w:sz w:val="18"/>
          <w:szCs w:val="18"/>
        </w:rPr>
        <w:t>## 11. コスト試算</w:t>
      </w:r>
    </w:p>
    <w:p w14:paraId="4C95914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0F23911" w14:textId="77777777" w:rsidR="00FF2FC6" w:rsidRDefault="00000000">
      <w:pPr>
        <w:shd w:val="clear" w:color="auto" w:fill="F6F4EE"/>
        <w:ind w:left="360"/>
      </w:pPr>
      <w:r>
        <w:rPr>
          <w:rFonts w:ascii="Courier New" w:eastAsia="Courier New" w:hAnsi="Courier New" w:cs="Courier New"/>
          <w:color w:val="303641"/>
          <w:sz w:val="18"/>
          <w:szCs w:val="18"/>
        </w:rPr>
        <w:t>| 項目 | 単価 | 日次 | 年次 |</w:t>
      </w:r>
    </w:p>
    <w:p w14:paraId="0783FB79" w14:textId="77777777" w:rsidR="00FF2FC6" w:rsidRDefault="00000000">
      <w:pPr>
        <w:shd w:val="clear" w:color="auto" w:fill="F6F4EE"/>
        <w:ind w:left="360"/>
      </w:pPr>
      <w:r>
        <w:rPr>
          <w:rFonts w:ascii="Courier New" w:eastAsia="Courier New" w:hAnsi="Courier New" w:cs="Courier New"/>
          <w:color w:val="303641"/>
          <w:sz w:val="18"/>
          <w:szCs w:val="18"/>
        </w:rPr>
        <w:t>|---|---|---|---|</w:t>
      </w:r>
    </w:p>
    <w:p w14:paraId="6D531092" w14:textId="77777777" w:rsidR="00FF2FC6" w:rsidRDefault="00000000">
      <w:pPr>
        <w:shd w:val="clear" w:color="auto" w:fill="F6F4EE"/>
        <w:ind w:left="360"/>
      </w:pPr>
      <w:r>
        <w:rPr>
          <w:rFonts w:ascii="Courier New" w:eastAsia="Courier New" w:hAnsi="Courier New" w:cs="Courier New"/>
          <w:color w:val="303641"/>
          <w:sz w:val="18"/>
          <w:szCs w:val="18"/>
        </w:rPr>
        <w:t>| Gemini 2.5 Flash (text) | 無料枠 1,500 RPD | 7-14 calls | $0 |</w:t>
      </w:r>
    </w:p>
    <w:p w14:paraId="26AF930C" w14:textId="77777777" w:rsidR="00FF2FC6" w:rsidRDefault="00000000">
      <w:pPr>
        <w:shd w:val="clear" w:color="auto" w:fill="F6F4EE"/>
        <w:ind w:left="360"/>
      </w:pPr>
      <w:r>
        <w:rPr>
          <w:rFonts w:ascii="Courier New" w:eastAsia="Courier New" w:hAnsi="Courier New" w:cs="Courier New"/>
          <w:color w:val="303641"/>
          <w:sz w:val="18"/>
          <w:szCs w:val="18"/>
        </w:rPr>
        <w:t>| Gemini 2.5 Flash Image | 無料枠 | 7-14 calls | $0 |</w:t>
      </w:r>
    </w:p>
    <w:p w14:paraId="38A8FD50" w14:textId="77777777" w:rsidR="00FF2FC6" w:rsidRDefault="00000000">
      <w:pPr>
        <w:shd w:val="clear" w:color="auto" w:fill="F6F4EE"/>
        <w:ind w:left="360"/>
      </w:pPr>
      <w:r>
        <w:rPr>
          <w:rFonts w:ascii="Courier New" w:eastAsia="Courier New" w:hAnsi="Courier New" w:cs="Courier New"/>
          <w:color w:val="303641"/>
          <w:sz w:val="18"/>
          <w:szCs w:val="18"/>
        </w:rPr>
        <w:t>| **合計** | — | **$0** | **$0** |</w:t>
      </w:r>
    </w:p>
    <w:p w14:paraId="460ACA9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70BE019" w14:textId="77777777" w:rsidR="00FF2FC6" w:rsidRDefault="00000000">
      <w:pPr>
        <w:shd w:val="clear" w:color="auto" w:fill="F6F4EE"/>
        <w:ind w:left="360"/>
      </w:pPr>
      <w:r>
        <w:rPr>
          <w:rFonts w:ascii="Courier New" w:eastAsia="Courier New" w:hAnsi="Courier New" w:cs="Courier New"/>
          <w:color w:val="303641"/>
          <w:sz w:val="18"/>
          <w:szCs w:val="18"/>
        </w:rPr>
        <w:t>無料枠上限まで余裕: text/image とも 100 倍以上。</w:t>
      </w:r>
    </w:p>
    <w:p w14:paraId="0DA0EA9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155401B" w14:textId="77777777" w:rsidR="00FF2FC6" w:rsidRDefault="00000000">
      <w:pPr>
        <w:shd w:val="clear" w:color="auto" w:fill="F6F4EE"/>
        <w:ind w:left="360"/>
      </w:pPr>
      <w:r>
        <w:rPr>
          <w:rFonts w:ascii="Courier New" w:eastAsia="Courier New" w:hAnsi="Courier New" w:cs="Courier New"/>
          <w:color w:val="303641"/>
          <w:sz w:val="18"/>
          <w:szCs w:val="18"/>
        </w:rPr>
        <w:t>---</w:t>
      </w:r>
    </w:p>
    <w:p w14:paraId="6E89390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15EA17C" w14:textId="77777777" w:rsidR="00FF2FC6" w:rsidRDefault="00000000">
      <w:pPr>
        <w:shd w:val="clear" w:color="auto" w:fill="F6F4EE"/>
        <w:ind w:left="360"/>
      </w:pPr>
      <w:r>
        <w:rPr>
          <w:rFonts w:ascii="Courier New" w:eastAsia="Courier New" w:hAnsi="Courier New" w:cs="Courier New"/>
          <w:color w:val="303641"/>
          <w:sz w:val="18"/>
          <w:szCs w:val="18"/>
        </w:rPr>
        <w:t>## 12. リスク &amp; 未解決論点</w:t>
      </w:r>
    </w:p>
    <w:p w14:paraId="4665CBF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A4EAC3B" w14:textId="77777777" w:rsidR="00FF2FC6" w:rsidRDefault="00000000">
      <w:pPr>
        <w:shd w:val="clear" w:color="auto" w:fill="F6F4EE"/>
        <w:ind w:left="360"/>
      </w:pPr>
      <w:r>
        <w:rPr>
          <w:rFonts w:ascii="Courier New" w:eastAsia="Courier New" w:hAnsi="Courier New" w:cs="Courier New"/>
          <w:color w:val="303641"/>
          <w:sz w:val="18"/>
          <w:szCs w:val="18"/>
        </w:rPr>
        <w:t>| # | リスク | 緩和策 |</w:t>
      </w:r>
    </w:p>
    <w:p w14:paraId="473223AF" w14:textId="77777777" w:rsidR="00FF2FC6" w:rsidRDefault="00000000">
      <w:pPr>
        <w:shd w:val="clear" w:color="auto" w:fill="F6F4EE"/>
        <w:ind w:left="360"/>
      </w:pPr>
      <w:r>
        <w:rPr>
          <w:rFonts w:ascii="Courier New" w:eastAsia="Courier New" w:hAnsi="Courier New" w:cs="Courier New"/>
          <w:color w:val="303641"/>
          <w:sz w:val="18"/>
          <w:szCs w:val="18"/>
        </w:rPr>
        <w:t>|---|---|---|</w:t>
      </w:r>
    </w:p>
    <w:p w14:paraId="698FB8A7" w14:textId="77777777" w:rsidR="00FF2FC6" w:rsidRDefault="00000000">
      <w:pPr>
        <w:shd w:val="clear" w:color="auto" w:fill="F6F4EE"/>
        <w:ind w:left="360"/>
      </w:pPr>
      <w:r>
        <w:rPr>
          <w:rFonts w:ascii="Courier New" w:eastAsia="Courier New" w:hAnsi="Courier New" w:cs="Courier New"/>
          <w:color w:val="303641"/>
          <w:sz w:val="18"/>
          <w:szCs w:val="18"/>
        </w:rPr>
        <w:t>| R1 | Gemini 無料枠の将来的変更 (Google ポリシー変更) | 月次で pricing page を確認。有料化される場合は Haiku 4.5 ($1.80/年) への差し替えを即時検討 |</w:t>
      </w:r>
    </w:p>
    <w:p w14:paraId="49ABD4D4" w14:textId="77777777" w:rsidR="00FF2FC6" w:rsidRDefault="00000000">
      <w:pPr>
        <w:shd w:val="clear" w:color="auto" w:fill="F6F4EE"/>
        <w:ind w:left="360"/>
      </w:pPr>
      <w:r>
        <w:rPr>
          <w:rFonts w:ascii="Courier New" w:eastAsia="Courier New" w:hAnsi="Courier New" w:cs="Courier New"/>
          <w:color w:val="303641"/>
          <w:sz w:val="18"/>
          <w:szCs w:val="18"/>
        </w:rPr>
        <w:t>| R2 | Gemini text の JSON 抽出精度が Claude より低い可能性 | ユニットテスト (TC-01〜04) で合格率を測定、80% 以下なら Haiku 4.5 への切替を検討 |</w:t>
      </w:r>
    </w:p>
    <w:p w14:paraId="6010B403" w14:textId="77777777" w:rsidR="00FF2FC6" w:rsidRDefault="00000000">
      <w:pPr>
        <w:shd w:val="clear" w:color="auto" w:fill="F6F4EE"/>
        <w:ind w:left="360"/>
      </w:pPr>
      <w:r>
        <w:rPr>
          <w:rFonts w:ascii="Courier New" w:eastAsia="Courier New" w:hAnsi="Courier New" w:cs="Courier New"/>
          <w:color w:val="303641"/>
          <w:sz w:val="18"/>
          <w:szCs w:val="18"/>
        </w:rPr>
        <w:t>| R3 | Aspect ratio 16:9 API 指定が SDK バージョンで動かない | Pillow fallback (Section 6.2) を必ず実装 |</w:t>
      </w:r>
    </w:p>
    <w:p w14:paraId="7BD6BF9D" w14:textId="77777777" w:rsidR="00FF2FC6" w:rsidRDefault="00000000">
      <w:pPr>
        <w:shd w:val="clear" w:color="auto" w:fill="F6F4EE"/>
        <w:ind w:left="360"/>
      </w:pPr>
      <w:r>
        <w:rPr>
          <w:rFonts w:ascii="Courier New" w:eastAsia="Courier New" w:hAnsi="Courier New" w:cs="Courier New"/>
          <w:color w:val="303641"/>
          <w:sz w:val="18"/>
          <w:szCs w:val="18"/>
        </w:rPr>
        <w:t>| R4 | 日本語 summary を英語として Gemini が解釈する精度 | System prompt で "translate Japanese summary to English if needed" を明示検討 |</w:t>
      </w:r>
    </w:p>
    <w:p w14:paraId="7881D2C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7804050" w14:textId="77777777" w:rsidR="00FF2FC6" w:rsidRDefault="00000000">
      <w:pPr>
        <w:shd w:val="clear" w:color="auto" w:fill="F6F4EE"/>
        <w:ind w:left="360"/>
      </w:pPr>
      <w:r>
        <w:rPr>
          <w:rFonts w:ascii="Courier New" w:eastAsia="Courier New" w:hAnsi="Courier New" w:cs="Courier New"/>
          <w:color w:val="303641"/>
          <w:sz w:val="18"/>
          <w:szCs w:val="18"/>
        </w:rPr>
        <w:t>---</w:t>
      </w:r>
    </w:p>
    <w:p w14:paraId="7E30081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3B24733" w14:textId="77777777" w:rsidR="00FF2FC6" w:rsidRDefault="00000000">
      <w:pPr>
        <w:shd w:val="clear" w:color="auto" w:fill="F6F4EE"/>
        <w:ind w:left="360"/>
      </w:pPr>
      <w:r>
        <w:rPr>
          <w:rFonts w:ascii="Courier New" w:eastAsia="Courier New" w:hAnsi="Courier New" w:cs="Courier New"/>
          <w:color w:val="303641"/>
          <w:sz w:val="18"/>
          <w:szCs w:val="18"/>
        </w:rPr>
        <w:t>## 13. Open Questions (Claude Code 実装開始前に確認)</w:t>
      </w:r>
    </w:p>
    <w:p w14:paraId="39622CE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6611DF8" w14:textId="77777777" w:rsidR="00FF2FC6" w:rsidRDefault="00000000">
      <w:pPr>
        <w:shd w:val="clear" w:color="auto" w:fill="F6F4EE"/>
        <w:ind w:left="360"/>
      </w:pPr>
      <w:r>
        <w:rPr>
          <w:rFonts w:ascii="Courier New" w:eastAsia="Courier New" w:hAnsi="Courier New" w:cs="Courier New"/>
          <w:color w:val="303641"/>
          <w:sz w:val="18"/>
          <w:szCs w:val="18"/>
        </w:rPr>
        <w:t>1. [ ] `scripts/generate_hero_image.py` の現行バージョンが v1.0 SPEC 前提で動作しているか?</w:t>
      </w:r>
    </w:p>
    <w:p w14:paraId="56C75F3A" w14:textId="77777777" w:rsidR="00FF2FC6" w:rsidRDefault="00000000">
      <w:pPr>
        <w:shd w:val="clear" w:color="auto" w:fill="F6F4EE"/>
        <w:ind w:left="360"/>
      </w:pPr>
      <w:r>
        <w:rPr>
          <w:rFonts w:ascii="Courier New" w:eastAsia="Courier New" w:hAnsi="Courier New" w:cs="Courier New"/>
          <w:color w:val="303641"/>
          <w:sz w:val="18"/>
          <w:szCs w:val="18"/>
        </w:rPr>
        <w:t>2. [ ] `google-generativeai` SDK のバージョン (`pip show`)</w:t>
      </w:r>
    </w:p>
    <w:p w14:paraId="399D0D63" w14:textId="77777777" w:rsidR="00FF2FC6" w:rsidRDefault="00000000">
      <w:pPr>
        <w:shd w:val="clear" w:color="auto" w:fill="F6F4EE"/>
        <w:ind w:left="360"/>
      </w:pPr>
      <w:r>
        <w:rPr>
          <w:rFonts w:ascii="Courier New" w:eastAsia="Courier New" w:hAnsi="Courier New" w:cs="Courier New"/>
          <w:color w:val="303641"/>
          <w:sz w:val="18"/>
          <w:szCs w:val="18"/>
        </w:rPr>
        <w:t>3. [ ] `GEMINI_API_KEY` の無料枠 RPD 現在使用量</w:t>
      </w:r>
    </w:p>
    <w:p w14:paraId="59175638" w14:textId="77777777" w:rsidR="00FF2FC6" w:rsidRDefault="00000000">
      <w:pPr>
        <w:shd w:val="clear" w:color="auto" w:fill="F6F4EE"/>
        <w:ind w:left="360"/>
      </w:pPr>
      <w:r>
        <w:rPr>
          <w:rFonts w:ascii="Courier New" w:eastAsia="Courier New" w:hAnsi="Courier New" w:cs="Courier New"/>
          <w:color w:val="303641"/>
          <w:sz w:val="18"/>
          <w:szCs w:val="18"/>
        </w:rPr>
        <w:t>4. [ ] `logs/` ディレクトリが既存か否か (新規なら `.gitignore` 追記)</w:t>
      </w:r>
    </w:p>
    <w:p w14:paraId="6F539894" w14:textId="77777777" w:rsidR="00FF2FC6" w:rsidRDefault="00000000">
      <w:pPr>
        <w:shd w:val="clear" w:color="auto" w:fill="F6F4EE"/>
        <w:ind w:left="360"/>
      </w:pPr>
      <w:r>
        <w:rPr>
          <w:rFonts w:ascii="Courier New" w:eastAsia="Courier New" w:hAnsi="Courier New" w:cs="Courier New"/>
          <w:color w:val="303641"/>
          <w:sz w:val="18"/>
          <w:szCs w:val="18"/>
        </w:rPr>
        <w:t>5. [ ] Economist セクションの日次配信実装予定</w:t>
      </w:r>
    </w:p>
    <w:p w14:paraId="751157B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55F856A" w14:textId="77777777" w:rsidR="00FF2FC6" w:rsidRDefault="00000000">
      <w:pPr>
        <w:shd w:val="clear" w:color="auto" w:fill="F6F4EE"/>
        <w:ind w:left="360"/>
      </w:pPr>
      <w:r>
        <w:rPr>
          <w:rFonts w:ascii="Courier New" w:eastAsia="Courier New" w:hAnsi="Courier New" w:cs="Courier New"/>
          <w:color w:val="303641"/>
          <w:sz w:val="18"/>
          <w:szCs w:val="18"/>
        </w:rPr>
        <w:t>---</w:t>
      </w:r>
    </w:p>
    <w:p w14:paraId="2C8DFD5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E3BBCAE" w14:textId="77777777" w:rsidR="00FF2FC6" w:rsidRDefault="00000000">
      <w:pPr>
        <w:shd w:val="clear" w:color="auto" w:fill="F6F4EE"/>
        <w:ind w:left="360"/>
      </w:pPr>
      <w:r>
        <w:rPr>
          <w:rFonts w:ascii="Courier New" w:eastAsia="Courier New" w:hAnsi="Courier New" w:cs="Courier New"/>
          <w:color w:val="303641"/>
          <w:sz w:val="18"/>
          <w:szCs w:val="18"/>
        </w:rPr>
        <w:t>**END OF SPEC v1.1**</w:t>
      </w:r>
    </w:p>
    <w:p w14:paraId="34C2382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9F0FAF3" w14:textId="77777777" w:rsidR="00FF2FC6" w:rsidRDefault="00000000">
      <w:pPr>
        <w:spacing w:after="120"/>
      </w:pPr>
      <w:r>
        <w:rPr>
          <w:rFonts w:eastAsia="Helvetica Neue"/>
          <w:color w:val="6A6D74"/>
        </w:rPr>
        <w:t>─────────────────────────────────────</w:t>
      </w:r>
    </w:p>
    <w:p w14:paraId="4CD7FA64" w14:textId="77777777" w:rsidR="006D638C" w:rsidRDefault="00000000">
      <w:r>
        <w:br w:type="page"/>
      </w:r>
    </w:p>
    <w:p w14:paraId="14ADBE6C" w14:textId="77777777" w:rsidR="006D638C" w:rsidRDefault="00000000">
      <w:pPr>
        <w:pStyle w:val="1"/>
      </w:pPr>
      <w:ins w:id="166" w:author="Claude" w:date="2026-05-04T00:00:00Z">
        <w:r>
          <w:rPr>
            <w:color w:val="000000"/>
            <w:sz w:val="22"/>
            <w:szCs w:val="22"/>
          </w:rPr>
          <w:lastRenderedPageBreak/>
          <w:t>§15. v3.0 実装ログ (2026-05-04 Editorial Redesign)</w:t>
        </w:r>
      </w:ins>
    </w:p>
    <w:p w14:paraId="686F04E2" w14:textId="77777777" w:rsidR="006D638C" w:rsidRDefault="00000000">
      <w:pPr>
        <w:pStyle w:val="2"/>
      </w:pPr>
      <w:ins w:id="167" w:author="Claude" w:date="2026-05-04T00:00:00Z">
        <w:r>
          <w:rPr>
            <w:color w:val="000000"/>
            <w:sz w:val="22"/>
            <w:szCs w:val="22"/>
          </w:rPr>
          <w:t>15.1 設計目標と制約</w:t>
        </w:r>
      </w:ins>
    </w:p>
    <w:p w14:paraId="061B2F2B" w14:textId="77777777" w:rsidR="006D638C" w:rsidRDefault="00000000">
      <w:ins w:id="168" w:author="Claude" w:date="2026-05-04T00:00:00Z">
        <w:r>
          <w:rPr>
            <w:color w:val="000000"/>
          </w:rPr>
          <w:t>【目標】機関投資家・C-level エグゼクティブ向けに耐え得る編集物としての視覚言語を確立する。WIRED.jp / FT を参照点とし、テキストファイルの羅列ではなくカードグリッドベースの一覧、本文ページの 2 列構成 (中央 narrow + 右サイドバー)、ハンバーガーは劇場型ではなく drawer 型に転換。</w:t>
        </w:r>
      </w:ins>
    </w:p>
    <w:p w14:paraId="5BED28A9" w14:textId="77777777" w:rsidR="006D638C" w:rsidRDefault="00000000">
      <w:ins w:id="169" w:author="Claude" w:date="2026-05-04T00:00:00Z">
        <w:r>
          <w:rPr>
            <w:color w:val="000000"/>
          </w:rPr>
          <w:t>【制約】月額 ¥0 維持・GitHub Pages 静的配信維持・既存 content/.md と画像資産の完全継承・Hugo 廃止だが content 階層は再利用 (シンボリックリンク)。</w:t>
        </w:r>
      </w:ins>
    </w:p>
    <w:p w14:paraId="343DC365" w14:textId="77777777" w:rsidR="006D638C" w:rsidRDefault="00000000">
      <w:pPr>
        <w:pStyle w:val="2"/>
      </w:pPr>
      <w:ins w:id="170" w:author="Claude" w:date="2026-05-04T00:00:00Z">
        <w:r>
          <w:rPr>
            <w:color w:val="000000"/>
            <w:sz w:val="22"/>
            <w:szCs w:val="22"/>
          </w:rPr>
          <w:t>15.2 アーキテクチャ刷新 (Hugo → Next.js 14)</w:t>
        </w:r>
      </w:ins>
    </w:p>
    <w:p w14:paraId="407DD807" w14:textId="77777777" w:rsidR="006D638C" w:rsidRDefault="00000000">
      <w:ins w:id="171" w:author="Claude" w:date="2026-05-04T00:00:00Z">
        <w:r>
          <w:rPr>
            <w:color w:val="000000"/>
          </w:rPr>
          <w:t>v2-next/ を新設。App Router + TypeScript + remark/gray-matter で content/.md を読み込む。output: 'export' で静的出力 (out/)。basePath: '/newsletter-dashboard'。symlink で content/ → ../content / public/images → ../../static/images を共有。</w:t>
        </w:r>
      </w:ins>
    </w:p>
    <w:p w14:paraId="36D55252" w14:textId="77777777" w:rsidR="006D638C" w:rsidRDefault="00000000">
      <w:ins w:id="172" w:author="Claude" w:date="2026-05-04T00:00:00Z">
        <w:r>
          <w:rPr>
            <w:color w:val="000000"/>
          </w:rPr>
          <w:t>デプロイ: .github/workflows/deploy.yml を Next.js builder に置換。actions/setup-node@v4 → npm ci → next build → out/ を Pages にアップロード。所要 1〜2 分。</w:t>
        </w:r>
      </w:ins>
    </w:p>
    <w:p w14:paraId="30C3DC19" w14:textId="77777777" w:rsidR="006D638C" w:rsidRDefault="00000000">
      <w:ins w:id="173" w:author="Claude" w:date="2026-05-04T00:00:00Z">
        <w:r>
          <w:rPr>
            <w:color w:val="000000"/>
          </w:rPr>
          <w:t>コンポーネント階層: app/layout.tsx (フォント読み込み) → app/page.tsx / archive/page.tsx / sections/[slug]/page.tsx / issues/[date]/[slug]/page.tsx → 共通 Chrome.tsx (SiteHeader + SectionNav + HamburgerOverlay + children) + SiteFooter。lib/sections.ts (SECTIONS pure data) と lib/content.ts (Node fs での記事読み込み) を分離し、client component から server-only モジュールが leak しないようにした。</w:t>
        </w:r>
      </w:ins>
    </w:p>
    <w:p w14:paraId="64DF696C" w14:textId="77777777" w:rsidR="006D638C" w:rsidRDefault="00000000">
      <w:pPr>
        <w:pStyle w:val="2"/>
      </w:pPr>
      <w:ins w:id="174" w:author="Claude" w:date="2026-05-04T00:00:00Z">
        <w:r>
          <w:rPr>
            <w:color w:val="000000"/>
            <w:sz w:val="22"/>
            <w:szCs w:val="22"/>
          </w:rPr>
          <w:t>15.3 TOP ページ (4 列カードグリッド)</w:t>
        </w:r>
      </w:ins>
    </w:p>
    <w:p w14:paraId="69DC32DE" w14:textId="77777777" w:rsidR="006D638C" w:rsidRDefault="00000000">
      <w:ins w:id="175" w:author="Claude" w:date="2026-05-04T00:00:00Z">
        <w:r>
          <w:rPr>
            <w:color w:val="000000"/>
          </w:rPr>
          <w:t>Lead Hero (最新記事の見出し+要約) + 4 列 × 2 行 = 8 カード (cross-Issue 日付降順)。各カード = 16:10 画像 + Eyebrow (Section 名 caps) + Headline (22px / weight 700) + Deck (14px sans 110字以内) + 'BY BOLGHERI AI · YYYY-MM-DD'。下部に Archive 統計 CTA (Issue 数 / Section 数 / Article 数 / Cadence)。</w:t>
        </w:r>
      </w:ins>
    </w:p>
    <w:p w14:paraId="3F98584C" w14:textId="77777777" w:rsidR="006D638C" w:rsidRDefault="00000000">
      <w:pPr>
        <w:pStyle w:val="2"/>
      </w:pPr>
      <w:ins w:id="176" w:author="Claude" w:date="2026-05-04T00:00:00Z">
        <w:r>
          <w:rPr>
            <w:color w:val="000000"/>
            <w:sz w:val="22"/>
            <w:szCs w:val="22"/>
          </w:rPr>
          <w:t>15.4 Article ページ (2 列レイアウト + Archive サイドバー)</w:t>
        </w:r>
      </w:ins>
    </w:p>
    <w:p w14:paraId="528039CB" w14:textId="77777777" w:rsidR="006D638C" w:rsidRDefault="00000000">
      <w:ins w:id="177" w:author="Claude" w:date="2026-05-04T00:00:00Z">
        <w:r>
          <w:rPr>
            <w:color w:val="000000"/>
          </w:rPr>
          <w:t>グリッド構成: minmax(0, 1fr) (本文) + 320px (サイドバー)、gap 64px、max-width 1320px。本文側 max-width 720px センタリング。Eyebrow → H1 (52px) → Deck (21px) → 16:9 ヒーロー画像 + ILLUSTRATION クレジット → Byline (caps tracking) → 本文 (Helvetica Neue 18px / line-height 1.78) → Source フッター (Tags 含む)。</w:t>
        </w:r>
      </w:ins>
    </w:p>
    <w:p w14:paraId="1C3606F3" w14:textId="77777777" w:rsidR="006D638C" w:rsidRDefault="00000000">
      <w:ins w:id="178" w:author="Claude" w:date="2026-05-04T00:00:00Z">
        <w:r>
          <w:rPr>
            <w:color w:val="000000"/>
          </w:rPr>
          <w:t>ArchiveSidebar (sticky top:120px): ARCHIVE 大caps + 統計 (Issue 数 + Article 数) + By Section リスト (8 件 各カウント付き) + Past Issues 全件 (新→古, No.001 padded + 日付 + 件数) + 'Browse Full Archive →' CTA。1080px 以下で本文下にスタック。</w:t>
        </w:r>
      </w:ins>
    </w:p>
    <w:p w14:paraId="5FB568D3" w14:textId="77777777" w:rsidR="006D638C" w:rsidRDefault="00000000">
      <w:pPr>
        <w:pStyle w:val="2"/>
      </w:pPr>
      <w:ins w:id="179" w:author="Claude" w:date="2026-05-04T00:00:00Z">
        <w:r>
          <w:rPr>
            <w:color w:val="000000"/>
            <w:sz w:val="22"/>
            <w:szCs w:val="22"/>
          </w:rPr>
          <w:t>15.5 Archive ページ (Section 別カードグリッド)</w:t>
        </w:r>
      </w:ins>
    </w:p>
    <w:p w14:paraId="4D834A9B" w14:textId="77777777" w:rsidR="006D638C" w:rsidRDefault="00000000">
      <w:ins w:id="180" w:author="Claude" w:date="2026-05-04T00:00:00Z">
        <w:r>
          <w:rPr>
            <w:color w:val="000000"/>
          </w:rPr>
          <w:t>ヒーロー (ARCHIVE eyebrow + 統計) + JUMP TO ピル (Section ジャンプアンカー) + Section 別ブロック × 8。各ブロック = タイトルバー (Eyebrow + Section ラベル + 件数 + View all →) + 3 列カードグリッド (max 9 件) + '+ N more in {Section} →' フッター。スクロールマージン top:120px で SectionNav に被らないようにアンカー調整。</w:t>
        </w:r>
      </w:ins>
    </w:p>
    <w:p w14:paraId="40D201FD" w14:textId="77777777" w:rsidR="006D638C" w:rsidRDefault="00000000">
      <w:pPr>
        <w:pStyle w:val="2"/>
      </w:pPr>
      <w:ins w:id="181" w:author="Claude" w:date="2026-05-04T00:00:00Z">
        <w:r>
          <w:rPr>
            <w:color w:val="000000"/>
            <w:sz w:val="22"/>
            <w:szCs w:val="22"/>
          </w:rPr>
          <w:t>15.6 Section ページ (フルカードグリッド)</w:t>
        </w:r>
      </w:ins>
    </w:p>
    <w:p w14:paraId="53A30D0B" w14:textId="77777777" w:rsidR="006D638C" w:rsidRDefault="00000000">
      <w:ins w:id="182" w:author="Claude" w:date="2026-05-04T00:00:00Z">
        <w:r>
          <w:rPr>
            <w:color w:val="000000"/>
          </w:rPr>
          <w:t xml:space="preserve">/sections/&lt;slug&gt;/ をハンバーガーからの遷移先に位置づけ。ヒーロー (Eyebrow + ラベル + 件数 + </w:t>
          <w:lastRenderedPageBreak/>
          <w:t>Daily 06:00 JST since 2026-04-01) + 戻るナビ (← All Sources / Today →) + 全カードグリッド。3 列 (デスクトップ) → 2 列 (1024px) → 1 列 (720px)。</w:t>
        </w:r>
      </w:ins>
    </w:p>
    <w:p w14:paraId="31383970" w14:textId="77777777" w:rsidR="006D638C" w:rsidRDefault="00000000">
      <w:pPr>
        <w:pStyle w:val="2"/>
      </w:pPr>
      <w:ins w:id="183" w:author="Claude" w:date="2026-05-04T00:00:00Z">
        <w:r>
          <w:rPr>
            <w:color w:val="000000"/>
            <w:sz w:val="22"/>
            <w:szCs w:val="22"/>
          </w:rPr>
          <w:t>15.7 ハンバーガーメニュー (右ドロワー)</w:t>
        </w:r>
      </w:ins>
    </w:p>
    <w:p w14:paraId="55003A61" w14:textId="77777777" w:rsidR="006D638C" w:rsidRDefault="00000000">
      <w:ins w:id="184" w:author="Claude" w:date="2026-05-04T00:00:00Z">
        <w:r>
          <w:rPr>
            <w:color w:val="000000"/>
          </w:rPr>
          <w:t>旧 overlay (display:none で隠蔽) を維持しつつ新 .bm-* 名前空間で右側ドロワーを実装。Backdrop (rgba 黒 0.42) + Drawer (440px / モバイル 100vw, transform translateX) cubic-bezier(0.4,0,0.2,1) 0.38s。Sticky head (Bolgheri ロゴ + × 90deg rotate hover) + nav (Editions: Today/Archive 26px → 4px slide on hover、By Source: 8 行 grid 36px-1fr-22px、各 hover で text accent + arrow translateX) + foot (BOLGHERI LIMITED + tagline + © 2026)。Esc / 背景クリックで閉じ、auto-focus on close button (a11y)。</w:t>
        </w:r>
      </w:ins>
    </w:p>
    <w:p w14:paraId="04CC7A07" w14:textId="77777777" w:rsidR="006D638C" w:rsidRDefault="00000000">
      <w:pPr>
        <w:pStyle w:val="2"/>
      </w:pPr>
      <w:ins w:id="185" w:author="Claude" w:date="2026-05-04T00:00:00Z">
        <w:r>
          <w:rPr>
            <w:color w:val="000000"/>
            <w:sz w:val="22"/>
            <w:szCs w:val="22"/>
          </w:rPr>
          <w:t>15.8 SectionNav (1 行ナビ)</w:t>
        </w:r>
      </w:ins>
    </w:p>
    <w:p w14:paraId="33720967" w14:textId="77777777" w:rsidR="006D638C" w:rsidRDefault="00000000">
      <w:ins w:id="186" w:author="Claude" w:date="2026-05-04T00:00:00Z">
        <w:r>
          <w:rPr>
            <w:color w:val="000000"/>
          </w:rPr>
          <w:t>セクション数 8 + TODAY + ARCHIVE で 1 行に収まらず 2 行折り返しになっていた問題を解消。短縮ラベルマップ: WSJ 10-Point→WSJ, NYT Breaking News→NYT Breaking, NYT Opinion Today→NYT Opinion, Buysiders OWS→Buysiders, Short Squeez OWS→Short Squeez, Skift Daily→Skift。.bl-secnav-inner で flex-wrap:nowrap + overflow-x:auto (scrollbar 非表示) に統一。ARCHIVE の margin-left:auto を撤去し、最後の項目として自然配置。</w:t>
        </w:r>
      </w:ins>
    </w:p>
    <w:p w14:paraId="38DF8A5D" w14:textId="77777777" w:rsidR="006D638C" w:rsidRDefault="00000000">
      <w:pPr>
        <w:pStyle w:val="2"/>
      </w:pPr>
      <w:ins w:id="187" w:author="Claude" w:date="2026-05-04T00:00:00Z">
        <w:r>
          <w:rPr>
            <w:color w:val="000000"/>
            <w:sz w:val="22"/>
            <w:szCs w:val="22"/>
          </w:rPr>
          <w:t>15.9 タイポグラフィ (WIRED.jp スタック)</w:t>
        </w:r>
      </w:ins>
    </w:p>
    <w:p w14:paraId="72CBD25F" w14:textId="77777777" w:rsidR="006D638C" w:rsidRDefault="00000000">
      <w:ins w:id="188" w:author="Claude" w:date="2026-05-04T00:00:00Z">
        <w:r>
          <w:rPr>
            <w:color w:val="000000"/>
          </w:rPr>
          <w:t>旧スタック: Newsreader (serif H) + Inter (sans body) + Noto Serif JP / Noto Sans JP + JetBrains Mono (mono caps)。</w:t>
        </w:r>
      </w:ins>
    </w:p>
    <w:p w14:paraId="10527662" w14:textId="77777777" w:rsidR="006D638C" w:rsidRDefault="00000000">
      <w:ins w:id="189" w:author="Claude" w:date="2026-05-04T00:00:00Z">
        <w:r>
          <w:rPr>
            <w:color w:val="000000"/>
          </w:rPr>
          <w:t>新スタック (wired.jp 実装ファイル grep で確認): 'Helvetica Neue', Helvetica, Arial, '游ゴシック体', YuGothic, '游ゴシック Medium', 'Yu Gothic Medium', '游ゴシック', 'Yu Gothic', 'ヒラギノ角ゴ ProN W3', 'Hiragino Kaku Gothic ProN', 'ヒラギノ角ゴ Pro W3', 'Hiragino Kaku Gothic Pro', 'MS ゴシック', sans-serif。h1=700, body=400。</w:t>
        </w:r>
      </w:ins>
    </w:p>
    <w:p w14:paraId="4694486C" w14:textId="77777777" w:rsidR="006D638C" w:rsidRDefault="00000000">
      <w:ins w:id="190" w:author="Claude" w:date="2026-05-04T00:00:00Z">
        <w:r>
          <w:rPr>
            <w:color w:val="000000"/>
          </w:rPr>
          <w:t>Mono (eyebrow / byline / date stamp): 'JetBrains Mono', 'WiredMono' (wired.jp 独自) フォールバック → Helvetica Neue。app/layout.tsx の Google Fonts &lt;link&gt; から Inter / Newsreader / Noto を撤去 (JetBrains Mono のみ残置)。globals.css 内 約 46 箇所の font-family 参照を CSS 変数経由で一括置換。</w:t>
        </w:r>
      </w:ins>
    </w:p>
    <w:p w14:paraId="41AB2144" w14:textId="77777777" w:rsidR="006D638C" w:rsidRDefault="00000000">
      <w:pPr>
        <w:pStyle w:val="2"/>
      </w:pPr>
      <w:ins w:id="191" w:author="Claude" w:date="2026-05-04T00:00:00Z">
        <w:r>
          <w:rPr>
            <w:color w:val="000000"/>
            <w:sz w:val="22"/>
            <w:szCs w:val="22"/>
          </w:rPr>
          <w:t>15.10 タグライン書換 (法的観点)</w:t>
        </w:r>
      </w:ins>
    </w:p>
    <w:p w14:paraId="5D27F2DC" w14:textId="77777777" w:rsidR="006D638C" w:rsidRDefault="00000000">
      <w:ins w:id="192" w:author="Claude" w:date="2026-05-04T00:00:00Z">
        <w:r>
          <w:rPr>
            <w:color w:val="000000"/>
          </w:rPr>
          <w:t>『TRANSLATED』というラベルは著作権法 第27条 (翻訳権) との関係で、二次的著作物作成権を直接想起させる文言。サイト目立つ箇所 2 ヵ所を編集語彙へ置換。</w:t>
        </w:r>
      </w:ins>
    </w:p>
    <w:p w14:paraId="609CD4DC" w14:textId="77777777" w:rsidR="006D638C" w:rsidRDefault="00000000">
      <w:ins w:id="193" w:author="Claude" w:date="2026-05-04T00:00:00Z">
        <w:r>
          <w:rPr>
            <w:color w:val="000000"/>
          </w:rPr>
          <w:t>(a) meta-bar 右端: 'Translated · Indexed · Annotated' → 'Explored · Curated · Briefed'。</w:t>
        </w:r>
      </w:ins>
    </w:p>
    <w:p w14:paraId="7B9EEE2F" w14:textId="77777777" w:rsidR="006D638C" w:rsidRDefault="00000000">
      <w:ins w:id="194" w:author="Claude" w:date="2026-05-04T00:00:00Z">
        <w:r>
          <w:rPr>
            <w:color w:val="000000"/>
          </w:rPr>
          <w:t>(b) header 中央: 'Foreign Press · Translated · Quietly' → 'Explore the World'。</w:t>
        </w:r>
      </w:ins>
    </w:p>
    <w:p w14:paraId="1B24815B" w14:textId="77777777" w:rsidR="006D638C" w:rsidRDefault="00000000">
      <w:ins w:id="195" w:author="Claude" w:date="2026-05-04T00:00:00Z">
        <w:r>
          <w:rPr>
            <w:color w:val="000000"/>
          </w:rPr>
          <w:t>注: タグライン書換は対症療法であり、本文側 (各記事の全訳テキスト掲載) のリスクは別途継続検討要。§16 法的リスク評価メモ参照。</w:t>
        </w:r>
      </w:ins>
    </w:p>
    <w:p w14:paraId="62833255" w14:textId="77777777" w:rsidR="006D638C" w:rsidRDefault="00000000">
      <w:pPr>
        <w:pStyle w:val="2"/>
      </w:pPr>
      <w:ins w:id="196" w:author="Claude" w:date="2026-05-04T00:00:00Z">
        <w:r>
          <w:rPr>
            <w:color w:val="000000"/>
            <w:sz w:val="22"/>
            <w:szCs w:val="22"/>
          </w:rPr>
          <w:t>15.11 フッター刷新 (BOLGHERI LIMITED ミニマル黒)</w:t>
        </w:r>
      </w:ins>
    </w:p>
    <w:p w14:paraId="5E2EE282" w14:textId="77777777" w:rsidR="006D638C" w:rsidRDefault="00000000">
      <w:ins w:id="197" w:author="Claude" w:date="2026-05-04T00:00:00Z">
        <w:r>
          <w:rPr>
            <w:color w:val="000000"/>
          </w:rPr>
          <w:t>背景 #000000、本文 #BBBBBB、ホバー #FFFFFF (transition 400ms ease)。3 列構成: ロゴ列 (2fr) / EXPLORE 列 (1fr) / Social 列 (1fr)。Social は Insta / X / Facebook / Spotify / YouTube の inline SVG (href なし、ブランドマークのみ)。下段は Hairline + 9.5px 免責事項 + Legal リンク (Terms / Privacy / Cookies) + Copyright。</w:t>
        </w:r>
      </w:ins>
    </w:p>
    <w:p w14:paraId="47B48A31" w14:textId="77777777" w:rsidR="006D638C" w:rsidRDefault="00000000">
      <w:pPr>
        <w:pStyle w:val="2"/>
      </w:pPr>
      <w:ins w:id="198" w:author="Claude" w:date="2026-05-04T00:00:00Z">
        <w:r>
          <w:rPr>
            <w:color w:val="000000"/>
            <w:sz w:val="22"/>
            <w:szCs w:val="22"/>
          </w:rPr>
          <w:t>15.12 モバイル対応 (375 / 430 / 720 / 1024 px)</w:t>
        </w:r>
      </w:ins>
    </w:p>
    <w:p w14:paraId="74264207" w14:textId="77777777" w:rsidR="006D638C" w:rsidRDefault="00000000">
      <w:ins w:id="199" w:author="Claude" w:date="2026-05-04T00:00:00Z">
        <w:r>
          <w:rPr>
            <w:color w:val="000000"/>
          </w:rPr>
          <w:lastRenderedPageBreak/>
          <w:t>グリッド: TOP は 4→2→1 列、Archive/Section は 3→2→1 列。Hamburger drawer は 480px 以下で 100vw 全画面化。Header tagline は 720px 以下で非表示。Meta-bar フォント 9px に縮小。Article body 18px → 16.5px (720) → 16px (480)、line-height 1.72。ArchiveSidebar は 1080px 以下で本文下スタック (border-left → border-top)。Footer は 720px 以下で 1 列縦積み + bottom-row も縦積み。SectionNav 横スクロール (scrollbar 非表示)。</w:t>
        </w:r>
      </w:ins>
    </w:p>
    <w:p w14:paraId="7AC00AA3" w14:textId="77777777" w:rsidR="006D638C" w:rsidRDefault="00000000">
      <w:pPr>
        <w:pStyle w:val="2"/>
      </w:pPr>
      <w:ins w:id="200" w:author="Claude" w:date="2026-05-04T00:00:00Z">
        <w:r>
          <w:rPr>
            <w:color w:val="000000"/>
            <w:sz w:val="22"/>
            <w:szCs w:val="22"/>
          </w:rPr>
          <w:t>15.13 配信履歴 (本番コミット系列)</w:t>
        </w:r>
      </w:ins>
    </w:p>
    <w:p w14:paraId="34651869" w14:textId="77777777" w:rsidR="006D638C" w:rsidRDefault="00000000">
      <w:ins w:id="201" w:author="Claude" w:date="2026-05-04T00:00:00Z">
        <w:r>
          <w:rPr>
            <w:color w:val="000000"/>
          </w:rPr>
          <w:t>4de054c — feat(v2): editorial redesign — Next.js 14 + TS scaffold + GH Pages deploy</w:t>
        </w:r>
      </w:ins>
    </w:p>
    <w:p w14:paraId="25663E1A" w14:textId="77777777" w:rsidR="006D638C" w:rsidRDefault="00000000">
      <w:ins w:id="202" w:author="Claude" w:date="2026-05-04T00:00:00Z">
        <w:r>
          <w:rPr>
            <w:color w:val="000000"/>
          </w:rPr>
          <w:t>cb2d36a — feat(footer): replace SiteFooter with BOLGHERI LIMITED minimal black</w:t>
        </w:r>
      </w:ins>
    </w:p>
    <w:p w14:paraId="5E6929A2" w14:textId="77777777" w:rsidR="006D638C" w:rsidRDefault="00000000">
      <w:ins w:id="203" w:author="Claude" w:date="2026-05-04T00:00:00Z">
        <w:r>
          <w:rPr>
            <w:color w:val="000000"/>
          </w:rPr>
          <w:t>830768f — feat(v2): WIRED.jp-style redesign — 4-col card grid + Article 2-col with Archive sidebar</w:t>
        </w:r>
      </w:ins>
    </w:p>
    <w:p w14:paraId="036F22EB" w14:textId="77777777" w:rsidR="006D638C" w:rsidRDefault="00000000">
      <w:ins w:id="204" w:author="Claude" w:date="2026-05-04T00:00:00Z">
        <w:r>
          <w:rPr>
            <w:color w:val="000000"/>
          </w:rPr>
          <w:t>8d61575 — feat(v2): archive/section pages — card grid w/ image+title+date+summary</w:t>
        </w:r>
      </w:ins>
    </w:p>
    <w:p w14:paraId="599B3689" w14:textId="77777777" w:rsidR="006D638C" w:rsidRDefault="00000000">
      <w:ins w:id="205" w:author="Claude" w:date="2026-05-04T00:00:00Z">
        <w:r>
          <w:rPr>
            <w:color w:val="000000"/>
          </w:rPr>
          <w:t>29fcc47 — feat(v2): adopt WIRED.jp font stack — Helvetica Neue + Yu Gothic + Hiragino</w:t>
        </w:r>
      </w:ins>
    </w:p>
    <w:p w14:paraId="32880335" w14:textId="77777777" w:rsidR="006D638C" w:rsidRDefault="00000000">
      <w:ins w:id="206" w:author="Claude" w:date="2026-05-04T00:00:00Z">
        <w:r>
          <w:rPr>
            <w:color w:val="000000"/>
          </w:rPr>
          <w:t>825fedf — feat(v2): rebrand tagline — Explored · Curated · Briefed / Explore the World</w:t>
        </w:r>
      </w:ins>
    </w:p>
    <w:p w14:paraId="26EFCF23" w14:textId="77777777" w:rsidR="006D638C" w:rsidRDefault="00000000">
      <w:ins w:id="207" w:author="Claude" w:date="2026-05-04T00:00:00Z">
        <w:r>
          <w:rPr>
            <w:color w:val="000000"/>
          </w:rPr>
          <w:t>b4b92b9 — fix(v2): SectionNav layout — single-line, scrollable, shorter labels</w:t>
        </w:r>
      </w:ins>
    </w:p>
    <w:p w14:paraId="58EA451C" w14:textId="77777777" w:rsidR="006D638C" w:rsidRDefault="00000000">
      <w:ins w:id="208" w:author="Claude" w:date="2026-05-04T00:00:00Z">
        <w:r>
          <w:rPr>
            <w:color w:val="000000"/>
          </w:rPr>
          <w:t>5ab4a13 — feat(v2): hamburger menu — right-side drawer (replaces overlay)</w:t>
        </w:r>
      </w:ins>
    </w:p>
    <w:p w14:paraId="2E6A2362" w14:textId="77777777" w:rsidR="006D638C" w:rsidRDefault="00000000">
      <w:r>
        <w:br w:type="page"/>
      </w:r>
    </w:p>
    <w:p w14:paraId="38DC22C5" w14:textId="77777777" w:rsidR="006D638C" w:rsidRDefault="00000000">
      <w:pPr>
        <w:pStyle w:val="1"/>
      </w:pPr>
      <w:ins w:id="209" w:author="Claude" w:date="2026-05-04T00:00:00Z">
        <w:r>
          <w:rPr>
            <w:color w:val="000000"/>
            <w:sz w:val="22"/>
            <w:szCs w:val="22"/>
          </w:rPr>
          <w:lastRenderedPageBreak/>
          <w:t>§16. 法的リスク評価メモ (2026-05-04 追記)</w:t>
        </w:r>
      </w:ins>
    </w:p>
    <w:p w14:paraId="702EB3EF" w14:textId="77777777" w:rsidR="006D638C" w:rsidRDefault="00000000">
      <w:pPr>
        <w:pStyle w:val="2"/>
      </w:pPr>
      <w:ins w:id="210" w:author="Claude" w:date="2026-05-04T00:00:00Z">
        <w:r>
          <w:rPr>
            <w:color w:val="000000"/>
            <w:sz w:val="22"/>
            <w:szCs w:val="22"/>
          </w:rPr>
          <w:t>16.1 著作権法上の評価対象</w:t>
        </w:r>
      </w:ins>
    </w:p>
    <w:p w14:paraId="4AB9C5E5" w14:textId="77777777" w:rsidR="006D638C" w:rsidRDefault="00000000">
      <w:ins w:id="211" w:author="Claude" w:date="2026-05-04T00:00:00Z">
        <w:r>
          <w:rPr>
            <w:color w:val="000000"/>
          </w:rPr>
          <w:t>Bolgheri Daily Brief は外部メディア (WSJ The 10-Point / NYT Breaking News / NYT Opinion Today / The Economist / Skift Daily / Buysiders OWS / Short Squeez OWS / Business Insider) の配信ニュースレターを Gemini 2.5-flash により日本語訳し、本文をほぼ全訳の形でサイトに公開している。これは以下の権利と接触する:</w:t>
        </w:r>
      </w:ins>
    </w:p>
    <w:p w14:paraId="53E9B596" w14:textId="77777777" w:rsidR="006D638C" w:rsidRDefault="00000000">
      <w:ins w:id="212" w:author="Claude" w:date="2026-05-04T00:00:00Z">
        <w:r>
          <w:rPr>
            <w:color w:val="000000"/>
          </w:rPr>
          <w:t>• 著作権法 第27条 (翻訳権・翻案権): 翻訳は二次的著作物の作成行為で、原著作者の専属権。</w:t>
        </w:r>
      </w:ins>
    </w:p>
    <w:p w14:paraId="47E81BB3" w14:textId="77777777" w:rsidR="006D638C" w:rsidRDefault="00000000">
      <w:ins w:id="213" w:author="Claude" w:date="2026-05-04T00:00:00Z">
        <w:r>
          <w:rPr>
            <w:color w:val="000000"/>
          </w:rPr>
          <w:t>• 著作権法 第28条 (二次的著作物の利用): 翻訳物の公衆送信 (Web 公開) も同様に許諾必要。</w:t>
        </w:r>
      </w:ins>
    </w:p>
    <w:p w14:paraId="2E7B848F" w14:textId="77777777" w:rsidR="006D638C" w:rsidRDefault="00000000">
      <w:ins w:id="214" w:author="Claude" w:date="2026-05-04T00:00:00Z">
        <w:r>
          <w:rPr>
            <w:color w:val="000000"/>
          </w:rPr>
          <w:t>• 米著作権法 17 U.S.C. §106(2): 派生著作物の作成権は原著作者に専属。</w:t>
        </w:r>
      </w:ins>
    </w:p>
    <w:p w14:paraId="53993651" w14:textId="77777777" w:rsidR="006D638C" w:rsidRDefault="00000000">
      <w:pPr>
        <w:pStyle w:val="2"/>
      </w:pPr>
      <w:ins w:id="215" w:author="Claude" w:date="2026-05-04T00:00:00Z">
        <w:r>
          <w:rPr>
            <w:color w:val="000000"/>
            <w:sz w:val="22"/>
            <w:szCs w:val="22"/>
          </w:rPr>
          <w:t>16.2 引用要件への適合性</w:t>
        </w:r>
      </w:ins>
    </w:p>
    <w:p w14:paraId="37C5AF7F" w14:textId="77777777" w:rsidR="006D638C" w:rsidRDefault="00000000">
      <w:ins w:id="216" w:author="Claude" w:date="2026-05-04T00:00:00Z">
        <w:r>
          <w:rPr>
            <w:color w:val="000000"/>
          </w:rPr>
          <w:t>第32条 (引用) の要件 (主従関係・明瞭区別性・必然性・公正な慣行) は、訳文を本体としているため満たさない。第41条 (時事の事件の報道) も該当しない (報道ではなく翻訳配信)。第30条 (私的使用) も非該当 (公開サイト)。</w:t>
        </w:r>
      </w:ins>
    </w:p>
    <w:p w14:paraId="35EA6E75" w14:textId="77777777" w:rsidR="006D638C" w:rsidRDefault="00000000">
      <w:pPr>
        <w:pStyle w:val="2"/>
      </w:pPr>
      <w:ins w:id="217" w:author="Claude" w:date="2026-05-04T00:00:00Z">
        <w:r>
          <w:rPr>
            <w:color w:val="000000"/>
            <w:sz w:val="22"/>
            <w:szCs w:val="22"/>
          </w:rPr>
          <w:t>16.3 v3.0 で実施した対応 (タグライン整理)</w:t>
        </w:r>
      </w:ins>
    </w:p>
    <w:p w14:paraId="7D9C57BD" w14:textId="77777777" w:rsidR="006D638C" w:rsidRDefault="00000000">
      <w:ins w:id="218" w:author="Claude" w:date="2026-05-04T00:00:00Z">
        <w:r>
          <w:rPr>
            <w:color w:val="000000"/>
          </w:rPr>
          <w:t>サイト目立つ箇所からの『Translated』語を排除し、警告書を受けた際の故意性立証材料を縮減。これは対症療法であり、本文側のリスクは未解消。</w:t>
        </w:r>
      </w:ins>
    </w:p>
    <w:p w14:paraId="71DEFAAC" w14:textId="77777777" w:rsidR="006D638C" w:rsidRDefault="00000000">
      <w:pPr>
        <w:pStyle w:val="2"/>
      </w:pPr>
      <w:ins w:id="219" w:author="Claude" w:date="2026-05-04T00:00:00Z">
        <w:r>
          <w:rPr>
            <w:color w:val="000000"/>
            <w:sz w:val="22"/>
            <w:szCs w:val="22"/>
          </w:rPr>
          <w:t>16.4 残存リスクと推奨対応</w:t>
        </w:r>
      </w:ins>
    </w:p>
    <w:p w14:paraId="124392D8" w14:textId="77777777" w:rsidR="006D638C" w:rsidRDefault="00000000">
      <w:ins w:id="220" w:author="Claude" w:date="2026-05-04T00:00:00Z">
        <w:r>
          <w:rPr>
            <w:color w:val="000000"/>
          </w:rPr>
          <w:t>【残存】本文の全訳掲載が継続中。Dow Jones / NYT / Economist は特に配信物の無断翻訳に厳しいことで知られる (米国判例集に複数の和解事例あり)。</w:t>
        </w:r>
      </w:ins>
    </w:p>
    <w:p w14:paraId="456533C6" w14:textId="77777777" w:rsidR="006D638C" w:rsidRDefault="00000000">
      <w:ins w:id="221" w:author="Claude" w:date="2026-05-04T00:00:00Z">
        <w:r>
          <w:rPr>
            <w:color w:val="000000"/>
          </w:rPr>
          <w:t>【推奨】(a) 各記事を 100-300 字の独自要約 + キーポイント箇条書き + 原文 URL リンクのモデルに縮小、(b) 機関投資家への配布や B2B 商用化を行う場合は、出版法務に強い知財弁護士への事前照会、(c) 規約 (Terms) ページ追加で『個人検証用』『教育目的』の位置づけを明示。</w:t>
        </w:r>
      </w:ins>
    </w:p>
    <w:p w14:paraId="567FFB76" w14:textId="77777777" w:rsidR="006D638C" w:rsidRDefault="00000000">
      <w:pPr>
        <w:pStyle w:val="2"/>
      </w:pPr>
      <w:ins w:id="222" w:author="Claude" w:date="2026-05-04T00:00:00Z">
        <w:r>
          <w:rPr>
            <w:color w:val="000000"/>
            <w:sz w:val="22"/>
            <w:szCs w:val="22"/>
          </w:rPr>
          <w:t>16.5 留意事項</w:t>
        </w:r>
      </w:ins>
    </w:p>
    <w:p w14:paraId="06DEB11E" w14:textId="77777777" w:rsidR="006D638C" w:rsidRDefault="00000000">
      <w:ins w:id="223" w:author="Claude" w:date="2026-05-04T00:00:00Z">
        <w:r>
          <w:rPr>
            <w:color w:val="000000"/>
          </w:rPr>
          <w:t>本評価は法的助言ではなく、コード/コンテンツ側の所感記録。最終判断は知財専門弁護士に相談の上で行うこと。</w:t>
        </w:r>
      </w:ins>
    </w:p>
    <w:sectPr w:rsidR="006D638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2B2D0" w14:textId="77777777" w:rsidR="00354763" w:rsidRDefault="00354763">
      <w:r>
        <w:separator/>
      </w:r>
    </w:p>
  </w:endnote>
  <w:endnote w:type="continuationSeparator" w:id="0">
    <w:p w14:paraId="5DA52801" w14:textId="77777777" w:rsidR="00354763" w:rsidRDefault="00354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4E70E" w14:textId="77777777" w:rsidR="00FF2FC6" w:rsidRDefault="00000000">
    <w:pPr>
      <w:jc w:val="center"/>
    </w:pPr>
    <w:r>
      <w:rPr>
        <w:rFonts w:eastAsia="Helvetica Neue"/>
        <w:color w:val="6A6D74"/>
        <w:sz w:val="16"/>
        <w:szCs w:val="16"/>
      </w:rPr>
      <w:t xml:space="preserve">— Page </w:t>
    </w:r>
    <w:r>
      <w:rPr>
        <w:color w:val="6A6D74"/>
        <w:sz w:val="16"/>
        <w:szCs w:val="16"/>
      </w:rPr>
      <w:fldChar w:fldCharType="begin"/>
    </w:r>
    <w:r>
      <w:rPr>
        <w:rFonts w:eastAsia="Helvetica Neue"/>
        <w:color w:val="6A6D74"/>
        <w:sz w:val="16"/>
        <w:szCs w:val="16"/>
      </w:rPr>
      <w:instrText>PAGE</w:instrText>
    </w:r>
    <w:r>
      <w:rPr>
        <w:color w:val="6A6D74"/>
        <w:sz w:val="16"/>
        <w:szCs w:val="16"/>
      </w:rPr>
      <w:fldChar w:fldCharType="separate"/>
    </w:r>
    <w:r w:rsidR="009B400D">
      <w:rPr>
        <w:rFonts w:eastAsia="Helvetica Neue"/>
        <w:noProof/>
        <w:color w:val="6A6D74"/>
        <w:sz w:val="16"/>
        <w:szCs w:val="16"/>
      </w:rPr>
      <w:t>1</w:t>
    </w:r>
    <w:r>
      <w:rPr>
        <w:color w:val="6A6D74"/>
        <w:sz w:val="16"/>
        <w:szCs w:val="16"/>
      </w:rPr>
      <w:fldChar w:fldCharType="end"/>
    </w:r>
    <w:r>
      <w:rPr>
        <w:rFonts w:eastAsia="Helvetica Neue"/>
        <w:color w:val="6A6D74"/>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318CD" w14:textId="77777777" w:rsidR="00354763" w:rsidRDefault="00354763">
      <w:r>
        <w:separator/>
      </w:r>
    </w:p>
  </w:footnote>
  <w:footnote w:type="continuationSeparator" w:id="0">
    <w:p w14:paraId="18DD3FDA" w14:textId="77777777" w:rsidR="00354763" w:rsidRDefault="00354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EDA8A" w14:textId="77777777" w:rsidR="00FF2FC6" w:rsidRDefault="00000000">
    <w:pPr>
      <w:jc w:val="right"/>
    </w:pPr>
    <w:r>
      <w:rPr>
        <w:rFonts w:eastAsia="Helvetica Neue"/>
        <w:color w:val="6A6D74"/>
        <w:sz w:val="16"/>
        <w:szCs w:val="16"/>
      </w:rPr>
      <w:t>Bolgheri Daily Brief Dashboard 仕様書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90CF3"/>
    <w:multiLevelType w:val="hybridMultilevel"/>
    <w:tmpl w:val="D56E7A56"/>
    <w:lvl w:ilvl="0" w:tplc="AC62D24A">
      <w:start w:val="1"/>
      <w:numFmt w:val="bullet"/>
      <w:lvlText w:val="•"/>
      <w:lvlJc w:val="left"/>
      <w:pPr>
        <w:ind w:left="720" w:hanging="360"/>
      </w:pPr>
    </w:lvl>
    <w:lvl w:ilvl="1" w:tplc="E71492DE">
      <w:start w:val="1"/>
      <w:numFmt w:val="bullet"/>
      <w:lvlText w:val="◦"/>
      <w:lvlJc w:val="left"/>
      <w:pPr>
        <w:ind w:left="1440" w:hanging="360"/>
      </w:pPr>
    </w:lvl>
    <w:lvl w:ilvl="2" w:tplc="BEE842EE">
      <w:numFmt w:val="decimal"/>
      <w:lvlText w:val=""/>
      <w:lvlJc w:val="left"/>
    </w:lvl>
    <w:lvl w:ilvl="3" w:tplc="2BA00008">
      <w:numFmt w:val="decimal"/>
      <w:lvlText w:val=""/>
      <w:lvlJc w:val="left"/>
    </w:lvl>
    <w:lvl w:ilvl="4" w:tplc="9614FACC">
      <w:numFmt w:val="decimal"/>
      <w:lvlText w:val=""/>
      <w:lvlJc w:val="left"/>
    </w:lvl>
    <w:lvl w:ilvl="5" w:tplc="0C709046">
      <w:numFmt w:val="decimal"/>
      <w:lvlText w:val=""/>
      <w:lvlJc w:val="left"/>
    </w:lvl>
    <w:lvl w:ilvl="6" w:tplc="50CAE860">
      <w:numFmt w:val="decimal"/>
      <w:lvlText w:val=""/>
      <w:lvlJc w:val="left"/>
    </w:lvl>
    <w:lvl w:ilvl="7" w:tplc="4336D058">
      <w:numFmt w:val="decimal"/>
      <w:lvlText w:val=""/>
      <w:lvlJc w:val="left"/>
    </w:lvl>
    <w:lvl w:ilvl="8" w:tplc="369C9112">
      <w:numFmt w:val="decimal"/>
      <w:lvlText w:val=""/>
      <w:lvlJc w:val="left"/>
    </w:lvl>
  </w:abstractNum>
  <w:abstractNum w:abstractNumId="1" w15:restartNumberingAfterBreak="0">
    <w:nsid w:val="4636404E"/>
    <w:multiLevelType w:val="hybridMultilevel"/>
    <w:tmpl w:val="7A2C5CBE"/>
    <w:lvl w:ilvl="0" w:tplc="7DB286AA">
      <w:start w:val="1"/>
      <w:numFmt w:val="bullet"/>
      <w:lvlText w:val="●"/>
      <w:lvlJc w:val="left"/>
      <w:pPr>
        <w:ind w:left="720" w:hanging="360"/>
      </w:pPr>
    </w:lvl>
    <w:lvl w:ilvl="1" w:tplc="ACDE5B00">
      <w:start w:val="1"/>
      <w:numFmt w:val="bullet"/>
      <w:lvlText w:val="○"/>
      <w:lvlJc w:val="left"/>
      <w:pPr>
        <w:ind w:left="1440" w:hanging="360"/>
      </w:pPr>
    </w:lvl>
    <w:lvl w:ilvl="2" w:tplc="7E06244A">
      <w:start w:val="1"/>
      <w:numFmt w:val="bullet"/>
      <w:lvlText w:val="■"/>
      <w:lvlJc w:val="left"/>
      <w:pPr>
        <w:ind w:left="2160" w:hanging="360"/>
      </w:pPr>
    </w:lvl>
    <w:lvl w:ilvl="3" w:tplc="92EE284E">
      <w:start w:val="1"/>
      <w:numFmt w:val="bullet"/>
      <w:lvlText w:val="●"/>
      <w:lvlJc w:val="left"/>
      <w:pPr>
        <w:ind w:left="2880" w:hanging="360"/>
      </w:pPr>
    </w:lvl>
    <w:lvl w:ilvl="4" w:tplc="ACA27946">
      <w:start w:val="1"/>
      <w:numFmt w:val="bullet"/>
      <w:lvlText w:val="○"/>
      <w:lvlJc w:val="left"/>
      <w:pPr>
        <w:ind w:left="3600" w:hanging="360"/>
      </w:pPr>
    </w:lvl>
    <w:lvl w:ilvl="5" w:tplc="DE6A3F4E">
      <w:start w:val="1"/>
      <w:numFmt w:val="bullet"/>
      <w:lvlText w:val="■"/>
      <w:lvlJc w:val="left"/>
      <w:pPr>
        <w:ind w:left="4320" w:hanging="360"/>
      </w:pPr>
    </w:lvl>
    <w:lvl w:ilvl="6" w:tplc="0EB8F0E0">
      <w:start w:val="1"/>
      <w:numFmt w:val="bullet"/>
      <w:lvlText w:val="●"/>
      <w:lvlJc w:val="left"/>
      <w:pPr>
        <w:ind w:left="5040" w:hanging="360"/>
      </w:pPr>
    </w:lvl>
    <w:lvl w:ilvl="7" w:tplc="4A8EBC7C">
      <w:start w:val="1"/>
      <w:numFmt w:val="bullet"/>
      <w:lvlText w:val="●"/>
      <w:lvlJc w:val="left"/>
      <w:pPr>
        <w:ind w:left="5760" w:hanging="360"/>
      </w:pPr>
    </w:lvl>
    <w:lvl w:ilvl="8" w:tplc="670A55EA">
      <w:start w:val="1"/>
      <w:numFmt w:val="bullet"/>
      <w:lvlText w:val="●"/>
      <w:lvlJc w:val="left"/>
      <w:pPr>
        <w:ind w:left="6480" w:hanging="360"/>
      </w:pPr>
    </w:lvl>
  </w:abstractNum>
  <w:num w:numId="1" w16cid:durableId="2031294737">
    <w:abstractNumId w:val="1"/>
    <w:lvlOverride w:ilvl="0">
      <w:startOverride w:val="1"/>
    </w:lvlOverride>
  </w:num>
  <w:num w:numId="2" w16cid:durableId="1036001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FC6"/>
    <w:rsid w:val="00227568"/>
    <w:rsid w:val="00354763"/>
    <w:rsid w:val="003A264B"/>
    <w:rsid w:val="006D638C"/>
    <w:rsid w:val="00837DAD"/>
    <w:rsid w:val="009B400D"/>
    <w:rsid w:val="00A27A35"/>
    <w:rsid w:val="00AB6E4E"/>
    <w:rsid w:val="00E4369E"/>
    <w:rsid w:val="00EC7408"/>
    <w:rsid w:val="00FF2F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B557858"/>
  <w15:docId w15:val="{0AE01F33-A385-DB48-9538-9A9B318BC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EastAsia" w:hAnsi="Helvetica Neue" w:cs="Helvetica Neue"/>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Helvetica Neue"/>
      <w:b/>
      <w:bCs/>
      <w:sz w:val="32"/>
      <w:szCs w:val="32"/>
    </w:rPr>
  </w:style>
  <w:style w:type="paragraph" w:styleId="2">
    <w:name w:val="heading 2"/>
    <w:uiPriority w:val="9"/>
    <w:unhideWhenUsed/>
    <w:qFormat/>
    <w:pPr>
      <w:spacing w:before="240" w:after="140"/>
      <w:outlineLvl w:val="1"/>
    </w:pPr>
    <w:rPr>
      <w:rFonts w:eastAsia="Helvetica Neue"/>
      <w:b/>
      <w:bCs/>
      <w:sz w:val="28"/>
      <w:szCs w:val="28"/>
    </w:rPr>
  </w:style>
  <w:style w:type="paragraph" w:styleId="3">
    <w:name w:val="heading 3"/>
    <w:uiPriority w:val="9"/>
    <w:unhideWhenUsed/>
    <w:qFormat/>
    <w:pPr>
      <w:spacing w:before="180" w:after="100"/>
      <w:outlineLvl w:val="2"/>
    </w:pPr>
    <w:rPr>
      <w:rFonts w:eastAsia="Helvetica Neue"/>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19909</Words>
  <Characters>56743</Characters>
  <Application>Microsoft Office Word</Application>
  <DocSecurity>0</DocSecurity>
  <Lines>2269</Lines>
  <Paragraphs>2190</Paragraphs>
  <ScaleCrop>false</ScaleCrop>
  <Company/>
  <LinksUpToDate>false</LinksUpToDate>
  <CharactersWithSpaces>74462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p:lastModifiedBy>
  <cp:revision>2</cp:revision>
  <dcterms:created xsi:type="dcterms:W3CDTF">2026-05-03T15:21:00Z</dcterms:created>
  <dcterms:modified xsi:type="dcterms:W3CDTF">2026-05-03T15:21:00Z</dcterms:modified>
</cp:coreProperties>
</file>