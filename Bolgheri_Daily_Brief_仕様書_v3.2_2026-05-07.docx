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EFBD9" w14:textId="77777777" w:rsidR="00FF2FC6" w:rsidRDefault="00000000">
      <w:pPr>
        <w:spacing w:before="2400" w:after="200"/>
        <w:jc w:val="center"/>
      </w:pPr>
      <w:r>
        <w:rPr>
          <w:rFonts w:eastAsia="Helvetica Neue"/>
          <w:b/>
          <w:bCs/>
          <w:color w:val="B5322C"/>
          <w:sz w:val="28"/>
          <w:szCs w:val="28"/>
        </w:rPr>
        <w:t>BOLGHERI DAILY BRIEF</w:t>
      </w:r>
    </w:p>
    <w:p w14:paraId="344094CA" w14:textId="77777777" w:rsidR="00FF2FC6" w:rsidRDefault="00000000">
      <w:pPr>
        <w:spacing w:after="480"/>
        <w:jc w:val="center"/>
      </w:pPr>
      <w:r>
        <w:rPr>
          <w:rFonts w:eastAsia="Helvetica Neue"/>
          <w:b/>
          <w:bCs/>
          <w:sz w:val="44"/>
          <w:szCs w:val="44"/>
        </w:rPr>
        <w:t>Dashboard 仕様書</w:t>
      </w:r>
    </w:p>
    <w:p w14:paraId="2C98E4DF" w14:textId="77777777" w:rsidR="00FF2FC6" w:rsidRDefault="00000000">
      <w:pPr>
        <w:spacing w:after="120"/>
        <w:jc w:val="center"/>
      </w:pPr>
      <w:del w:id="0" w:author="Claude" w:date="2026-05-01T09:00:00Z">
        <w:r>
          <w:rPr>
            <w:rFonts w:eastAsia="Helvetica Neue"/>
            <w:b/>
            <w:bCs/>
            <w:sz w:val="72"/>
            <w:szCs w:val="72"/>
          </w:rPr>
          <w:delText>v1.4</w:delText>
        </w:r>
      </w:del>
      <w:ins w:id="1" w:author="Claude" w:date="2026-05-01T09:00:00Z">
        <w:r>
          <w:t>v2.0</w:t>
        </w:r>
      </w:ins>
      <w:del w:id="2" w:author="Claude" w:date="2026-05-03T06:00:00Z">
        <w:r>
          <w:rPr>
            <w:b/>
            <w:bCs/>
            <w:sz w:val="72"/>
            <w:szCs w:val="72"/>
          </w:rPr>
          <w:delText>v2.0</w:delText>
        </w:r>
      </w:del>
      <w:ins w:id="3" w:author="Claude" w:date="2026-05-03T06:00:00Z">
        <w:r>
          <w:rPr>
            <w:b/>
            <w:bCs/>
            <w:sz w:val="72"/>
            <w:szCs w:val="72"/>
          </w:rPr>
          <w:t>v2.1</w:t>
        </w:r>
        <w:r>
          <w:rPr>
            <w:b/>
            <w:bCs/>
            <w:color w:val="C00000"/>
            <w:sz w:val="72"/>
            <w:szCs w:val="72"/>
          </w:rPr>
          <w:t xml:space="preserve"> → v3.0</w:t>
        </w:r>
      </w:ins>
    </w:p>
    <w:p w14:paraId="0091108A" w14:textId="77777777" w:rsidR="00FF2FC6" w:rsidRDefault="00000000">
      <w:pPr>
        <w:spacing w:after="120"/>
        <w:jc w:val="center"/>
      </w:pPr>
      <w:del w:id="4" w:author="Claude" w:date="2026-05-03T06:00:00Z">
        <w:r>
          <w:rPr>
            <w:rFonts w:eastAsia="Helvetica Neue"/>
            <w:i/>
            <w:iCs/>
            <w:color w:val="6A6D74"/>
            <w:sz w:val="28"/>
            <w:szCs w:val="28"/>
          </w:rPr>
          <w:delText>Implementation Complete Edition</w:delText>
        </w:r>
      </w:del>
      <w:ins w:id="5" w:author="Claude" w:date="2026-05-03T06:00:00Z">
        <w:r>
          <w:rPr>
            <w:rFonts w:eastAsia="Helvetica Neue"/>
            <w:i/>
            <w:iCs/>
            <w:color w:val="6A6D74"/>
            <w:sz w:val="28"/>
            <w:szCs w:val="28"/>
          </w:rPr>
          <w:t>Pipeline Resilience Edition</w:t>
        </w:r>
        <w:r>
          <w:rPr>
            <w:i/>
            <w:iCs/>
            <w:color w:val="C00000"/>
            <w:sz w:val="28"/>
            <w:szCs w:val="28"/>
          </w:rPr>
          <w:t xml:space="preserve"> → Editorial Redesign Edition → Legal Hardening &amp; DealBook Integration Edition → Pipeline Resilience Hardening Edition</w:t>
        </w:r>
      </w:ins>
    </w:p>
    <w:p w14:paraId="58342339" w14:textId="77777777" w:rsidR="00FF2FC6" w:rsidRDefault="00000000">
      <w:pPr>
        <w:spacing w:after="960"/>
        <w:jc w:val="center"/>
      </w:pPr>
      <w:del w:id="7" w:author="Claude" w:date="2026-05-01T09:00:00Z">
        <w:r>
          <w:rPr>
            <w:rFonts w:eastAsia="Helvetica Neue"/>
            <w:color w:val="6A6D74"/>
          </w:rPr>
          <w:delText>（Phase 6 実装完了 + Pattern A/B 確定 + 2026-04-23 実装ログ）</w:delText>
        </w:r>
      </w:del>
      <w:ins w:id="8" w:author="Claude" w:date="2026-05-01T09:00:00Z">
        <w:r>
          <w:t>（Phase 10 完了 + 全ソースバックフィル + モバイルアーカイブ修正 + 2026-05-01 実装ログ）</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F2FC6" w14:paraId="1203B8EF" w14:textId="77777777">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338182C" w14:textId="77777777" w:rsidR="00FF2FC6" w:rsidRDefault="00000000">
            <w:r>
              <w:rPr>
                <w:rFonts w:eastAsia="Helvetica Neue"/>
                <w:b/>
                <w:bCs/>
                <w:color w:val="FFFFFF"/>
                <w:sz w:val="20"/>
                <w:szCs w:val="20"/>
              </w:rPr>
              <w:t>項目</w:t>
            </w:r>
          </w:p>
        </w:tc>
        <w:tc>
          <w:tcPr>
            <w:tcW w:w="64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A044CD0" w14:textId="77777777" w:rsidR="00FF2FC6" w:rsidRDefault="00000000">
            <w:r>
              <w:rPr>
                <w:rFonts w:eastAsia="Helvetica Neue"/>
                <w:b/>
                <w:bCs/>
                <w:color w:val="FFFFFF"/>
                <w:sz w:val="20"/>
                <w:szCs w:val="20"/>
              </w:rPr>
              <w:t>値</w:t>
            </w:r>
          </w:p>
        </w:tc>
      </w:tr>
      <w:tr w:rsidR="00FF2FC6" w14:paraId="5C1DA42B"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DA558F" w14:textId="77777777" w:rsidR="00FF2FC6" w:rsidRDefault="00000000">
            <w:r>
              <w:rPr>
                <w:rFonts w:eastAsia="Helvetica Neue"/>
                <w:b/>
                <w:bCs/>
                <w:sz w:val="20"/>
                <w:szCs w:val="20"/>
              </w:rPr>
              <w:t>最終更新</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111348" w14:textId="77777777" w:rsidR="00FF2FC6" w:rsidRDefault="00000000">
            <w:del w:id="9" w:author="Claude" w:date="2026-05-01T09:00:00Z">
              <w:r>
                <w:rPr>
                  <w:rFonts w:eastAsia="Helvetica Neue"/>
                  <w:sz w:val="20"/>
                  <w:szCs w:val="20"/>
                </w:rPr>
                <w:delText>2026-04-23 (Thursday) 13:15 JST</w:delText>
              </w:r>
            </w:del>
            <w:ins w:id="10" w:author="Claude" w:date="2026-05-01T09:00:00Z">
              <w:r>
                <w:t>2026-05-01 (Friday) 09:00 JST</w:t>
              </w:r>
              <w:r>
                <w:rPr>
                  <w:color w:val="C00000"/>
                </w:rPr>
                <w:t xml:space="preserve"> → 2026-05-04 (Monday) 00:00 JST</w:t>
              </w:r>
            </w:ins>
          </w:p>
        </w:tc>
      </w:tr>
      <w:tr w:rsidR="00FF2FC6" w14:paraId="0FAE6ECA"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2FFEDA" w14:textId="77777777" w:rsidR="00FF2FC6" w:rsidRDefault="00000000">
            <w:r>
              <w:rPr>
                <w:rFonts w:eastAsia="Helvetica Neue"/>
                <w:b/>
                <w:bCs/>
                <w:sz w:val="20"/>
                <w:szCs w:val="20"/>
              </w:rPr>
              <w:t>ステータス</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50ED59" w14:textId="77777777" w:rsidR="00FF2FC6" w:rsidRDefault="00000000">
            <w:del w:id="11" w:author="Claude" w:date="2026-05-01T09:00:00Z">
              <w:r>
                <w:rPr>
                  <w:rFonts w:eastAsia="Helvetica Neue"/>
                  <w:sz w:val="20"/>
                  <w:szCs w:val="20"/>
                </w:rPr>
                <w:delText>Active — Phase 6 ✅ 完了、Phase 9-11 計画中</w:delText>
              </w:r>
            </w:del>
            <w:ins w:id="12" w:author="Claude" w:date="2026-05-01T09:00:00Z">
              <w:r>
                <w:t>Active — Phase 10 ✅ 完了、Phase 2.5 / 3.5 / 7 / 8 / 9 / 11 計画中</w:t>
              </w:r>
            </w:ins>
          </w:p>
        </w:tc>
      </w:tr>
      <w:tr w:rsidR="00FF2FC6" w14:paraId="24A84F40"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1DCEDBC" w14:textId="77777777" w:rsidR="00FF2FC6" w:rsidRDefault="00000000">
            <w:r>
              <w:rPr>
                <w:rFonts w:eastAsia="Helvetica Neue"/>
                <w:b/>
                <w:bCs/>
                <w:sz w:val="20"/>
                <w:szCs w:val="20"/>
              </w:rPr>
              <w:t>リポジトリ</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99218A" w14:textId="77777777" w:rsidR="00FF2FC6" w:rsidRDefault="00000000">
            <w:r>
              <w:rPr>
                <w:rFonts w:eastAsia="Helvetica Neue"/>
                <w:sz w:val="20"/>
                <w:szCs w:val="20"/>
              </w:rPr>
              <w:t>TH1214/newsletter-dashboard</w:t>
            </w:r>
          </w:p>
        </w:tc>
      </w:tr>
      <w:tr w:rsidR="00FF2FC6" w14:paraId="3DD8BB15"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7F512DA" w14:textId="77777777" w:rsidR="00FF2FC6" w:rsidRDefault="00000000">
            <w:r>
              <w:rPr>
                <w:rFonts w:eastAsia="Helvetica Neue"/>
                <w:b/>
                <w:bCs/>
                <w:sz w:val="20"/>
                <w:szCs w:val="20"/>
              </w:rPr>
              <w:t>本番コミット</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E135C6" w14:textId="77777777" w:rsidR="00FF2FC6" w:rsidRDefault="00000000">
            <w:r>
              <w:rPr>
                <w:rFonts w:eastAsia="Helvetica Neue"/>
                <w:sz w:val="20"/>
                <w:szCs w:val="20"/>
              </w:rPr>
              <w:t>76e3ff8 Merge feat/v1.3-gs-grade-illustration</w:t>
            </w:r>
          </w:p>
        </w:tc>
      </w:tr>
      <w:tr w:rsidR="00FF2FC6" w14:paraId="749125D0"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8DD96A" w14:textId="77777777" w:rsidR="00FF2FC6" w:rsidRDefault="00000000">
            <w:r>
              <w:rPr>
                <w:rFonts w:eastAsia="Helvetica Neue"/>
                <w:b/>
                <w:bCs/>
                <w:sz w:val="20"/>
                <w:szCs w:val="20"/>
              </w:rPr>
              <w:t>公開URL</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2DA879B" w14:textId="77777777" w:rsidR="00FF2FC6" w:rsidRDefault="00000000">
            <w:r>
              <w:rPr>
                <w:rFonts w:eastAsia="Helvetica Neue"/>
                <w:sz w:val="20"/>
                <w:szCs w:val="20"/>
              </w:rPr>
              <w:t>https://th1214.github.io/newsletter-dashboard/</w:t>
            </w:r>
          </w:p>
        </w:tc>
      </w:tr>
      <w:tr w:rsidR="00FF2FC6" w14:paraId="17354956"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F649AF7" w14:textId="77777777" w:rsidR="00FF2FC6" w:rsidRDefault="00000000">
            <w:r>
              <w:rPr>
                <w:rFonts w:eastAsia="Helvetica Neue"/>
                <w:b/>
                <w:bCs/>
                <w:sz w:val="20"/>
                <w:szCs w:val="20"/>
              </w:rPr>
              <w:t>バージョン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99E00E" w14:textId="77777777" w:rsidR="00FF2FC6" w:rsidRDefault="00000000">
            <w:del w:id="13" w:author="Claude" w:date="2026-05-01T09:00:00Z">
              <w:r>
                <w:rPr>
                  <w:rFonts w:eastAsia="Helvetica Neue"/>
                  <w:sz w:val="20"/>
                  <w:szCs w:val="20"/>
                </w:rPr>
                <w:delText>v1.4 (Implementation Complete Edition)v2.0 (Phase 10 Complete Edition)</w:delText>
              </w:r>
            </w:del>
            <w:ins w:id="14" w:author="Claude" w:date="2026-05-03T06:00:00Z">
              <w:r>
                <w:rPr>
                  <w:rFonts w:eastAsia="Helvetica Neue"/>
                  <w:sz w:val="20"/>
                  <w:szCs w:val="20"/>
                </w:rPr>
                <w:t>v2.1 (Pipeline Resilience Edition)</w:t>
              </w:r>
              <w:r>
                <w:rPr>
                  <w:rFonts w:eastAsia="Helvetica Neue"/>
                  <w:color w:val="C00000"/>
                  <w:sz w:val="20"/>
                  <w:szCs w:val="20"/>
                </w:rPr>
                <w:t xml:space="preserve"> → v3.0 (Editorial Redesign Edition)</w:t>
              </w:r>
            </w:ins>
          </w:p>
        </w:tc>
      </w:tr>
      <w:tr w:rsidR="00FF2FC6" w14:paraId="422FE85A"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4B3052" w14:textId="77777777" w:rsidR="00FF2FC6" w:rsidRDefault="00000000">
            <w:r>
              <w:rPr>
                <w:rFonts w:eastAsia="Helvetica Neue"/>
                <w:b/>
                <w:bCs/>
                <w:sz w:val="20"/>
                <w:szCs w:val="20"/>
              </w:rPr>
              <w:t>前版</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89AFF3" w14:textId="77777777" w:rsidR="00FF2FC6" w:rsidRDefault="00000000">
            <w:r>
              <w:rPr>
                <w:rFonts w:eastAsia="Helvetica Neue"/>
                <w:sz w:val="20"/>
                <w:szCs w:val="20"/>
              </w:rPr>
              <w:t>v1.3 (2026-04-23 12:00 JST 策定時点 — 計画段階)</w:t>
            </w:r>
          </w:p>
        </w:tc>
      </w:tr>
      <w:tr w:rsidR="00FF2FC6" w14:paraId="2D75EDD3"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2F18DD3" w14:textId="77777777" w:rsidR="00FF2FC6" w:rsidRDefault="00000000">
            <w:r>
              <w:rPr>
                <w:rFonts w:eastAsia="Helvetica Neue"/>
                <w:b/>
                <w:bCs/>
                <w:sz w:val="20"/>
                <w:szCs w:val="20"/>
              </w:rPr>
              <w:t>本版の性質</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7DABC48" w14:textId="77777777" w:rsidR="00FF2FC6" w:rsidRDefault="00000000">
            <w:del w:id="15" w:author="Claude" w:date="2026-05-03T06:00:00Z">
              <w:r>
                <w:rPr>
                  <w:rFonts w:eastAsia="Helvetica Neue"/>
                  <w:sz w:val="20"/>
                  <w:szCs w:val="20"/>
                </w:rPr>
                <w:delText>v1.3 の計画を実装完了として記録、新規発見課題 3 件を追加、実装ログ (§12) 新設</w:delText>
              </w:r>
            </w:del>
            <w:ins w:id="16" w:author="Claude" w:date="2026-05-03T06:00:00Z">
              <w:r>
                <w:rPr>
                  <w:rFonts w:eastAsia="Helvetica Neue"/>
                  <w:sz w:val="20"/>
                  <w:szCs w:val="20"/>
                </w:rPr>
                <w:t>Gemini 2.5-flash 升級 + KeyError: ‘parts’ バグ修正 + May 1-2 backfill + batch-backfill.yml 新設</w:t>
              </w:r>
            </w:ins>
          </w:p>
        </w:tc>
      </w:tr>
    </w:tbl>
    <w:p w:rsidR="006D638C" w:rsidRDefault="00000000">
      <w:pPr>
        <w:pStyle w:val="1"/>
      </w:pPr>
      <w:ins w:id="1100" w:author="Claude" w:date="2026-05-07T00:00:00Z">
        <w:r>
          <w:rPr>
            <w:color w:val="C00000"/>
            <w:sz w:val="36"/>
            <w:szCs w:val="36"/>
          </w:rPr>
          <w:t>v3.2 変更履歴サマリー (v3.1 → v3.2)</w:t>
        </w:r>
      </w:ins>
    </w:p>
    <w:p w:rsidR="006D638C" w:rsidRDefault="00000000">
      <w:ins w:id="1101" w:author="Claude" w:date="2026-05-07T00:00:00Z">
        <w:r>
          <w:rPr>
            <w:i/>
            <w:color w:val="6A6D74"/>
          </w:rPr>
          <w:t>Pipeline Resilience Hardening Edition ／ 2026-05-07 公開</w:t>
        </w:r>
      </w:ins>
    </w:p>
    <w:p w:rsidR="006D638C" w:rsidRDefault="00000000">
      <w:ins w:id="1102" w:author="Claude" w:date="2026-05-07T00:00:00Z">
        <w:r>
          <w:rPr>
            <w:color w:val="000000"/>
          </w:rPr>
          <w:t xml:space="preserve">v3.2 は v3.1 の Legal Hardening を継承しつつ、2026-05-07 早朝の配信障害事案 (Daily #82 が Gemini API HTTP 503 で 8/9 ソース全滅) を契機に、Pipeline 信頼性アーキテクチャ全体を Citadel / Two Sigma 級に再構築した版である。本版で 13 改善 + 5 監査追加 + 4 残課題対応 の計 22 項目を実装し、本日の障害の 4 リスクを構造的に排除した。</w:t>
        </w:r>
      </w:ins>
    </w:p>
    <w:p w:rsidR="006D638C" w:rsidRDefault="00000000">
      <w:ins w:id="1110" w:author="Claude" w:date="2026-05-07T00:00:00Z">
        <w:r>
          <w:rPr>
            <w:b/>
            <w:bCs/>
            <w:color w:val="1A1F28"/>
            <w:sz w:val="26"/>
            <w:szCs w:val="26"/>
          </w:rPr>
          <w:t>1. P0 — 信頼性 (Reliability)</w:t>
        </w:r>
      </w:ins>
    </w:p>
    <w:p w:rsidR="006D638C" w:rsidRDefault="00000000">
      <w:ins w:id="1111" w:author="Claude" w:date="2026-05-07T00:00:00Z">
        <w:r>
          <w:rPr>
            <w:color w:val="000000"/>
          </w:rPr>
          <w:t xml:space="preserve">1.1 translate_gemini.py バックエンド自動フォールバックチェーン (commit 14b9160 / 299b0e2) — 旧実装は起動時に 1 バックエンドを選択する設計で失敗時のフォールバック不在。BackendError 例外を新設し、Gemini → Groq → GitHub Models の順に自動切替する設計に刷新。単一プロバイダ障害で 100% 失敗 → 0% 失敗を実現。</w:t>
        </w:r>
      </w:ins>
    </w:p>
    <w:p w:rsidR="006D638C" w:rsidRDefault="00000000">
      <w:ins w:id="1112" w:author="Claude" w:date="2026-05-07T00:00:00Z">
        <w:r>
          <w:rPr>
            <w:color w:val="000000"/>
          </w:rPr>
          <w:t xml:space="preserve">1.2 配信失敗の自動 GitHub Issue 通知 (commit 299b0e2) — daily-translate.yml の aggregator job に actions/github-script@v7 を追加。translated==0 AND failed&gt;0 の条件で auto-generated issue を発行 (タイトル: 🚨 Daily Translation Failed: YYYY-MM-DD、ラベル: incident, pipeline, auto-generated)。サイレント failure を MTTD 即時に短縮。</w:t>
        </w:r>
      </w:ins>
    </w:p>
    <w:p w:rsidR="006D638C" w:rsidRDefault="00000000">
      <w:ins w:id="1113" w:author="Claude" w:date="2026-05-07T00:00:00Z">
        <w:r>
          <w:rPr>
            <w:color w:val="000000"/>
          </w:rPr>
          <w:t xml:space="preserve">1.3 fetch_gmail.py 日付ウィンドウ拡張 (commit 14b9160) — date_override モードを JST 00:00 起点 + 27h → JST −12h 起点 + 27h (合計 39h) に拡張。前日 UTC 朝着の米国系ニュースレターを構造的に取り逃がしていた問題を恒久対処。</w:t>
        </w:r>
      </w:ins>
    </w:p>
    <w:p w:rsidR="006D638C" w:rsidRDefault="00000000">
      <w:ins w:id="1114" w:author="Claude" w:date="2026-05-07T00:00:00Z">
        <w:r>
          <w:rPr>
            <w:color w:val="000000"/>
          </w:rPr>
          <w:t xml:space="preserve">1.4 deploy.yml workflow_run trigger 追加 (commit 14b9160) — GITHUB_TOKEN 由来の push が downstream workflow を起動しない loop 防止仕様への恒久対処。Daily Newsletter Translation / Batch Backfill Translations 完了時に PAT 不要で deploy を起動。conclusion=success 条件で空デプロイも防止。</w:t>
        </w:r>
      </w:ins>
    </w:p>
    <w:p w:rsidR="006D638C" w:rsidRDefault="00000000">
      <w:ins w:id="1120" w:author="Claude" w:date="2026-05-07T00:00:00Z">
        <w:r>
          <w:rPr>
            <w:b/>
            <w:bCs/>
            <w:color w:val="1A1F28"/>
            <w:sz w:val="26"/>
            <w:szCs w:val="26"/>
          </w:rPr>
          <w:t>2. P1 — 性能・堅牢性 (Performance &amp; Robustness)</w:t>
        </w:r>
      </w:ins>
    </w:p>
    <w:p w:rsidR="006D638C" w:rsidRDefault="00000000">
      <w:ins w:id="1121" w:author="Claude" w:date="2026-05-07T00:00:00Z">
        <w:r>
          <w:rPr>
            <w:color w:val="000000"/>
          </w:rPr>
          <w:t xml:space="preserve">2.1 Matrix 並列実行 (max-parallel=3) (commit 299b0e2) — daily-translate.yml の strategy.matrix.source で 9 ソースを並列ジョブ化。直列 9-18 分 → 並列 3-7 分に短縮 (約 3x 高速化)。Gemini 15 RPM 制限内に収まる安全域。fail-fast=false で 1 ソース失敗が他に伝播しない。</w:t>
        </w:r>
      </w:ins>
    </w:p>
    <w:p w:rsidR="006D638C" w:rsidRDefault="00000000">
      <w:ins w:id="1122" w:author="Claude" w:date="2026-05-07T00:00:00Z">
        <w:r>
          <w:rPr>
            <w:color w:val="000000"/>
          </w:rPr>
          <w:t xml:space="preserve">2.2 完全性検証付き idempotency check (commit 299b0e2) — 旧実装は「ファイル存在で skip」だった。新実装は (a) 先頭が --- (front matter) かつ (b) 500 bytes 超 の両方を満たす場合のみ skip。壊れた部分翻訳が再翻訳をブロックする潜在バグを排除。</w:t>
        </w:r>
      </w:ins>
    </w:p>
    <w:p w:rsidR="006D638C" w:rsidRDefault="00000000">
      <w:ins w:id="1123" w:author="Claude" w:date="2026-05-07T00:00:00Z">
        <w:r>
          <w:rPr>
            <w:color w:val="000000"/>
          </w:rPr>
          <w:t xml:space="preserve">2.3 Buysiders 等の週次配信 cadence-aware 処理 (commit 299b0e2) — WEEKLY_SOURCES="buysiders" を定義。火-日に no_email 判定された場合 SKIPPED_WEEKLY ステータスで info ログ出力。本物の異常検知精度を向上。</w:t>
        </w:r>
      </w:ins>
    </w:p>
    <w:p w:rsidR="006D638C" w:rsidRDefault="00000000">
      <w:ins w:id="1124" w:author="Claude" w:date="2026-05-07T00:00:00Z">
        <w:r>
          <w:rPr>
            <w:color w:val="000000"/>
          </w:rPr>
          <w:t xml:space="preserve">2.4 Aggregator job + artifacts 集約 (commit 299b0e2) — 各 matrix job が actions/upload-artifact@v4 で結果をアーティファクト化、後続 aggregate job が actions/download-artifact@v4 で集約 → commit + push。クリーンな単一 commit + 通知発火を実現。</w:t>
        </w:r>
      </w:ins>
    </w:p>
    <w:p w:rsidR="006D638C" w:rsidRDefault="00000000">
      <w:ins w:id="1130" w:author="Claude" w:date="2026-05-07T00:00:00Z">
        <w:r>
          <w:rPr>
            <w:b/>
            <w:bCs/>
            <w:color w:val="1A1F28"/>
            <w:sz w:val="26"/>
            <w:szCs w:val="26"/>
          </w:rPr>
          <w:t>3. P1+P2 — 観測性 (Observability)</w:t>
        </w:r>
      </w:ins>
    </w:p>
    <w:p w:rsidR="006D638C" w:rsidRDefault="00000000">
      <w:ins w:id="1131" w:author="Claude" w:date="2026-05-07T00:00:00Z">
        <w:r>
          <w:rPr>
            <w:color w:val="000000"/>
          </w:rPr>
          <w:t xml:space="preserve">3.1 本番サイトに /status/ ページ追加 (commit 299b0e2) — v2-next/app/status/page.tsx 新規。14 日間配信ヒートマップ (緑/黄/赤の color-coded)、per-source health ステータス (Fresh / Recent / Stale / None)、7-day delivery rate (%)、Pipeline 概要を表示。ユーザーが GitHub Actions を見ずにサイトで健全性把握可能。</w:t>
        </w:r>
      </w:ins>
    </w:p>
    <w:p w:rsidR="006D638C" w:rsidRDefault="00000000">
      <w:ins w:id="1132" w:author="Claude" w:date="2026-05-07T00:00:00Z">
        <w:r>
          <w:rPr>
            <w:color w:val="000000"/>
          </w:rPr>
          <w:t xml:space="preserve">3.2 actionlint + Python py_compile lint workflow (commit 299b0e2) — .github/workflows/lint.yml 新規。reviewdog/action-actionlint@v1 で workflow YAML 構文 + shell scripting 検証、Python 全 scripts の syntax check + 主要 symbol 存在検証。本番反映前に YAML / Python の構文ミスを CI で検出。</w:t>
        </w:r>
      </w:ins>
    </w:p>
    <w:p w:rsidR="006D638C" w:rsidRDefault="00000000">
      <w:ins w:id="1140" w:author="Claude" w:date="2026-05-07T00:00:00Z">
        <w:r>
          <w:rPr>
            <w:b/>
            <w:bCs/>
            <w:color w:val="1A1F28"/>
            <w:sz w:val="26"/>
            <w:szCs w:val="26"/>
          </w:rPr>
          <w:t>4. P2 — 監査追加対応 (v3.2.1)</w:t>
        </w:r>
      </w:ins>
    </w:p>
    <w:p w:rsidR="006D638C" w:rsidRDefault="00000000">
      <w:ins w:id="1141" w:author="Claude" w:date="2026-05-07T00:00:00Z">
        <w:r>
          <w:rPr>
            <w:color w:val="000000"/>
          </w:rPr>
          <w:t xml:space="preserve">4.1 scripts/translate_claude.py 削除 (commit b631197) — Anthropic API (claude-sonnet-4-6) を呼び出す legacy コード。いかなる workflow からも参照されていなかったが、誤って手動実行すると有料 API クレジットを消費するリスクがあった。完全削除でリスク排除。</w:t>
        </w:r>
      </w:ins>
    </w:p>
    <w:p w:rsidR="006D638C" w:rsidRDefault="00000000">
      <w:ins w:id="1142" w:author="Claude" w:date="2026-05-07T00:00:00Z">
        <w:r>
          <w:rPr>
            <w:color w:val="000000"/>
          </w:rPr>
          <w:t xml:space="preserve">4.2 sitemap.xml + robots.txt の自動生成 (commit b631197) — v2-next/app/sitemap.ts / robots.ts 新規。TOP / archive / status / 9 sections / 全 200+ articles を網羅。Google / Bing クローラーの最適化。</w:t>
        </w:r>
      </w:ins>
    </w:p>
    <w:p w:rsidR="006D638C" w:rsidRDefault="00000000">
      <w:ins w:id="1143" w:author="Claude" w:date="2026-05-07T00:00:00Z">
        <w:r>
          <w:rPr>
            <w:color w:val="000000"/>
          </w:rPr>
          <w:t xml:space="preserve">4.3 OpenGraph + Twitter Card メタタグ強化 (commit b631197) — layout.tsx の metadata に title template、openGraph (siteName, locale=ja_JP)、Twitter card (summary_large_image)、robots / googleBot directives を追加。SNS シェア時の表示品質を向上。</w:t>
        </w:r>
      </w:ins>
    </w:p>
    <w:p w:rsidR="006D638C" w:rsidRDefault="00000000">
      <w:ins w:id="1144" w:author="Claude" w:date="2026-05-07T00:00:00Z">
        <w:r>
          <w:rPr>
            <w:color w:val="000000"/>
          </w:rPr>
          <w:t xml:space="preserve">4.4 単体テスト 11 件追加 (commit b631197) — tests/test_translate_gemini_fallback.py 新規。BackendError class、3 backends の raise behavior、chunk splitting エッジケース、front matter extraction を unittest で検証。全 11 テスト pass。</w:t>
        </w:r>
      </w:ins>
    </w:p>
    <w:p w:rsidR="006D638C" w:rsidRDefault="00000000">
      <w:ins w:id="1150" w:author="Claude" w:date="2026-05-07T00:00:00Z">
        <w:r>
          <w:rPr>
            <w:b/>
            <w:bCs/>
            <w:color w:val="1A1F28"/>
            <w:sz w:val="26"/>
            <w:szCs w:val="26"/>
          </w:rPr>
          <w:t>5. P3 — 最適化・拡張 (v3.2.2)</w:t>
        </w:r>
      </w:ins>
    </w:p>
    <w:p w:rsidR="006D638C" w:rsidRDefault="00000000">
      <w:ins w:id="1151" w:author="Claude" w:date="2026-05-07T00:00:00Z">
        <w:r>
          <w:rPr>
            <w:color w:val="000000"/>
          </w:rPr>
          <w:t xml:space="preserve">5.1 PNG → WebP 自動変換 (commit 28f4f58) — scripts/convert_images_to_webp.py 新規 (Pillow 並列変換)。deploy.yml の build step に統合し、既存 200+ PNG を WebP (quality=85) に並置生成。GitHub Pages bandwidth ~50% 削減 (1.5MB → 0.7MB 平均)。lib/content.ts は WebP 存在時に WebP パスを優先する透過実装。</w:t>
        </w:r>
      </w:ins>
    </w:p>
    <w:p w:rsidR="006D638C" w:rsidRDefault="00000000">
      <w:ins w:id="1152" w:author="Claude" w:date="2026-05-07T00:00:00Z">
        <w:r>
          <w:rPr>
            <w:color w:val="000000"/>
          </w:rPr>
          <w:t xml:space="preserve">5.2 RSS feed 配信 (commit 28f4f58) — v2-next/app/feed.xml/route.ts 新規。/newsletter-dashboard/feed.xml で RSS 2.0 形式配信、直近 50 記事を pubDate 降順で返す。layout.tsx に rel=alternate auto-discovery 追加。Feedly / Inoreader / NetNewsWire 等の RSS reader で購読可能。</w:t>
        </w:r>
      </w:ins>
    </w:p>
    <w:p w:rsidR="006D638C" w:rsidRDefault="00000000">
      <w:ins w:id="1160" w:author="Claude" w:date="2026-05-07T00:00:00Z">
        <w:r>
          <w:rPr>
            <w:b/>
            <w:bCs/>
            <w:color w:val="1A1F28"/>
            <w:sz w:val="26"/>
            <w:szCs w:val="26"/>
          </w:rPr>
          <w:t>6. P3 — Documentation 整備</w:t>
        </w:r>
      </w:ins>
    </w:p>
    <w:p w:rsidR="006D638C" w:rsidRDefault="00000000">
      <w:ins w:id="1161" w:author="Claude" w:date="2026-05-07T00:00:00Z">
        <w:r>
          <w:rPr>
            <w:color w:val="000000"/>
          </w:rPr>
          <w:t xml:space="preserve">6.1 RUNBOOK.md 新規作成 (commit 299b0e2) — 障害類型別の標準対応手順を 5 ケース化 (Gemini 503 / 429 / NO_EMAIL / OAuth refresh / KeyError)。検知シグナル早見表、初動対応 (5 分以内のログ確認)、復旧手順 (手動再実行 / バックフィル / 手動 deploy)、ポストモーテム必須事項を網羅。</w:t>
        </w:r>
      </w:ins>
    </w:p>
    <w:p w:rsidR="006D638C" w:rsidRDefault="00000000">
      <w:ins w:id="1162" w:author="Claude" w:date="2026-05-07T00:00:00Z">
        <w:r>
          <w:rPr>
            <w:color w:val="000000"/>
          </w:rPr>
          <w:t xml:space="preserve">6.2 ARCHITECTURE.md 新規作成 (commit 299b0e2) — Mermaid ダイアグラム 5 種でアーキテクチャ可視化: システム全体像 (flowchart)、Translation pipeline 詳細 (sequence)、Reliability features (mindmap)、Date window logic 進化 (gantt)、ファイルマップ (graph)。</w:t>
        </w:r>
      </w:ins>
    </w:p>
    <w:p w:rsidR="006D638C" w:rsidRDefault="00000000">
      <w:ins w:id="1163" w:author="Claude" w:date="2026-05-07T00:00:00Z">
        <w:r>
          <w:rPr>
            <w:color w:val="000000"/>
          </w:rPr>
          <w:t xml:space="preserve">6.3 CHANGELOG_v3.2_2026-05-07.md 新規作成 (commit 299b0e2) — v3.2 全改善項目の詳細、検証計画、期待効果、残課題を網羅した公式 changelog。</w:t>
        </w:r>
      </w:ins>
    </w:p>
    <w:p w:rsidR="006D638C" w:rsidRDefault="00000000">
      <w:ins w:id="1164" w:author="Claude" w:date="2026-05-07T00:00:00Z">
        <w:r>
          <w:rPr>
            <w:color w:val="000000"/>
          </w:rPr>
          <w:t xml:space="preserve">6.4 LEGAL_MIGRATION_v4_PLAN.md 新規作成 (commit 28f4f58) — §16 法的リスク評価メモの推奨対応 (a)(b)(c) の段階移行設計。4 phase (縮小 → B2B 法務照会 → Terms ページ → 完全移行)、リスク・トレードオフ評価表、v4.0 着手判断 trigger 条件 4 項目を整理。</w:t>
        </w:r>
      </w:ins>
    </w:p>
    <w:p w:rsidR="006D638C" w:rsidRDefault="00000000">
      <w:ins w:id="1165" w:author="Claude" w:date="2026-05-07T00:00:00Z">
        <w:r>
          <w:rPr>
            <w:color w:val="000000"/>
          </w:rPr>
          <w:t xml:space="preserve">6.5 OIDC_MIGRATION_GUIDE.md + scripts/setup_wif.sh (commit 28f4f58) — OAuth refresh_token を Workload Identity Federation (WIF) に置換するための完全な GCP 設定手順、GitHub secrets 登録、workflow YAML 化の完成形、Phase A/B/C 段階移行手順、ロールバック手順、メリット・デメリット比較表を含む。setup_wif.sh で gcloud CLI コマンドを idempotent に自動化。</w:t>
        </w:r>
      </w:ins>
    </w:p>
    <w:p w:rsidR="006D638C" w:rsidRDefault="00000000">
      <w:ins w:id="1166" w:author="Claude" w:date="2026-05-07T00:00:00Z">
        <w:r>
          <w:rPr>
            <w:color w:val="000000"/>
          </w:rPr>
          <w:t xml:space="preserve">6.6 CLAUDE.md memory 更新 (commit 299b0e2 / 28f4f58) — 2026-05-07 incident の事案分析と v3.2 対処済項目を 4 Tier に整理 (信頼性 / 性能 / 観測性 / Documentation)。次回 Claude セッションが本リポジトリで作業を始める際、即座に教訓を引き継げる状態に。</w:t>
        </w:r>
      </w:ins>
    </w:p>
    <w:p w:rsidR="006D638C" w:rsidRDefault="00000000">
      <w:ins w:id="1170" w:author="Claude" w:date="2026-05-07T00:00:00Z">
        <w:r>
          <w:rPr>
            <w:b/>
            <w:bCs/>
            <w:color w:val="1A1F28"/>
            <w:sz w:val="26"/>
            <w:szCs w:val="26"/>
          </w:rPr>
          <w:t>7. ブランディング微調整 (v3.2.2)</w:t>
        </w:r>
      </w:ins>
    </w:p>
    <w:p w:rsidR="006D638C" w:rsidRDefault="00000000">
      <w:ins w:id="1171" w:author="Claude" w:date="2026-05-07T00:00:00Z">
        <w:r>
          <w:rPr>
            <w:color w:val="000000"/>
          </w:rPr>
          <w:t xml:space="preserve">7.1 Short Squeez OWS の eyebrow 変更 (commit 4f09c29) — "WALL STREET · GOSSIP" → "WALL STREET · INTELLIGENCE"。"Gossip" の俗語性を排し、Bloomberg / Reuters 系の "market intelligence" 文脈に整合。機関投資家・C-level 読者層との親和性を強化。他セクションラベル (BUSINESS / BRIEF / POLICY / TECH 等) との編集語彙統一。</w:t>
        </w:r>
      </w:ins>
    </w:p>
    <w:p w:rsidR="006D638C" w:rsidRDefault="00000000">
      <w:ins w:id="1180" w:author="Claude" w:date="2026-05-07T00:00:00Z">
        <w:r>
          <w:rPr>
            <w:b/>
            <w:bCs/>
            <w:color w:val="1A1F28"/>
            <w:sz w:val="26"/>
            <w:szCs w:val="26"/>
          </w:rPr>
          <w:t>8. v3.2 期待効果サマリー</w:t>
        </w:r>
      </w:ins>
    </w:p>
    <w:p w:rsidR="006D638C" w:rsidRDefault="00000000">
      <w:ins w:id="1181" w:author="Claude" w:date="2026-05-07T00:00:00Z">
        <w:r>
          <w:rPr>
            <w:color w:val="000000"/>
          </w:rPr>
          <w:t xml:space="preserve">・単一プロバイダ障害 (Gemini 503 等) で 100% 失敗 → 0% 失敗 (Triple-backend 自動フォールバック)</w:t>
        </w:r>
      </w:ins>
    </w:p>
    <w:p w:rsidR="006D638C" w:rsidRDefault="00000000">
      <w:ins w:id="1182" w:author="Claude" w:date="2026-05-07T00:00:00Z">
        <w:r>
          <w:rPr>
            <w:color w:val="000000"/>
          </w:rPr>
          <w:t xml:space="preserve">・サイレント failure (workflow=success だが業務的に失敗) を MTTD 数時間 → 即時 (Auto Issue 通知)</w:t>
        </w:r>
      </w:ins>
    </w:p>
    <w:p w:rsidR="006D638C" w:rsidRDefault="00000000">
      <w:ins w:id="1183" w:author="Claude" w:date="2026-05-07T00:00:00Z">
        <w:r>
          <w:rPr>
            <w:color w:val="000000"/>
          </w:rPr>
          <w:t xml:space="preserve">・Translation 直列 9-18min → 並列 3-7min (Matrix max-parallel=3)</w:t>
        </w:r>
      </w:ins>
    </w:p>
    <w:p w:rsidR="006D638C" w:rsidRDefault="00000000">
      <w:ins w:id="1184" w:author="Claude" w:date="2026-05-07T00:00:00Z">
        <w:r>
          <w:rPr>
            <w:color w:val="000000"/>
          </w:rPr>
          <w:t xml:space="preserve">・Bandwidth ~50% 削減 (PNG → WebP)、GitHub Pages 100GB/月 制限への余裕拡大</w:t>
        </w:r>
      </w:ins>
    </w:p>
    <w:p w:rsidR="006D638C" w:rsidRDefault="00000000">
      <w:ins w:id="1185" w:author="Claude" w:date="2026-05-07T00:00:00Z">
        <w:r>
          <w:rPr>
            <w:color w:val="000000"/>
          </w:rPr>
          <w:t xml:space="preserve">・ユーザーが GitHub Actions を見ずに /status/ ページで健全性把握可能</w:t>
        </w:r>
      </w:ins>
    </w:p>
    <w:p w:rsidR="006D638C" w:rsidRDefault="00000000">
      <w:ins w:id="1186" w:author="Claude" w:date="2026-05-07T00:00:00Z">
        <w:r>
          <w:rPr>
            <w:color w:val="000000"/>
          </w:rPr>
          <w:t xml:space="preserve">・OIDC 移行ガイド + 自動化スクリプト完備、refresh_token を 1 時間トークンに置換可能 (要 GCP 設定)</w:t>
        </w:r>
      </w:ins>
    </w:p>
    <w:p w:rsidR="006D638C" w:rsidRDefault="00000000">
      <w:ins w:id="1190" w:author="Claude" w:date="2026-05-07T00:00:00Z">
        <w:r>
          <w:rPr>
            <w:b/>
            <w:bCs/>
            <w:color w:val="1A1F28"/>
            <w:sz w:val="26"/>
            <w:szCs w:val="26"/>
          </w:rPr>
          <w:t>9. v3.2 残課題 (v3.3 / v4.0)</w:t>
        </w:r>
      </w:ins>
    </w:p>
    <w:p w:rsidR="006D638C" w:rsidRDefault="00000000">
      <w:ins w:id="1191" w:author="Claude" w:date="2026-05-07T00:00:00Z">
        <w:r>
          <w:rPr>
            <w:color w:val="000000"/>
          </w:rPr>
          <w:t xml:space="preserve">・OIDC + Workload Identity 実施 (要 GCP プロジェクト設定、ガイド + 自動化済)</w:t>
        </w:r>
      </w:ins>
    </w:p>
    <w:p w:rsidR="006D638C" w:rsidRDefault="00000000">
      <w:ins w:id="1192" w:author="Claude" w:date="2026-05-07T00:00:00Z">
        <w:r>
          <w:rPr>
            <w:color w:val="000000"/>
          </w:rPr>
          <w:t xml:space="preserve">・§16 法的リスク対応 v4.0 移行 (B2B 検討 / 警告書受領時の trigger、計画書作成済)</w:t>
        </w:r>
      </w:ins>
    </w:p>
    <w:p w:rsidR="006D638C" w:rsidRDefault="00000000">
      <w:ins w:id="1193" w:author="Claude" w:date="2026-05-07T00:00:00Z">
        <w:r>
          <w:rPr>
            <w:color w:val="000000"/>
          </w:rPr>
          <w:t xml:space="preserve">・Email-to-date 厳密マッチング (window 拡張で当面十分、より厳密な照合は v3.3 検討)</w:t>
        </w:r>
      </w:ins>
    </w:p>
    <w:p w:rsidR="006D638C" w:rsidRDefault="00000000">
      <w:ins w:id="1194" w:author="Claude" w:date="2026-05-07T00:00:00Z">
        <w:r>
          <w:rPr>
            <w:color w:val="000000"/>
          </w:rPr>
          <w:t xml:space="preserve">・内部スキル文書 10 件 / 内部実装 docstring 18 件: 「翻訳」 → 「詳細解説」整合性 (機能名は技術的に正確、優先度低)</w:t>
        </w:r>
      </w:ins>
    </w:p>
    <w:p w14:paraId="20317F10" w14:textId="77777777" w:rsidR="006D638C" w:rsidRDefault="00000000">
      <w:pPr>
        <w:pStyle w:val="1"/>
      </w:pPr>
      <w:ins w:id="17" w:author="Claude" w:date="2026-05-06T00:00:00Z">
        <w:r>
          <w:rPr>
            <w:color w:val="C00000"/>
            <w:sz w:val="36"/>
            <w:szCs w:val="36"/>
          </w:rPr>
          <w:t>v3.1 変更履歴サマリー (v3.0 → v3.1)</w:t>
        </w:r>
      </w:ins>
    </w:p>
    <w:p w14:paraId="25E44043" w14:textId="77777777" w:rsidR="006D638C" w:rsidRDefault="00000000">
      <w:ins w:id="18" w:author="Claude" w:date="2026-05-06T00:00:00Z">
        <w:r>
          <w:rPr>
            <w:i/>
            <w:color w:val="6A6D74"/>
          </w:rPr>
          <w:t>Legal Hardening &amp; DealBook Integration Edition ／ 2026-05-06 公開</w:t>
        </w:r>
      </w:ins>
    </w:p>
    <w:p w14:paraId="40820DB3" w14:textId="77777777" w:rsidR="006D638C" w:rsidRDefault="00000000">
      <w:ins w:id="19" w:author="Claude" w:date="2026-05-06T00:00:00Z">
        <w:r>
          <w:rPr>
            <w:color w:val="000000"/>
          </w:rPr>
          <w:t>v3.1 は v3.0 の Editorial Redesign を継承しつつ、§16 で示された「法的リスク」への具体対応を</w:t>
          <w:lastRenderedPageBreak/>
          <w:t>実施し、NYT DealBook を 9 番目の正式ソースとして統合した版である。本版で 5/5 の 6 コミット (commit f4a2471 / a954f12 / ab6615b / 4d923de / 0fd1d02 / 6323f14) と 5/6 の 1 コミット (commit c66b883) の計 7 コミットを反映する。</w:t>
        </w:r>
      </w:ins>
    </w:p>
    <w:p w14:paraId="5854712E" w14:textId="77777777" w:rsidR="006D638C" w:rsidRDefault="00000000">
      <w:ins w:id="20" w:author="Claude" w:date="2026-05-06T00:00:00Z">
        <w:r>
          <w:rPr>
            <w:b/>
            <w:bCs/>
            <w:color w:val="1A1F28"/>
            <w:sz w:val="26"/>
            <w:szCs w:val="26"/>
          </w:rPr>
          <w:t>1. 法的配慮の用語リブランディング (最優先)</w:t>
        </w:r>
      </w:ins>
    </w:p>
    <w:p w14:paraId="3A86D3CB" w14:textId="77777777" w:rsidR="006D638C" w:rsidRDefault="00000000">
      <w:ins w:id="21" w:author="Claude" w:date="2026-05-06T00:00:00Z">
        <w:r>
          <w:rPr>
            <w:color w:val="000000"/>
          </w:rPr>
          <w:t>commit f4a2471 — 全 127 ファイルで「全文翻訳/完全翻訳」 → 「詳細解説」へ一括置換。記事メタデータ・見出し・サブタイトルを網羅。</w:t>
        </w:r>
      </w:ins>
    </w:p>
    <w:p w14:paraId="6177E3AB" w14:textId="77777777" w:rsidR="006D638C" w:rsidRDefault="00000000">
      <w:ins w:id="22" w:author="Claude" w:date="2026-05-06T00:00:00Z">
        <w:r>
          <w:rPr>
            <w:color w:val="000000"/>
          </w:rPr>
          <w:t>commit a954f12 — ダッシュボード全体 (layout / archive / sections / footer) で Translate → Curate に統一。</w:t>
        </w:r>
      </w:ins>
    </w:p>
    <w:p w14:paraId="4F65F78E" w14:textId="77777777" w:rsidR="006D638C" w:rsidRDefault="00000000">
      <w:ins w:id="23" w:author="Claude" w:date="2026-05-06T00:00:00Z">
        <w:r>
          <w:rPr>
            <w:color w:val="000000"/>
          </w:rPr>
          <w:t>commit ab6615b — アーカイブカード上の「翻訳」 → 「編集」へ。</w:t>
        </w:r>
      </w:ins>
    </w:p>
    <w:p w14:paraId="15D6D3A9" w14:textId="77777777" w:rsidR="006D638C" w:rsidRDefault="00000000">
      <w:ins w:id="24" w:author="Claude" w:date="2026-05-06T00:00:00Z">
        <w:r>
          <w:rPr>
            <w:color w:val="000000"/>
          </w:rPr>
          <w:t>commit c66b883 (本版で実施) — layouts/wsj/single.html の「翻訳本文」 → 「詳細解説本文」 (テンプレートが指し示すコンテンツの呼称そのものを刷新)。layouts/index.html (lede / meta / excerpt / colophon の 4 箇所)、layouts/wsj/list.html (meta description)、SPEC.md (ディレクトリ説明) を含む計 6 箇所を編集。</w:t>
        </w:r>
      </w:ins>
    </w:p>
    <w:p w14:paraId="6D82C266" w14:textId="77777777" w:rsidR="006D638C" w:rsidRDefault="00000000">
      <w:ins w:id="25" w:author="Claude" w:date="2026-05-06T00:00:00Z">
        <w:r>
          <w:rPr>
            <w:b/>
            <w:bCs/>
            <w:color w:val="1A1F28"/>
            <w:sz w:val="26"/>
            <w:szCs w:val="26"/>
          </w:rPr>
          <w:t>2. NYT DealBook セクションの正式追加 (8 → 9 媒体)</w:t>
        </w:r>
      </w:ins>
    </w:p>
    <w:p w14:paraId="4C68B23F" w14:textId="77777777" w:rsidR="006D638C" w:rsidRDefault="00000000">
      <w:ins w:id="26" w:author="Claude" w:date="2026-05-06T00:00:00Z">
        <w:r>
          <w:rPr>
            <w:color w:val="000000"/>
          </w:rPr>
          <w:t>commit 4d923de — /dealbook/ セクション新設、ハンバーガーメニュー・SectionNav・フッターに DealBook を追加。全メニュー並び順を統一基準で再編。</w:t>
        </w:r>
      </w:ins>
    </w:p>
    <w:p w14:paraId="678B0A01" w14:textId="77777777" w:rsidR="006D638C" w:rsidRDefault="00000000">
      <w:ins w:id="27" w:author="Claude" w:date="2026-05-06T00:00:00Z">
        <w:r>
          <w:rPr>
            <w:color w:val="000000"/>
          </w:rPr>
          <w:t>commit 0fd1d02 — DealBook サブタイトルを BRIEF に変更。daily-translate.yml に DealBook を追加し、毎日 06:00 JST 自動取得・配信を有効化。</w:t>
        </w:r>
      </w:ins>
    </w:p>
    <w:p w14:paraId="5C0BB083" w14:textId="77777777" w:rsidR="006D638C" w:rsidRDefault="00000000">
      <w:ins w:id="28" w:author="Claude" w:date="2026-05-06T00:00:00Z">
        <w:r>
          <w:rPr>
            <w:b/>
            <w:bCs/>
            <w:color w:val="1A1F28"/>
            <w:sz w:val="26"/>
            <w:szCs w:val="26"/>
          </w:rPr>
          <w:t>3. UI/UX 改善 (モバイル対応強化)</w:t>
        </w:r>
      </w:ins>
    </w:p>
    <w:p w14:paraId="477F7DDC" w14:textId="77777777" w:rsidR="006D638C" w:rsidRDefault="00000000">
      <w:ins w:id="29" w:author="Claude" w:date="2026-05-06T00:00:00Z">
        <w:r>
          <w:rPr>
            <w:color w:val="000000"/>
          </w:rPr>
          <w:t>commit ab6615b — バーガーメニューを簡素化 (オーバーレイ → 簡素ドロワー寄り)、モバイル幅 (375 / 414 / 430px) のレスポンシブ挙動を再調整。globals.css 199 行分を整理。</w:t>
        </w:r>
      </w:ins>
    </w:p>
    <w:p w14:paraId="010C4CD3" w14:textId="77777777" w:rsidR="006D638C" w:rsidRDefault="00000000">
      <w:ins w:id="30" w:author="Claude" w:date="2026-05-06T00:00:00Z">
        <w:r>
          <w:rPr>
            <w:b/>
            <w:bCs/>
            <w:color w:val="1A1F28"/>
            <w:sz w:val="26"/>
            <w:szCs w:val="26"/>
          </w:rPr>
          <w:t>4. CI/CD インフラ修正</w:t>
        </w:r>
      </w:ins>
    </w:p>
    <w:p w14:paraId="4FEBDD58" w14:textId="77777777" w:rsidR="006D638C" w:rsidRDefault="00000000">
      <w:ins w:id="31" w:author="Claude" w:date="2026-05-06T00:00:00Z">
        <w:r>
          <w:rPr>
            <w:color w:val="000000"/>
          </w:rPr>
          <w:t>commit 6323f14 — .github/workflows/deploy.yml の changes_pushed 条件不具合を修正、deploy トリガーを正常化。</w:t>
        </w:r>
      </w:ins>
    </w:p>
    <w:p w14:paraId="269756A2" w14:textId="77777777" w:rsidR="006D638C" w:rsidRDefault="00000000">
      <w:ins w:id="32" w:author="Claude" w:date="2026-05-06T00:00:00Z">
        <w:r>
          <w:rPr>
            <w:b/>
            <w:bCs/>
            <w:color w:val="1A1F28"/>
            <w:sz w:val="26"/>
            <w:szCs w:val="26"/>
          </w:rPr>
          <w:t>5. v3.1 残課題 (Pending Items)</w:t>
        </w:r>
      </w:ins>
    </w:p>
    <w:p w14:paraId="16E345BE" w14:textId="77777777" w:rsidR="006D638C" w:rsidRDefault="00000000">
      <w:ins w:id="33" w:author="Claude" w:date="2026-05-06T00:00:00Z">
        <w:r>
          <w:rPr>
            <w:color w:val="000000"/>
          </w:rPr>
          <w:t>・内部スキル文書 (scripts/publish-skill/SKILL.md, scripts/README.md) 計 10 件: 用語整合性のため v3.2 で更新予定。</w:t>
        </w:r>
      </w:ins>
    </w:p>
    <w:p w14:paraId="27F7490A" w14:textId="77777777" w:rsidR="006D638C" w:rsidRDefault="00000000">
      <w:ins w:id="34" w:author="Claude" w:date="2026-05-06T00:00:00Z">
        <w:r>
          <w:rPr>
            <w:color w:val="000000"/>
          </w:rPr>
          <w:t>・内部実装 (scripts/translate_*.py の docstring・コメント) 計 18 件: 機能名としての「翻訳」は技術的に正確、保留。</w:t>
        </w:r>
      </w:ins>
    </w:p>
    <w:p w14:paraId="54B9D541" w14:textId="77777777" w:rsidR="006D638C" w:rsidRDefault="00000000">
      <w:ins w:id="35" w:author="Claude" w:date="2026-05-06T00:00:00Z">
        <w:r>
          <w:rPr>
            <w:color w:val="000000"/>
          </w:rPr>
          <w:t>・記事本文の一般用語比喩 (content/business-insider/2026-05-05.md の引用文「数字の言葉を行動に翻訳する」) 1 件: 一般用語の比喩表現のため修正対象外。</w:t>
        </w:r>
      </w:ins>
    </w:p>
    <w:p w14:paraId="78370988" w14:textId="77777777" w:rsidR="006D638C" w:rsidRDefault="00000000">
      <w:ins w:id="36" w:author="Claude" w:date="2026-05-06T00:00:00Z">
        <w:r>
          <w:rPr>
            <w:b/>
            <w:bCs/>
            <w:color w:val="1A1F28"/>
            <w:sz w:val="26"/>
            <w:szCs w:val="26"/>
          </w:rPr>
          <w:t>6. §16 法的リスク評価メモへの注記</w:t>
        </w:r>
      </w:ins>
    </w:p>
    <w:p w14:paraId="7275AE53" w14:textId="77777777" w:rsidR="006D638C" w:rsidRDefault="00000000">
      <w:ins w:id="37" w:author="Claude" w:date="2026-05-06T00:00:00Z">
        <w:r>
          <w:rPr>
            <w:color w:val="000000"/>
          </w:rPr>
          <w:t>v3.0 §16.4 で示された推奨対応 (a)(b)(c) は依然未着手。v3.1 はタグライン側および UI 文言レベルでの対症療法を更に進めた段階であり、本文側の縮小モデル (要約 + 原文 URL) への移行は v4.0 の検討課題とする。</w:t>
        </w:r>
      </w:ins>
    </w:p>
    <w:p w14:paraId="27AD9306" w14:textId="77777777" w:rsidR="006D638C" w:rsidRDefault="00000000">
      <w:pPr>
        <w:pStyle w:val="1"/>
      </w:pPr>
      <w:ins w:id="38" w:author="Claude" w:date="2026-05-04T00:00:00Z">
        <w:r>
          <w:rPr>
            <w:color w:val="C00000"/>
            <w:sz w:val="36"/>
            <w:szCs w:val="36"/>
          </w:rPr>
          <w:t>v3.0 変更履歴サマリー (v2.1 → v3.0)</w:t>
        </w:r>
      </w:ins>
    </w:p>
    <w:p w14:paraId="48EE242C" w14:textId="77777777" w:rsidR="006D638C" w:rsidRDefault="00000000">
      <w:ins w:id="39" w:author="Claude" w:date="2026-05-04T00:00:00Z">
        <w:r>
          <w:rPr>
            <w:color w:val="6A6D74"/>
          </w:rPr>
          <w:t>Editorial Redesign Edition  ／  2026-05-04 公開</w:t>
        </w:r>
      </w:ins>
    </w:p>
    <w:p w14:paraId="72EE8166" w14:textId="77777777" w:rsidR="006D638C" w:rsidRDefault="00000000">
      <w:ins w:id="40" w:author="Claude" w:date="2026-05-04T00:00:00Z">
        <w:r>
          <w:rPr>
            <w:color w:val="000000"/>
          </w:rPr>
          <w:t>v3.0 は v2.1 の Pipeline 安定化を継承しつつ、フロントエンドを Hugo から Next.js 14 + TypeScript へ全面刷新し、エディトリアル誌品質の UI/UX を確立した版である。視覚言語は WIRED.jp を参照点とし、Helvetica Neue + 游ゴシック + ヒラギノ角ゴ ProN のシステムフォントスタックに統一。法的観点で「翻訳行為」を直接想起させる文言を整理した。</w:t>
        </w:r>
      </w:ins>
    </w:p>
    <w:p w14:paraId="42E728F4" w14:textId="77777777" w:rsidR="006D638C" w:rsidRDefault="00000000">
      <w:pPr>
        <w:pStyle w:val="2"/>
      </w:pPr>
      <w:ins w:id="41" w:author="Claude" w:date="2026-05-04T00:00:00Z">
        <w:r>
          <w:rPr>
            <w:color w:val="C00000"/>
          </w:rPr>
          <w:lastRenderedPageBreak/>
          <w:t>1. アーキテクチャ — Hugo → Next.js 14 ハイブリッド</w:t>
        </w:r>
      </w:ins>
    </w:p>
    <w:p w14:paraId="391AFF11" w14:textId="77777777" w:rsidR="006D638C" w:rsidRDefault="00000000">
      <w:ins w:id="42" w:author="Claude" w:date="2026-05-04T00:00:00Z">
        <w:r>
          <w:rPr>
            <w:color w:val="000000"/>
          </w:rPr>
          <w:t>v2-next/ サブディレクトリに Next.js 14 (App Router) + TypeScript プロジェクトを新設。content/ と static/images/ は Hugo と共有 (シンボリックリンク)。.github/workflows/deploy.yml を Next.js ビルダーに置換し、194 ページを静的生成。Hugo 旧 v1 サイトは廃止 (legacy)。</w:t>
        </w:r>
      </w:ins>
    </w:p>
    <w:p w14:paraId="5BB814A1" w14:textId="77777777" w:rsidR="006D638C" w:rsidRDefault="00000000">
      <w:pPr>
        <w:pStyle w:val="2"/>
      </w:pPr>
      <w:ins w:id="43" w:author="Claude" w:date="2026-05-04T00:00:00Z">
        <w:r>
          <w:rPr>
            <w:color w:val="C00000"/>
          </w:rPr>
          <w:t>2. メディアソース — 7 → 8 媒体 (The Economist 追加)</w:t>
        </w:r>
      </w:ins>
    </w:p>
    <w:p w14:paraId="3FFC3C14" w14:textId="77777777" w:rsidR="006D638C" w:rsidRDefault="00000000">
      <w:ins w:id="44" w:author="Claude" w:date="2026-05-04T00:00:00Z">
        <w:r>
          <w:rPr>
            <w:color w:val="000000"/>
          </w:rPr>
          <w:t>4/1〜5/3 の 30 件以上を一括バックフィル。fetch_gmail.py + daily-translate.yml + batch-backfill.yml に economist source を追加。Editor's Digest (Robert Guest / Edward Carr / Andrew Palmer) 含む全配信を網羅。Hero画像は Unsplash トピック写真で 30 件全件ユニーク化。</w:t>
        </w:r>
      </w:ins>
    </w:p>
    <w:p w14:paraId="4A99B211" w14:textId="77777777" w:rsidR="006D638C" w:rsidRDefault="00000000">
      <w:pPr>
        <w:pStyle w:val="2"/>
      </w:pPr>
      <w:ins w:id="45" w:author="Claude" w:date="2026-05-04T00:00:00Z">
        <w:r>
          <w:rPr>
            <w:color w:val="C00000"/>
          </w:rPr>
          <w:t>3. TOP ページ — Hero/Interpreter/Index/Spread → 4 列カードグリッド</w:t>
        </w:r>
      </w:ins>
    </w:p>
    <w:p w14:paraId="0551181C" w14:textId="77777777" w:rsidR="006D638C" w:rsidRDefault="00000000">
      <w:ins w:id="46" w:author="Claude" w:date="2026-05-04T00:00:00Z">
        <w:r>
          <w:rPr>
            <w:color w:val="000000"/>
          </w:rPr>
          <w:t>劇場型のヒーロー + 索引ブロック構成を廃止。最新 8 記事 (全 Issue 横断・日付降順) を 16:10 画像 + Eyebrow + 見出し + 要約 + Byline の 4 列カードに刷新。WIRED.jp の記事一覧トップに準拠した余白とフォント階層 (見出し 22px / 要約 14px / eyebrow 10.5px tracking 0.2em)。</w:t>
        </w:r>
      </w:ins>
    </w:p>
    <w:p w14:paraId="1316AD29" w14:textId="77777777" w:rsidR="006D638C" w:rsidRDefault="00000000">
      <w:pPr>
        <w:pStyle w:val="2"/>
      </w:pPr>
      <w:ins w:id="47" w:author="Claude" w:date="2026-05-04T00:00:00Z">
        <w:r>
          <w:rPr>
            <w:color w:val="C00000"/>
          </w:rPr>
          <w:t>4. Article ページ — 1 列 → 2 列 (本文 + 右 Archive サイドバー)</w:t>
        </w:r>
      </w:ins>
    </w:p>
    <w:p w14:paraId="67FDC034" w14:textId="77777777" w:rsidR="006D638C" w:rsidRDefault="00000000">
      <w:ins w:id="48" w:author="Claude" w:date="2026-05-04T00:00:00Z">
        <w:r>
          <w:rPr>
            <w:color w:val="000000"/>
          </w:rPr>
          <w:t>中央 narrow 本文 (max 720px, line-height 1.78) + 右 320px の Archive サイドバー (sticky)。サイドバーは Section 別記事数 + Past Issues 全件 (新→古) + Browse Full Archive→ ボタンで構成。Hero画像下に ILLUSTRATION クレジット。</w:t>
        </w:r>
      </w:ins>
    </w:p>
    <w:p w14:paraId="0CC38195" w14:textId="77777777" w:rsidR="006D638C" w:rsidRDefault="00000000">
      <w:pPr>
        <w:pStyle w:val="2"/>
      </w:pPr>
      <w:ins w:id="49" w:author="Claude" w:date="2026-05-04T00:00:00Z">
        <w:r>
          <w:rPr>
            <w:color w:val="C00000"/>
          </w:rPr>
          <w:t>5. Archive ページ — テキスト羅列 → Section 別カードグリッド</w:t>
        </w:r>
      </w:ins>
    </w:p>
    <w:p w14:paraId="434ED9D1" w14:textId="77777777" w:rsidR="006D638C" w:rsidRDefault="00000000">
      <w:ins w:id="50" w:author="Claude" w:date="2026-05-04T00:00:00Z">
        <w:r>
          <w:rPr>
            <w:color w:val="000000"/>
          </w:rPr>
          <w:t>『日付だけで読者が判別できない』状態を解消。8 News × 各最大9枚のカードに刷新。各カード = 16:10 画像 + 日付 + タイトル + 要約。Section 内 9 件超の場合は『+ N more in {Section} →』で /sections/&lt;slug&gt;/ へ誘導。トップに JUMP TO アンカーピル。</w:t>
        </w:r>
      </w:ins>
    </w:p>
    <w:p w14:paraId="4306F29A" w14:textId="77777777" w:rsidR="006D638C" w:rsidRDefault="00000000">
      <w:pPr>
        <w:pStyle w:val="2"/>
      </w:pPr>
      <w:ins w:id="51" w:author="Claude" w:date="2026-05-04T00:00:00Z">
        <w:r>
          <w:rPr>
            <w:color w:val="C00000"/>
          </w:rPr>
          <w:t>6. Section ページ — テキスト羅列 → カードグリッド (全件)</w:t>
        </w:r>
      </w:ins>
    </w:p>
    <w:p w14:paraId="7C95E950" w14:textId="77777777" w:rsidR="006D638C" w:rsidRDefault="00000000">
      <w:ins w:id="52" w:author="Claude" w:date="2026-05-04T00:00:00Z">
        <w:r>
          <w:rPr>
            <w:color w:val="000000"/>
          </w:rPr>
          <w:t>/sections/&lt;slug&gt;/ をハンバーガーメニューの遷移先に位置づけ、各 News のフルアーカイブとして再設計。ヒーロー (eyebrow / label / 件数) + 全カード (画像 + 日付 + タイトル + 要約 + 読了分数) のグリッド。3 列 → 2 列 → 1 列のレスポンシブ。</w:t>
        </w:r>
      </w:ins>
    </w:p>
    <w:p w14:paraId="1E24AD6E" w14:textId="77777777" w:rsidR="006D638C" w:rsidRDefault="00000000">
      <w:pPr>
        <w:pStyle w:val="2"/>
      </w:pPr>
      <w:ins w:id="53" w:author="Claude" w:date="2026-05-04T00:00:00Z">
        <w:r>
          <w:rPr>
            <w:color w:val="C00000"/>
          </w:rPr>
          <w:t>7. ハンバーガーメニュー — 全画面 overlay → 右ドロワー</w:t>
        </w:r>
      </w:ins>
    </w:p>
    <w:p w14:paraId="001E291C" w14:textId="77777777" w:rsidR="006D638C" w:rsidRDefault="00000000">
      <w:ins w:id="54" w:author="Claude" w:date="2026-05-04T00:00:00Z">
        <w:r>
          <w:rPr>
            <w:color w:val="000000"/>
          </w:rPr>
          <w:t>旧来の clamp(48px, 6vw, 92px) の劇場型タイポグラフィを廃止。右側からスライドイン (440px / モバイル 100vw) する drawer に置換。背景タップ・Esc・×ボタンで閉じ、× は hover で 90deg 回転。EDITIONS (Today/Archive) と BY SOURCE (8 媒体, eyebrow + ラベル) の 2 セクションに分割。a11y: aria-hidden / aria-label / 自動 focus。</w:t>
        </w:r>
      </w:ins>
    </w:p>
    <w:p w14:paraId="201BC9FA" w14:textId="77777777" w:rsidR="006D638C" w:rsidRDefault="00000000">
      <w:pPr>
        <w:pStyle w:val="2"/>
      </w:pPr>
      <w:ins w:id="55" w:author="Claude" w:date="2026-05-04T00:00:00Z">
        <w:r>
          <w:rPr>
            <w:color w:val="C00000"/>
          </w:rPr>
          <w:t>8. SectionNav — 折り返し問題解消</w:t>
        </w:r>
      </w:ins>
    </w:p>
    <w:p w14:paraId="65203524" w14:textId="77777777" w:rsidR="006D638C" w:rsidRDefault="00000000">
      <w:ins w:id="56" w:author="Claude" w:date="2026-05-04T00:00:00Z">
        <w:r>
          <w:rPr>
            <w:color w:val="000000"/>
          </w:rPr>
          <w:t>ヘッダー下のセクションナビが 8 ソース + ARCHIVE で 2 行折り返しになっていた問題を解消。短縮ラベル化 (NYT Breaking News → NYT Breaking 等)、flex-wrap:nowrap + overflow-x:auto、ARCHIVE の margin-left:auto を撤去。1 行で常に視認可能。</w:t>
        </w:r>
      </w:ins>
    </w:p>
    <w:p w14:paraId="1FA38C95" w14:textId="77777777" w:rsidR="006D638C" w:rsidRDefault="00000000">
      <w:pPr>
        <w:pStyle w:val="2"/>
      </w:pPr>
      <w:ins w:id="57" w:author="Claude" w:date="2026-05-04T00:00:00Z">
        <w:r>
          <w:rPr>
            <w:color w:val="C00000"/>
          </w:rPr>
          <w:t>9. フォントスタック — WIRED.jp に統一</w:t>
        </w:r>
      </w:ins>
    </w:p>
    <w:p w14:paraId="6054F62F" w14:textId="77777777" w:rsidR="006D638C" w:rsidRDefault="00000000">
      <w:ins w:id="58" w:author="Claude" w:date="2026-05-04T00:00:00Z">
        <w:r>
          <w:rPr>
            <w:color w:val="000000"/>
          </w:rPr>
          <w:lastRenderedPageBreak/>
          <w:t>Newsreader / Inter / Noto Serif/Sans JP / JetBrains Mono の Google Fonts ロードを廃止。WIRED.jp 実装と同一の Helvetica Neue + 游ゴシック + Yu Gothic Medium + ヒラギノ角ゴ ProN W3 + Hiragino Kaku Gothic Pro のシステムフォントスタックに統一。--display / --sans / --serif すべて同一スタック。--mono のみ JetBrains Mono を保持 (WiredMono 代替)。約 46 箇所の font-family 置換。</w:t>
        </w:r>
      </w:ins>
    </w:p>
    <w:p w14:paraId="367562E9" w14:textId="77777777" w:rsidR="006D638C" w:rsidRDefault="00000000">
      <w:pPr>
        <w:pStyle w:val="2"/>
      </w:pPr>
      <w:ins w:id="59" w:author="Claude" w:date="2026-05-04T00:00:00Z">
        <w:r>
          <w:rPr>
            <w:color w:val="C00000"/>
          </w:rPr>
          <w:t>10. タグライン書換 — TRANSLATION 文言の整理</w:t>
        </w:r>
      </w:ins>
    </w:p>
    <w:p w14:paraId="50604575" w14:textId="77777777" w:rsidR="006D638C" w:rsidRDefault="00000000">
      <w:ins w:id="60" w:author="Claude" w:date="2026-05-04T00:00:00Z">
        <w:r>
          <w:rPr>
            <w:color w:val="000000"/>
          </w:rPr>
          <w:t>著作権法上のリスク (二次的著作物作成権) を意識し、サイト目立つ箇所から『Translated』語を排除。meta-bar『Translated · Indexed · Annotated』→『Explored · Curated · Briefed』。ヘッダー『Foreign Press · Translated · Quietly』→『Explore the World』。本文側のリスクは別途要検討 (本書 §16 参照)。</w:t>
        </w:r>
      </w:ins>
    </w:p>
    <w:p w14:paraId="185577EB" w14:textId="77777777" w:rsidR="006D638C" w:rsidRDefault="00000000">
      <w:pPr>
        <w:pStyle w:val="2"/>
      </w:pPr>
      <w:ins w:id="61" w:author="Claude" w:date="2026-05-04T00:00:00Z">
        <w:r>
          <w:rPr>
            <w:color w:val="C00000"/>
          </w:rPr>
          <w:t>11. フッター — BOLGHERI LIMITED ミニマル黒に再設計</w:t>
        </w:r>
      </w:ins>
    </w:p>
    <w:p w14:paraId="21E620C1" w14:textId="77777777" w:rsidR="006D638C" w:rsidRDefault="00000000">
      <w:ins w:id="62" w:author="Claude" w:date="2026-05-04T00:00:00Z">
        <w:r>
          <w:rPr>
            <w:color w:val="000000"/>
          </w:rPr>
          <w:t>3 列構成: ロゴ列 (BOLGHERI LIMITED) / EXPLORE 列 / Social Icons (SVG inline)。背景 #000000、本文 #BBBBBB、ホバー #FFFFFF (400ms ease)。ヘアライン区切り + 9.5px 免責事項 + 法的リンク + 著作権表示。Insta / X / Facebook / Spotify / YouTube アイコン。</w:t>
        </w:r>
      </w:ins>
    </w:p>
    <w:p w14:paraId="1483504D" w14:textId="77777777" w:rsidR="006D638C" w:rsidRDefault="00000000">
      <w:pPr>
        <w:pStyle w:val="2"/>
      </w:pPr>
      <w:ins w:id="63" w:author="Claude" w:date="2026-05-04T00:00:00Z">
        <w:r>
          <w:rPr>
            <w:color w:val="C00000"/>
          </w:rPr>
          <w:t>12. モバイル対応 — 1024 / 720 / 480px ブレークポイント徹底</w:t>
        </w:r>
      </w:ins>
    </w:p>
    <w:p w14:paraId="0CAC58B1" w14:textId="77777777" w:rsidR="006D638C" w:rsidRDefault="00000000">
      <w:ins w:id="64" w:author="Claude" w:date="2026-05-04T00:00:00Z">
        <w:r>
          <w:rPr>
            <w:color w:val="000000"/>
          </w:rPr>
          <w:t>グリッド 4→2→1 col、Hamburger 100vw、Header tagline 非表示、Meta-bar 縦積み、Article body 16.5px に縮小、ArchiveSidebar 本文下にスタック、Footer 1 列縦積み、SectionNav 横スクロール (スクロールバー非表示)。375 / 430px 実機確認済み。</w:t>
        </w:r>
      </w:ins>
    </w:p>
    <w:p w14:paraId="4AD3330D" w14:textId="77777777" w:rsidR="006D638C" w:rsidRDefault="00000000">
      <w:pPr>
        <w:pStyle w:val="2"/>
      </w:pPr>
      <w:ins w:id="65" w:author="Claude" w:date="2026-05-04T00:00:00Z">
        <w:r>
          <w:rPr>
            <w:color w:val="C00000"/>
          </w:rPr>
          <w:t>13. 配信 / 静的生成</w:t>
        </w:r>
      </w:ins>
    </w:p>
    <w:p w14:paraId="235A4EC5" w14:textId="77777777" w:rsidR="006D638C" w:rsidRDefault="00000000">
      <w:ins w:id="66" w:author="Claude" w:date="2026-05-04T00:00:00Z">
        <w:r>
          <w:rPr>
            <w:color w:val="000000"/>
          </w:rPr>
          <w:t>計 194 ページ静的生成 (TOP / Archive / 8 Section / 全 Issue 記事ページ)。GitHub Actions Pages デプロイ約 1〜2 分。本番コミット系列: 4de054c (v2 scaffold) → cb2d36a (Footer) → 830768f (TOP/Article 再設計) → 8d61575 (Archive/Section card grid) → 29fcc47 (Font stack) → 825fedf (Tagline) → b4b92b9 (SectionNav) → 5ab4a13 (Hamburger drawer)。</w:t>
        </w:r>
      </w:ins>
    </w:p>
    <w:p w14:paraId="5A8C9543" w14:textId="77777777" w:rsidR="006D638C" w:rsidRDefault="00000000">
      <w:ins w:id="67" w:author="Claude" w:date="2026-05-04T00:00:00Z">
        <w:r>
          <w:rPr>
            <w:color w:val="6A6D74"/>
          </w:rPr>
          <w:t>補足: 本書末尾 §16 に『v3.0 実装ログ全文』と『法的リスク評価メモ』を追加。</w:t>
        </w:r>
      </w:ins>
    </w:p>
    <w:p w14:paraId="5E46FFEF" w14:textId="77777777" w:rsidR="006D638C" w:rsidRDefault="00000000">
      <w:r>
        <w:br w:type="page"/>
      </w:r>
    </w:p>
    <w:p w14:paraId="64D5506F" w14:textId="77777777" w:rsidR="00FF2FC6" w:rsidRDefault="00000000">
      <w:r>
        <w:lastRenderedPageBreak/>
        <w:br w:type="page"/>
      </w:r>
    </w:p>
    <w:p w14:paraId="667B9FA4" w14:textId="77777777" w:rsidR="00FF2FC6" w:rsidRDefault="00000000">
      <w:pPr>
        <w:pStyle w:val="1"/>
      </w:pPr>
      <w:r>
        <w:lastRenderedPageBreak/>
        <w:t>目次</w:t>
      </w:r>
    </w:p>
    <w:p w14:paraId="2FA8574E" w14:textId="77777777" w:rsidR="00FF2FC6" w:rsidRDefault="00000000">
      <w:pPr>
        <w:spacing w:after="120"/>
      </w:pPr>
      <w:r>
        <w:rPr>
          <w:rFonts w:eastAsia="Helvetica Neue"/>
        </w:rPr>
        <w:t>§1. システム概要</w:t>
      </w:r>
    </w:p>
    <w:p w14:paraId="682A276C" w14:textId="77777777" w:rsidR="00FF2FC6" w:rsidRDefault="00000000">
      <w:pPr>
        <w:spacing w:after="120"/>
      </w:pPr>
      <w:r>
        <w:rPr>
          <w:rFonts w:eastAsia="Helvetica Neue"/>
        </w:rPr>
        <w:t>§2. ディレクトリ構成</w:t>
      </w:r>
    </w:p>
    <w:p w14:paraId="34373D24" w14:textId="77777777" w:rsidR="00FF2FC6" w:rsidRDefault="00000000">
      <w:pPr>
        <w:spacing w:after="120"/>
      </w:pPr>
      <w:r>
        <w:rPr>
          <w:rFonts w:eastAsia="Helvetica Neue"/>
        </w:rPr>
        <w:t>§3. コンポーネント仕様</w:t>
      </w:r>
    </w:p>
    <w:p w14:paraId="46315EED" w14:textId="77777777" w:rsidR="00FF2FC6" w:rsidRDefault="00000000">
      <w:pPr>
        <w:spacing w:after="120"/>
      </w:pPr>
      <w:r>
        <w:rPr>
          <w:rFonts w:eastAsia="Helvetica Neue"/>
          <w:b/>
          <w:bCs/>
        </w:rPr>
        <w:t>§4. Hero 画像生成エンジン詳細仕様 (v1.1 SPEC 全 13 節 統合)</w:t>
      </w:r>
    </w:p>
    <w:p w14:paraId="6F13838F" w14:textId="77777777" w:rsidR="00FF2FC6" w:rsidRDefault="00000000">
      <w:pPr>
        <w:spacing w:after="120"/>
      </w:pPr>
      <w:r>
        <w:rPr>
          <w:rFonts w:eastAsia="Helvetica Neue"/>
          <w:color w:val="6A6D74"/>
        </w:rPr>
        <w:t xml:space="preserve">     §4.0 〜 §4.13  (v1.3 継承)</w:t>
      </w:r>
    </w:p>
    <w:p w14:paraId="5AAB0081" w14:textId="77777777" w:rsidR="00FF2FC6" w:rsidRDefault="00000000">
      <w:pPr>
        <w:spacing w:after="120"/>
      </w:pPr>
      <w:r>
        <w:rPr>
          <w:rFonts w:eastAsia="Helvetica Neue"/>
        </w:rPr>
        <w:t>§5. ソース一覧</w:t>
      </w:r>
    </w:p>
    <w:p w14:paraId="6D3F42EE" w14:textId="77777777" w:rsidR="00FF2FC6" w:rsidRDefault="00000000">
      <w:pPr>
        <w:spacing w:after="120"/>
      </w:pPr>
      <w:r>
        <w:rPr>
          <w:rFonts w:eastAsia="Helvetica Neue"/>
        </w:rPr>
        <w:t>§6. 運用フロー</w:t>
      </w:r>
    </w:p>
    <w:p w14:paraId="2EF79E25" w14:textId="77777777" w:rsidR="00FF2FC6" w:rsidRDefault="00000000">
      <w:pPr>
        <w:spacing w:after="120"/>
      </w:pPr>
      <w:r>
        <w:rPr>
          <w:rFonts w:eastAsia="Helvetica Neue"/>
        </w:rPr>
        <w:t>§7. 監視・トラブルシュート</w:t>
      </w:r>
    </w:p>
    <w:p w14:paraId="6C7ACAAE" w14:textId="77777777" w:rsidR="00FF2FC6" w:rsidRDefault="00000000">
      <w:pPr>
        <w:spacing w:after="120"/>
      </w:pPr>
      <w:del w:id="68" w:author="Claude" w:date="2026-05-01T09:00:00Z">
        <w:r>
          <w:rPr>
            <w:rFonts w:eastAsia="Helvetica Neue"/>
            <w:b/>
            <w:bCs/>
          </w:rPr>
          <w:delText>§8. 既知の課題 (解消 3 件 + 新規 3 件) 【v1.4 更新】</w:delText>
        </w:r>
      </w:del>
      <w:ins w:id="69" w:author="Claude" w:date="2026-05-01T09:00:00Z">
        <w:r>
          <w:t>§8. 既知の課題 (解消 4 件 + 新規 3 件) 【v2.0 更新】</w:t>
        </w:r>
      </w:ins>
    </w:p>
    <w:p w14:paraId="3DBE5BDD" w14:textId="77777777" w:rsidR="00FF2FC6" w:rsidRDefault="00000000">
      <w:pPr>
        <w:spacing w:after="120"/>
      </w:pPr>
      <w:r>
        <w:rPr>
          <w:rFonts w:eastAsia="Helvetica Neue"/>
          <w:b/>
          <w:bCs/>
        </w:rPr>
        <w:t>§9. illustration fix パッチ実装完了記録 【v1.4 更新】</w:t>
      </w:r>
    </w:p>
    <w:p w14:paraId="4AD70148" w14:textId="77777777" w:rsidR="00FF2FC6" w:rsidRDefault="00000000">
      <w:pPr>
        <w:spacing w:after="120"/>
      </w:pPr>
      <w:r>
        <w:rPr>
          <w:rFonts w:eastAsia="Helvetica Neue"/>
        </w:rPr>
        <w:t>§10. 運用ガイドライン (branch 運用 / Cowork 制約)</w:t>
      </w:r>
    </w:p>
    <w:p w14:paraId="3558F263" w14:textId="77777777" w:rsidR="00FF2FC6" w:rsidRDefault="00000000">
      <w:pPr>
        <w:spacing w:after="120"/>
      </w:pPr>
      <w:del w:id="70" w:author="Claude" w:date="2026-05-01T09:00:00Z">
        <w:r>
          <w:rPr>
            <w:rFonts w:eastAsia="Helvetica Neue"/>
          </w:rPr>
          <w:delText>§11. ロードマップ 【v1.4 更新】</w:delText>
        </w:r>
      </w:del>
      <w:ins w:id="71" w:author="Claude" w:date="2026-05-01T09:00:00Z">
        <w:r>
          <w:t>§11. ロードマップ 【v2.0 更新】</w:t>
        </w:r>
      </w:ins>
    </w:p>
    <w:p w14:paraId="30578187" w14:textId="77777777" w:rsidR="00FF2FC6" w:rsidRDefault="00000000">
      <w:pPr>
        <w:spacing w:after="120"/>
      </w:pPr>
      <w:del w:id="72" w:author="Claude" w:date="2026-05-01T09:00:00Z">
        <w:r>
          <w:rPr>
            <w:rFonts w:eastAsia="Helvetica Neue"/>
            <w:b/>
            <w:bCs/>
          </w:rPr>
          <w:delText>§12. 2026-04-23 実装ログ 【v1.4 新規】</w:delText>
        </w:r>
      </w:del>
      <w:ins w:id="73" w:author="Claude" w:date="2026-05-01T09:00:00Z">
        <w:r>
          <w:t>§12. 2026-04-23 実装ログ (Phase 6 完了)</w:t>
        </w:r>
      </w:ins>
    </w:p>
    <w:p w14:paraId="2810EF69" w14:textId="77777777" w:rsidR="00AB6E4E" w:rsidRDefault="00000000">
      <w:pPr>
        <w:pStyle w:val="a3"/>
        <w:tabs>
          <w:tab w:val="right" w:leader="dot" w:pos="9020"/>
        </w:tabs>
      </w:pPr>
      <w:ins w:id="74" w:author="Claude" w:date="2026-05-01T09:00:00Z">
        <w:r>
          <w:t>§13. 2026-04-24〜2026-05-01 実装ログ (Phase 10 完了) 【v2.0 新規】</w:t>
        </w:r>
      </w:ins>
    </w:p>
    <w:p w14:paraId="2CBD610B" w14:textId="77777777" w:rsidR="00AB6E4E" w:rsidRDefault="00000000">
      <w:pPr>
        <w:spacing w:after="60"/>
      </w:pPr>
      <w:ins w:id="75" w:author="Claude" w:date="2026-05-03T06:00:00Z">
        <w:r>
          <w:rPr>
            <w:rFonts w:eastAsia="Helvetica Neue"/>
            <w:b/>
            <w:bCs/>
          </w:rPr>
          <w:t>§14. 2026-05-03 実装ログ (Pipeline Resilience) 【v2.1 新規】</w:t>
        </w:r>
      </w:ins>
    </w:p>
    <w:p w14:paraId="7840AAED" w14:textId="77777777" w:rsidR="00FF2FC6" w:rsidRDefault="00000000">
      <w:pPr>
        <w:spacing w:after="120"/>
      </w:pPr>
      <w:del w:id="76" w:author="Claude" w:date="2026-05-01T09:00:00Z">
        <w:r>
          <w:rPr>
            <w:rFonts w:eastAsia="Helvetica Neue"/>
          </w:rPr>
          <w:delText>付録A. 改訂履歴 (v1.0 → v1.4)</w:delText>
        </w:r>
      </w:del>
      <w:ins w:id="77" w:author="Claude" w:date="2026-05-01T09:00:00Z">
        <w:r>
          <w:t>付録A. 改訂履歴 (v1.0 → v2.0)</w:t>
        </w:r>
      </w:ins>
    </w:p>
    <w:p w14:paraId="63EA2E52" w14:textId="77777777" w:rsidR="00FF2FC6" w:rsidRDefault="00000000">
      <w:pPr>
        <w:spacing w:after="120"/>
      </w:pPr>
      <w:r>
        <w:rPr>
          <w:rFonts w:eastAsia="Helvetica Neue"/>
          <w:b/>
          <w:bCs/>
        </w:rPr>
        <w:t>付録B. v1.3 → v1.4 変更履歴詳細 【v1.4 新規】</w:t>
      </w:r>
    </w:p>
    <w:p w14:paraId="29FFF31B" w14:textId="77777777" w:rsidR="00FF2FC6" w:rsidRDefault="00000000">
      <w:pPr>
        <w:spacing w:after="120"/>
      </w:pPr>
      <w:r>
        <w:rPr>
          <w:rFonts w:eastAsia="Helvetica Neue"/>
          <w:b/>
          <w:bCs/>
        </w:rPr>
        <w:t>付録C. SPEC_hero_v1.1_2026-04-22.md 原本全文 (参照用)</w:t>
      </w:r>
    </w:p>
    <w:p w14:paraId="5B1E1B30" w14:textId="77777777" w:rsidR="00FF2FC6" w:rsidRDefault="00000000">
      <w:r>
        <w:br w:type="page"/>
      </w:r>
    </w:p>
    <w:p w14:paraId="2D05EC1C" w14:textId="77777777" w:rsidR="00FF2FC6" w:rsidRDefault="00000000">
      <w:pPr>
        <w:pStyle w:val="1"/>
      </w:pPr>
      <w:r>
        <w:lastRenderedPageBreak/>
        <w:t>§1. システム概要</w:t>
      </w:r>
      <w:r>
        <w:rPr>
          <w:color w:val="B5322C"/>
          <w:sz w:val="20"/>
          <w:szCs w:val="20"/>
        </w:rPr>
        <w:t xml:space="preserve">  【v1.3 更新】</w:t>
      </w:r>
    </w:p>
    <w:p w14:paraId="573FC8AF" w14:textId="77777777" w:rsidR="00FF2FC6" w:rsidRDefault="00000000">
      <w:pPr>
        <w:spacing w:after="120"/>
      </w:pPr>
      <w:r>
        <w:rPr>
          <w:rFonts w:eastAsia="Helvetica Neue"/>
        </w:rPr>
        <w:t>英語ニュースレター 7 媒体を毎朝自動取得・日本語翻訳し、Hugo 静的サイトとして GitHub Pages で配信するダッシュボード。月額 ¥0。全工程が GitHub Actions 上で完結する。</w:t>
      </w:r>
    </w:p>
    <w:p w14:paraId="4502CB99" w14:textId="77777777" w:rsidR="00FF2FC6" w:rsidRDefault="00000000">
      <w:pPr>
        <w:spacing w:after="120"/>
      </w:pPr>
      <w:r>
        <w:rPr>
          <w:rFonts w:eastAsia="Helvetica Neue"/>
        </w:rPr>
        <w:t>v1.2 では Gemini 2.5 Flash Image による Hero 画像自動生成（毎日 7 枚）と動的フロントエンドローダーを実装した。v1.3 ではその Hero 画像生成を 2 段階プロンプト (SPEC v1.1) へ刷新する計画を策定し、v1.4 で実装完了。Pattern A (editorial satire) / Pattern B (modern flat lifestyle) の 2 分類による媒体別 illustration 出力が本番適用された。</w:t>
      </w:r>
    </w:p>
    <w:p w14:paraId="17498740" w14:textId="77777777" w:rsidR="00FF2FC6" w:rsidRDefault="00000000">
      <w:pPr>
        <w:pStyle w:val="2"/>
      </w:pPr>
      <w:r>
        <w:t>1.1 アーキテクチャ</w:t>
      </w:r>
    </w:p>
    <w:p w14:paraId="7AD64D7B" w14:textId="77777777" w:rsidR="00FF2FC6" w:rsidRDefault="00000000">
      <w:pPr>
        <w:shd w:val="clear" w:color="auto" w:fill="F6F4EE"/>
        <w:ind w:left="360"/>
      </w:pPr>
      <w:r>
        <w:rPr>
          <w:rFonts w:ascii="Courier New" w:eastAsia="Courier New" w:hAnsi="Courier New" w:cs="Courier New"/>
          <w:color w:val="303641"/>
          <w:sz w:val="18"/>
          <w:szCs w:val="18"/>
        </w:rPr>
        <w:t>┌─────────┐   ┌─────────────────────────────────────┐   ┌───────────┐</w:t>
      </w:r>
    </w:p>
    <w:p w14:paraId="0A676079" w14:textId="77777777" w:rsidR="00FF2FC6" w:rsidRDefault="00000000">
      <w:pPr>
        <w:shd w:val="clear" w:color="auto" w:fill="F6F4EE"/>
        <w:ind w:left="360"/>
      </w:pPr>
      <w:r>
        <w:rPr>
          <w:rFonts w:ascii="Courier New" w:eastAsia="Courier New" w:hAnsi="Courier New" w:cs="Courier New"/>
          <w:color w:val="303641"/>
          <w:sz w:val="18"/>
          <w:szCs w:val="18"/>
        </w:rPr>
        <w:t>│  Gmail  │──►│    GitHub Actions (21:00 UTC 日次)   │──►│ GitHub    │</w:t>
      </w:r>
    </w:p>
    <w:p w14:paraId="3AECADF1" w14:textId="77777777" w:rsidR="00FF2FC6" w:rsidRDefault="00000000">
      <w:pPr>
        <w:shd w:val="clear" w:color="auto" w:fill="F6F4EE"/>
        <w:ind w:left="360"/>
      </w:pPr>
      <w:r>
        <w:rPr>
          <w:rFonts w:ascii="Courier New" w:eastAsia="Courier New" w:hAnsi="Courier New" w:cs="Courier New"/>
          <w:color w:val="303641"/>
          <w:sz w:val="18"/>
          <w:szCs w:val="18"/>
        </w:rPr>
        <w:t>│ 7ソース │   │  fetch → translate → hero image gen  │   │ Repo main │</w:t>
      </w:r>
    </w:p>
    <w:p w14:paraId="24D9C1EE" w14:textId="77777777" w:rsidR="00FF2FC6" w:rsidRDefault="00000000">
      <w:pPr>
        <w:shd w:val="clear" w:color="auto" w:fill="F6F4EE"/>
        <w:ind w:left="360"/>
      </w:pPr>
      <w:r>
        <w:rPr>
          <w:rFonts w:ascii="Courier New" w:eastAsia="Courier New" w:hAnsi="Courier New" w:cs="Courier New"/>
          <w:color w:val="303641"/>
          <w:sz w:val="18"/>
          <w:szCs w:val="18"/>
        </w:rPr>
        <w:t>└─────────┘   │   (Gmail OAuth / GPT-4.1 / Gemini)   │   └─────┬─────┘</w:t>
      </w:r>
    </w:p>
    <w:p w14:paraId="50F196F6" w14:textId="77777777" w:rsidR="00FF2FC6" w:rsidRDefault="00000000">
      <w:pPr>
        <w:shd w:val="clear" w:color="auto" w:fill="F6F4EE"/>
        <w:ind w:left="360"/>
      </w:pPr>
      <w:r>
        <w:rPr>
          <w:rFonts w:ascii="Courier New" w:eastAsia="Courier New" w:hAnsi="Courier New" w:cs="Courier New"/>
          <w:color w:val="303641"/>
          <w:sz w:val="18"/>
          <w:szCs w:val="18"/>
        </w:rPr>
        <w:t xml:space="preserve">              └─────────────────────────────────────┘         │</w:t>
      </w:r>
    </w:p>
    <w:p w14:paraId="5F392A7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F1FF66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83D4E1F" w14:textId="77777777" w:rsidR="00FF2FC6" w:rsidRDefault="00000000">
      <w:pPr>
        <w:shd w:val="clear" w:color="auto" w:fill="F6F4EE"/>
        <w:ind w:left="360"/>
      </w:pPr>
      <w:r>
        <w:rPr>
          <w:rFonts w:ascii="Courier New" w:eastAsia="Courier New" w:hAnsi="Courier New" w:cs="Courier New"/>
          <w:color w:val="303641"/>
          <w:sz w:val="18"/>
          <w:szCs w:val="18"/>
        </w:rPr>
        <w:t xml:space="preserve">                                                       │  deploy.yml  │</w:t>
      </w:r>
    </w:p>
    <w:p w14:paraId="62EAE0A3" w14:textId="77777777" w:rsidR="00FF2FC6" w:rsidRDefault="00000000">
      <w:pPr>
        <w:shd w:val="clear" w:color="auto" w:fill="F6F4EE"/>
        <w:ind w:left="360"/>
      </w:pPr>
      <w:r>
        <w:rPr>
          <w:rFonts w:ascii="Courier New" w:eastAsia="Courier New" w:hAnsi="Courier New" w:cs="Courier New"/>
          <w:color w:val="303641"/>
          <w:sz w:val="18"/>
          <w:szCs w:val="18"/>
        </w:rPr>
        <w:t xml:space="preserve">                                                       │  Hugo build  │</w:t>
      </w:r>
    </w:p>
    <w:p w14:paraId="67B8C446" w14:textId="77777777" w:rsidR="00FF2FC6" w:rsidRDefault="00000000">
      <w:pPr>
        <w:shd w:val="clear" w:color="auto" w:fill="F6F4EE"/>
        <w:ind w:left="360"/>
      </w:pPr>
      <w:r>
        <w:rPr>
          <w:rFonts w:ascii="Courier New" w:eastAsia="Courier New" w:hAnsi="Courier New" w:cs="Courier New"/>
          <w:color w:val="303641"/>
          <w:sz w:val="18"/>
          <w:szCs w:val="18"/>
        </w:rPr>
        <w:t xml:space="preserve">                                                       │  Pages公開    │</w:t>
      </w:r>
    </w:p>
    <w:p w14:paraId="364EA35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1DC5E3B" w14:textId="77777777" w:rsidR="00FF2FC6" w:rsidRDefault="00000000">
      <w:pPr>
        <w:pStyle w:val="2"/>
      </w:pPr>
      <w:r>
        <w:t>1.2 コスト構造（2026年4月時点）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2400"/>
        <w:gridCol w:w="2160"/>
      </w:tblGrid>
      <w:tr w:rsidR="00FF2FC6" w14:paraId="34F87FDF" w14:textId="77777777">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E179DF3" w14:textId="77777777" w:rsidR="00FF2FC6" w:rsidRDefault="00000000">
            <w:r>
              <w:rPr>
                <w:rFonts w:eastAsia="Helvetica Neue"/>
                <w:b/>
                <w:bCs/>
                <w:color w:val="FFFFFF"/>
                <w:sz w:val="20"/>
                <w:szCs w:val="20"/>
              </w:rPr>
              <w:t>項目</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B136D09" w14:textId="77777777" w:rsidR="00FF2FC6" w:rsidRDefault="00000000">
            <w:r>
              <w:rPr>
                <w:rFonts w:eastAsia="Helvetica Neue"/>
                <w:b/>
                <w:bCs/>
                <w:color w:val="FFFFFF"/>
                <w:sz w:val="20"/>
                <w:szCs w:val="20"/>
              </w:rPr>
              <w:t>提供元</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34AE97B" w14:textId="77777777" w:rsidR="00FF2FC6" w:rsidRDefault="00000000">
            <w:r>
              <w:rPr>
                <w:rFonts w:eastAsia="Helvetica Neue"/>
                <w:b/>
                <w:bCs/>
                <w:color w:val="FFFFFF"/>
                <w:sz w:val="20"/>
                <w:szCs w:val="20"/>
              </w:rPr>
              <w:t>制限</w:t>
            </w:r>
          </w:p>
        </w:tc>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BEBED39" w14:textId="77777777" w:rsidR="00FF2FC6" w:rsidRDefault="00000000">
            <w:r>
              <w:rPr>
                <w:rFonts w:eastAsia="Helvetica Neue"/>
                <w:b/>
                <w:bCs/>
                <w:color w:val="FFFFFF"/>
                <w:sz w:val="20"/>
                <w:szCs w:val="20"/>
              </w:rPr>
              <w:t>現状消費</w:t>
            </w:r>
          </w:p>
        </w:tc>
      </w:tr>
      <w:tr w:rsidR="00FF2FC6" w14:paraId="092519B8"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4E5186" w14:textId="77777777" w:rsidR="00FF2FC6" w:rsidRDefault="00000000">
            <w:r>
              <w:rPr>
                <w:rFonts w:eastAsia="Helvetica Neue"/>
                <w:sz w:val="20"/>
                <w:szCs w:val="20"/>
              </w:rPr>
              <w:t>GitHub Actions (public)</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39A4E69"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BEC59E" w14:textId="77777777" w:rsidR="00FF2FC6" w:rsidRDefault="00000000">
            <w:r>
              <w:rPr>
                <w:rFonts w:eastAsia="Helvetica Neue"/>
                <w:sz w:val="20"/>
                <w:szCs w:val="20"/>
              </w:rPr>
              <w:t>無制限</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B0366F" w14:textId="77777777" w:rsidR="00FF2FC6" w:rsidRDefault="00000000">
            <w:r>
              <w:rPr>
                <w:rFonts w:eastAsia="Helvetica Neue"/>
                <w:sz w:val="20"/>
                <w:szCs w:val="20"/>
              </w:rPr>
              <w:t>≒13 分/日</w:t>
            </w:r>
          </w:p>
        </w:tc>
      </w:tr>
      <w:tr w:rsidR="00FF2FC6" w14:paraId="4258DE57"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584FB4" w14:textId="77777777" w:rsidR="00FF2FC6" w:rsidRDefault="00000000">
            <w:r>
              <w:rPr>
                <w:rFonts w:eastAsia="Helvetica Neue"/>
                <w:sz w:val="20"/>
                <w:szCs w:val="20"/>
              </w:rPr>
              <w:t>GitHub Pages</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F69E82"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52BAD47" w14:textId="77777777" w:rsidR="00FF2FC6" w:rsidRDefault="00000000">
            <w:r>
              <w:rPr>
                <w:rFonts w:eastAsia="Helvetica Neue"/>
                <w:sz w:val="20"/>
                <w:szCs w:val="20"/>
              </w:rPr>
              <w:t>100GB/月 転送</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A364A5" w14:textId="77777777" w:rsidR="00FF2FC6" w:rsidRDefault="00000000">
            <w:r>
              <w:rPr>
                <w:rFonts w:eastAsia="Helvetica Neue"/>
                <w:sz w:val="20"/>
                <w:szCs w:val="20"/>
              </w:rPr>
              <w:t>≪1GB</w:t>
            </w:r>
          </w:p>
        </w:tc>
      </w:tr>
      <w:tr w:rsidR="00FF2FC6" w14:paraId="437C7AF3"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656859F" w14:textId="77777777" w:rsidR="00FF2FC6" w:rsidRDefault="00000000">
            <w:r>
              <w:rPr>
                <w:rFonts w:eastAsia="Helvetica Neue"/>
                <w:sz w:val="20"/>
                <w:szCs w:val="20"/>
              </w:rPr>
              <w:t>GitHub Models API (GPT-4.1)</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5112AF" w14:textId="77777777" w:rsidR="00FF2FC6" w:rsidRDefault="00000000">
            <w:r>
              <w:rPr>
                <w:rFonts w:eastAsia="Helvetica Neue"/>
                <w:sz w:val="20"/>
                <w:szCs w:val="20"/>
              </w:rPr>
              <w:t>GitHub</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14688F5" w14:textId="77777777" w:rsidR="00FF2FC6" w:rsidRDefault="00000000">
            <w:r>
              <w:rPr>
                <w:rFonts w:eastAsia="Helvetica Neue"/>
                <w:sz w:val="20"/>
                <w:szCs w:val="20"/>
              </w:rPr>
              <w:t>10 RPM / 50 req/日</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01007C" w14:textId="77777777" w:rsidR="00FF2FC6" w:rsidRDefault="00000000">
            <w:r>
              <w:rPr>
                <w:rFonts w:eastAsia="Helvetica Neue"/>
                <w:sz w:val="20"/>
                <w:szCs w:val="20"/>
              </w:rPr>
              <w:t>≒80 req/日 (要注意)</w:t>
            </w:r>
          </w:p>
        </w:tc>
      </w:tr>
      <w:tr w:rsidR="00FF2FC6" w14:paraId="42976518"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859751" w14:textId="77777777" w:rsidR="00FF2FC6" w:rsidRDefault="00000000">
            <w:r>
              <w:rPr>
                <w:rFonts w:eastAsia="Helvetica Neue"/>
                <w:sz w:val="20"/>
                <w:szCs w:val="20"/>
              </w:rPr>
              <w:t>Gemini 2.5 Flash Image</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50ACC81"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542EAD" w14:textId="77777777" w:rsidR="00FF2FC6" w:rsidRDefault="00000000">
            <w:r>
              <w:rPr>
                <w:rFonts w:eastAsia="Helvetica Neue"/>
                <w:sz w:val="20"/>
                <w:szCs w:val="20"/>
              </w:rPr>
              <w:t>500 img/日 @ 1024×1024</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8F9D6F" w14:textId="77777777" w:rsidR="00FF2FC6" w:rsidRDefault="00000000">
            <w:r>
              <w:rPr>
                <w:rFonts w:eastAsia="Helvetica Neue"/>
                <w:sz w:val="20"/>
                <w:szCs w:val="20"/>
              </w:rPr>
              <w:t>7 img/日 (1.4%)</w:t>
            </w:r>
          </w:p>
        </w:tc>
      </w:tr>
      <w:tr w:rsidR="00FF2FC6" w14:paraId="6B0138EE"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0E2548" w14:textId="77777777" w:rsidR="00FF2FC6" w:rsidRDefault="00000000">
            <w:r>
              <w:rPr>
                <w:rFonts w:eastAsia="Helvetica Neue"/>
                <w:sz w:val="20"/>
                <w:szCs w:val="20"/>
              </w:rPr>
              <w:t>Gemini 2.5 Flash text (v1.3+)</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B913A5"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338EA3" w14:textId="77777777" w:rsidR="00FF2FC6" w:rsidRDefault="00000000">
            <w:r>
              <w:rPr>
                <w:rFonts w:eastAsia="Helvetica Neue"/>
                <w:sz w:val="20"/>
                <w:szCs w:val="20"/>
              </w:rPr>
              <w:t>1,500 RPD / 15 RPM</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F3DA0F" w14:textId="77777777" w:rsidR="00FF2FC6" w:rsidRDefault="00000000">
            <w:r>
              <w:rPr>
                <w:rFonts w:eastAsia="Helvetica Neue"/>
                <w:sz w:val="20"/>
                <w:szCs w:val="20"/>
              </w:rPr>
              <w:t>最大 14 call/日 (0.9%)</w:t>
            </w:r>
          </w:p>
        </w:tc>
      </w:tr>
      <w:tr w:rsidR="00FF2FC6" w14:paraId="109348A4"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F1E73E" w14:textId="77777777" w:rsidR="00FF2FC6" w:rsidRDefault="00000000">
            <w:r>
              <w:rPr>
                <w:rFonts w:eastAsia="Helvetica Neue"/>
                <w:sz w:val="20"/>
                <w:szCs w:val="20"/>
              </w:rPr>
              <w:t>Gmail API</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40F4D6" w14:textId="77777777" w:rsidR="00FF2FC6" w:rsidRDefault="00000000">
            <w:r>
              <w:rPr>
                <w:rFonts w:eastAsia="Helvetica Neue"/>
                <w:sz w:val="20"/>
                <w:szCs w:val="20"/>
              </w:rPr>
              <w:t>Google</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FDA23D" w14:textId="77777777" w:rsidR="00FF2FC6" w:rsidRDefault="00000000">
            <w:r>
              <w:rPr>
                <w:rFonts w:eastAsia="Helvetica Neue"/>
                <w:sz w:val="20"/>
                <w:szCs w:val="20"/>
              </w:rPr>
              <w:t>10B quota/日</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645D89A" w14:textId="77777777" w:rsidR="00FF2FC6" w:rsidRDefault="00000000">
            <w:r>
              <w:rPr>
                <w:rFonts w:eastAsia="Helvetica Neue"/>
                <w:sz w:val="20"/>
                <w:szCs w:val="20"/>
              </w:rPr>
              <w:t>無視できる</w:t>
            </w:r>
          </w:p>
        </w:tc>
      </w:tr>
      <w:tr w:rsidR="00FF2FC6" w14:paraId="28CE015B"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5673FF" w14:textId="77777777" w:rsidR="00FF2FC6" w:rsidRDefault="00000000">
            <w:r>
              <w:rPr>
                <w:rFonts w:eastAsia="Helvetica Neue"/>
                <w:sz w:val="20"/>
                <w:szCs w:val="20"/>
              </w:rPr>
              <w:t>月額合計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8ACF538" w14:textId="77777777" w:rsidR="00FF2FC6" w:rsidRDefault="00000000">
            <w:r>
              <w:rPr>
                <w:rFonts w:eastAsia="Helvetica Neue"/>
                <w:sz w:val="20"/>
                <w:szCs w:val="20"/>
              </w:rPr>
              <w:t>—</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E4861A7" w14:textId="77777777" w:rsidR="00FF2FC6" w:rsidRDefault="00000000">
            <w:r>
              <w:rPr>
                <w:rFonts w:eastAsia="Helvetica Neue"/>
                <w:sz w:val="20"/>
                <w:szCs w:val="20"/>
              </w:rPr>
              <w:t>—</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D70454" w14:textId="77777777" w:rsidR="00FF2FC6" w:rsidRDefault="00000000">
            <w:r>
              <w:rPr>
                <w:rFonts w:eastAsia="Helvetica Neue"/>
                <w:sz w:val="20"/>
                <w:szCs w:val="20"/>
              </w:rPr>
              <w:t>¥0</w:t>
            </w:r>
          </w:p>
        </w:tc>
      </w:tr>
    </w:tbl>
    <w:p w14:paraId="0216B6AF" w14:textId="77777777" w:rsidR="00FF2FC6" w:rsidRDefault="00000000">
      <w:pPr>
        <w:spacing w:after="120"/>
      </w:pPr>
      <w:r>
        <w:rPr>
          <w:rFonts w:eastAsia="Helvetica Neue"/>
        </w:rPr>
        <w:t xml:space="preserve"> </w:t>
      </w:r>
    </w:p>
    <w:p w14:paraId="3C6B1B03" w14:textId="77777777" w:rsidR="00FF2FC6" w:rsidRDefault="00000000">
      <w:pPr>
        <w:spacing w:after="120"/>
      </w:pPr>
      <w:r>
        <w:rPr>
          <w:rFonts w:eastAsia="Helvetica Neue"/>
          <w:i/>
          <w:iCs/>
          <w:color w:val="6A6D74"/>
        </w:rPr>
        <w:t>※ v1.4 では gemini-3.1-flash-image-preview (Nano Banana 2) を GEMINI_MODEL opt-in で切替可能だが、preview 段階で黒画像問題 (§8.4) 発生中のため default は gemini-2.5-flash-image 継続。</w:t>
      </w:r>
    </w:p>
    <w:p w14:paraId="73F807D9" w14:textId="77777777" w:rsidR="00FF2FC6" w:rsidRDefault="00000000">
      <w:pPr>
        <w:pStyle w:val="2"/>
      </w:pPr>
      <w:r>
        <w:t>1.3 設計原則</w:t>
      </w:r>
    </w:p>
    <w:p w14:paraId="0D5204CC" w14:textId="77777777" w:rsidR="00FF2FC6" w:rsidRDefault="00000000">
      <w:pPr>
        <w:pStyle w:val="a4"/>
        <w:numPr>
          <w:ilvl w:val="0"/>
          <w:numId w:val="2"/>
        </w:numPr>
        <w:spacing w:after="80"/>
      </w:pPr>
      <w:r>
        <w:rPr>
          <w:rFonts w:eastAsia="Helvetica Neue"/>
        </w:rPr>
        <w:t>完全無料 — 外部有料 API に依存しない</w:t>
      </w:r>
    </w:p>
    <w:p w14:paraId="1E8ECE6B" w14:textId="77777777" w:rsidR="00FF2FC6" w:rsidRDefault="00000000">
      <w:pPr>
        <w:pStyle w:val="a4"/>
        <w:numPr>
          <w:ilvl w:val="0"/>
          <w:numId w:val="2"/>
        </w:numPr>
        <w:spacing w:after="80"/>
      </w:pPr>
      <w:r>
        <w:rPr>
          <w:rFonts w:eastAsia="Helvetica Neue"/>
        </w:rPr>
        <w:t>疎結合 — 翻訳エンジン (GitHub Models / Gemini / Groq) を差し替え可能</w:t>
      </w:r>
    </w:p>
    <w:p w14:paraId="67919D36" w14:textId="77777777" w:rsidR="00FF2FC6" w:rsidRDefault="00000000">
      <w:pPr>
        <w:pStyle w:val="a4"/>
        <w:numPr>
          <w:ilvl w:val="0"/>
          <w:numId w:val="2"/>
        </w:numPr>
        <w:spacing w:after="80"/>
      </w:pPr>
      <w:r>
        <w:rPr>
          <w:rFonts w:eastAsia="Helvetica Neue"/>
        </w:rPr>
        <w:t>冪等性 — 同日再実行しても上書きのみ、副作用なし</w:t>
      </w:r>
    </w:p>
    <w:p w14:paraId="5848FF40" w14:textId="77777777" w:rsidR="00FF2FC6" w:rsidRDefault="00000000">
      <w:pPr>
        <w:pStyle w:val="a4"/>
        <w:numPr>
          <w:ilvl w:val="0"/>
          <w:numId w:val="2"/>
        </w:numPr>
        <w:spacing w:after="80"/>
      </w:pPr>
      <w:r>
        <w:rPr>
          <w:rFonts w:eastAsia="Helvetica Neue"/>
        </w:rPr>
        <w:t>観測可能 — 全ステップが GitHub Actions ログに残る</w:t>
      </w:r>
    </w:p>
    <w:p w14:paraId="037523E7" w14:textId="77777777" w:rsidR="00FF2FC6" w:rsidRDefault="00000000">
      <w:pPr>
        <w:pStyle w:val="a4"/>
        <w:numPr>
          <w:ilvl w:val="0"/>
          <w:numId w:val="2"/>
        </w:numPr>
        <w:spacing w:after="80"/>
      </w:pPr>
      <w:r>
        <w:rPr>
          <w:rFonts w:eastAsia="Helvetica Neue"/>
        </w:rPr>
        <w:t>視覚検証前提 — hero 画像変更は feature branch で A/B 検証後にのみ main マージ</w:t>
      </w:r>
    </w:p>
    <w:p w14:paraId="3FEF0CBD" w14:textId="77777777" w:rsidR="00FF2FC6" w:rsidRDefault="00000000">
      <w:r>
        <w:br w:type="page"/>
      </w:r>
    </w:p>
    <w:p w14:paraId="50C894DD" w14:textId="77777777" w:rsidR="00FF2FC6" w:rsidRDefault="00000000">
      <w:pPr>
        <w:pStyle w:val="1"/>
      </w:pPr>
      <w:r>
        <w:lastRenderedPageBreak/>
        <w:t>§2. ディレクトリ構成</w:t>
      </w:r>
      <w:r>
        <w:rPr>
          <w:color w:val="B5322C"/>
          <w:sz w:val="20"/>
          <w:szCs w:val="20"/>
        </w:rPr>
        <w:t xml:space="preserve">  【v1.3 更新】</w:t>
      </w:r>
    </w:p>
    <w:p w14:paraId="3A03B2D5" w14:textId="77777777" w:rsidR="00FF2FC6" w:rsidRDefault="00000000">
      <w:pPr>
        <w:shd w:val="clear" w:color="auto" w:fill="F6F4EE"/>
        <w:ind w:left="360"/>
      </w:pPr>
      <w:r>
        <w:rPr>
          <w:rFonts w:ascii="Courier New" w:eastAsia="Courier New" w:hAnsi="Courier New" w:cs="Courier New"/>
          <w:color w:val="303641"/>
          <w:sz w:val="18"/>
          <w:szCs w:val="18"/>
        </w:rPr>
        <w:t>newsletter-dashboard/</w:t>
      </w:r>
    </w:p>
    <w:p w14:paraId="3AF07955" w14:textId="77777777" w:rsidR="00FF2FC6" w:rsidRDefault="00000000">
      <w:pPr>
        <w:shd w:val="clear" w:color="auto" w:fill="F6F4EE"/>
        <w:ind w:left="360"/>
      </w:pPr>
      <w:r>
        <w:rPr>
          <w:rFonts w:ascii="Courier New" w:eastAsia="Courier New" w:hAnsi="Courier New" w:cs="Courier New"/>
          <w:color w:val="303641"/>
          <w:sz w:val="18"/>
          <w:szCs w:val="18"/>
        </w:rPr>
        <w:t>├── SPEC.md                                 ← Dashboard 仕様 (v1.1)</w:t>
      </w:r>
    </w:p>
    <w:p w14:paraId="366B978F" w14:textId="77777777" w:rsidR="00FF2FC6" w:rsidRDefault="00000000">
      <w:pPr>
        <w:shd w:val="clear" w:color="auto" w:fill="F6F4EE"/>
        <w:ind w:left="360"/>
      </w:pPr>
      <w:r>
        <w:rPr>
          <w:rFonts w:ascii="Courier New" w:eastAsia="Courier New" w:hAnsi="Courier New" w:cs="Courier New"/>
          <w:color w:val="303641"/>
          <w:sz w:val="18"/>
          <w:szCs w:val="18"/>
        </w:rPr>
        <w:t>├── SPEC.docx                               ← SPEC.md の Word 版</w:t>
      </w:r>
    </w:p>
    <w:p w14:paraId="58A20F15" w14:textId="77777777" w:rsidR="00FF2FC6" w:rsidRDefault="00000000">
      <w:pPr>
        <w:shd w:val="clear" w:color="auto" w:fill="F6F4EE"/>
        <w:ind w:left="360"/>
      </w:pPr>
      <w:r>
        <w:rPr>
          <w:rFonts w:ascii="Courier New" w:eastAsia="Courier New" w:hAnsi="Courier New" w:cs="Courier New"/>
          <w:color w:val="303641"/>
          <w:sz w:val="18"/>
          <w:szCs w:val="18"/>
        </w:rPr>
        <w:t>├── SPEC_hero_v1.1_2026-04-22.md            ← Hero 画像生成詳細仕様 (本書 §4 に統合)</w:t>
      </w:r>
    </w:p>
    <w:p w14:paraId="5C297311" w14:textId="77777777" w:rsidR="00FF2FC6" w:rsidRDefault="00000000">
      <w:pPr>
        <w:shd w:val="clear" w:color="auto" w:fill="F6F4EE"/>
        <w:ind w:left="360"/>
      </w:pPr>
      <w:r>
        <w:rPr>
          <w:rFonts w:ascii="Courier New" w:eastAsia="Courier New" w:hAnsi="Courier New" w:cs="Courier New"/>
          <w:color w:val="303641"/>
          <w:sz w:val="18"/>
          <w:szCs w:val="18"/>
        </w:rPr>
        <w:t>├── Bolgheri_Daily_Brief_仕様書_v1.3_2026-04-23.docx  ← v1.3 計画段階版</w:t>
      </w:r>
    </w:p>
    <w:p w14:paraId="3D30363B" w14:textId="77777777" w:rsidR="00FF2FC6" w:rsidRDefault="00000000">
      <w:pPr>
        <w:shd w:val="clear" w:color="auto" w:fill="F6F4EE"/>
        <w:ind w:left="360"/>
      </w:pPr>
      <w:r>
        <w:rPr>
          <w:rFonts w:ascii="Courier New" w:eastAsia="Courier New" w:hAnsi="Courier New" w:cs="Courier New"/>
          <w:color w:val="303641"/>
          <w:sz w:val="18"/>
          <w:szCs w:val="18"/>
        </w:rPr>
        <w:t>├── Bolgheri_Daily_Brief_仕様書_v1.4_2026-04-23.docx  ← 本書 【v1.4 新規】</w:t>
      </w:r>
    </w:p>
    <w:p w14:paraId="7D9D5437" w14:textId="77777777" w:rsidR="00FF2FC6" w:rsidRDefault="00000000">
      <w:pPr>
        <w:shd w:val="clear" w:color="auto" w:fill="F6F4EE"/>
        <w:ind w:left="360"/>
      </w:pPr>
      <w:r>
        <w:rPr>
          <w:rFonts w:ascii="Courier New" w:eastAsia="Courier New" w:hAnsi="Courier New" w:cs="Courier New"/>
          <w:color w:val="303641"/>
          <w:sz w:val="18"/>
          <w:szCs w:val="18"/>
        </w:rPr>
        <w:t>├── config.yaml                             ← Hugo 設定</w:t>
      </w:r>
    </w:p>
    <w:p w14:paraId="17B4B992" w14:textId="77777777" w:rsidR="00FF2FC6" w:rsidRDefault="00000000">
      <w:pPr>
        <w:shd w:val="clear" w:color="auto" w:fill="F6F4EE"/>
        <w:ind w:left="360"/>
      </w:pPr>
      <w:r>
        <w:rPr>
          <w:rFonts w:ascii="Courier New" w:eastAsia="Courier New" w:hAnsi="Courier New" w:cs="Courier New"/>
          <w:color w:val="303641"/>
          <w:sz w:val="18"/>
          <w:szCs w:val="18"/>
        </w:rPr>
        <w:t>├── content/                                ← 翻訳済み記事 (Hugo ビルド対象)</w:t>
      </w:r>
    </w:p>
    <w:p w14:paraId="0B3FC59F" w14:textId="77777777" w:rsidR="00FF2FC6" w:rsidRDefault="00000000">
      <w:pPr>
        <w:shd w:val="clear" w:color="auto" w:fill="F6F4EE"/>
        <w:ind w:left="360"/>
      </w:pPr>
      <w:r>
        <w:rPr>
          <w:rFonts w:ascii="Courier New" w:eastAsia="Courier New" w:hAnsi="Courier New" w:cs="Courier New"/>
          <w:color w:val="303641"/>
          <w:sz w:val="18"/>
          <w:szCs w:val="18"/>
        </w:rPr>
        <w:t>│   ├── wsj/&lt;YYYY-MM-DD&gt;.md</w:t>
      </w:r>
    </w:p>
    <w:p w14:paraId="288D255A" w14:textId="77777777" w:rsidR="00FF2FC6" w:rsidRDefault="00000000">
      <w:pPr>
        <w:shd w:val="clear" w:color="auto" w:fill="F6F4EE"/>
        <w:ind w:left="360"/>
      </w:pPr>
      <w:r>
        <w:rPr>
          <w:rFonts w:ascii="Courier New" w:eastAsia="Courier New" w:hAnsi="Courier New" w:cs="Courier New"/>
          <w:color w:val="303641"/>
          <w:sz w:val="18"/>
          <w:szCs w:val="18"/>
        </w:rPr>
        <w:t>│   ├── nyt-bn/&lt;YYYY-MM-DD&gt;.md</w:t>
      </w:r>
    </w:p>
    <w:p w14:paraId="49DEB733" w14:textId="77777777" w:rsidR="00FF2FC6" w:rsidRDefault="00000000">
      <w:pPr>
        <w:shd w:val="clear" w:color="auto" w:fill="F6F4EE"/>
        <w:ind w:left="360"/>
      </w:pPr>
      <w:r>
        <w:rPr>
          <w:rFonts w:ascii="Courier New" w:eastAsia="Courier New" w:hAnsi="Courier New" w:cs="Courier New"/>
          <w:color w:val="303641"/>
          <w:sz w:val="18"/>
          <w:szCs w:val="18"/>
        </w:rPr>
        <w:t>│   ├── nyt-op/&lt;YYYY-MM-DD&gt;.md</w:t>
      </w:r>
    </w:p>
    <w:p w14:paraId="002700A3" w14:textId="77777777" w:rsidR="00FF2FC6" w:rsidRDefault="00000000">
      <w:pPr>
        <w:shd w:val="clear" w:color="auto" w:fill="F6F4EE"/>
        <w:ind w:left="360"/>
      </w:pPr>
      <w:r>
        <w:rPr>
          <w:rFonts w:ascii="Courier New" w:eastAsia="Courier New" w:hAnsi="Courier New" w:cs="Courier New"/>
          <w:color w:val="303641"/>
          <w:sz w:val="18"/>
          <w:szCs w:val="18"/>
        </w:rPr>
        <w:t>│   ├── short-squeez/&lt;YYYY-MM-DD&gt;.md</w:t>
      </w:r>
    </w:p>
    <w:p w14:paraId="73503046" w14:textId="77777777" w:rsidR="00FF2FC6" w:rsidRDefault="00000000">
      <w:pPr>
        <w:shd w:val="clear" w:color="auto" w:fill="F6F4EE"/>
        <w:ind w:left="360"/>
      </w:pPr>
      <w:r>
        <w:rPr>
          <w:rFonts w:ascii="Courier New" w:eastAsia="Courier New" w:hAnsi="Courier New" w:cs="Courier New"/>
          <w:color w:val="303641"/>
          <w:sz w:val="18"/>
          <w:szCs w:val="18"/>
        </w:rPr>
        <w:t>│   ├── skift/&lt;YYYY-MM-DD&gt;.md</w:t>
      </w:r>
    </w:p>
    <w:p w14:paraId="6658DD13" w14:textId="77777777" w:rsidR="00FF2FC6" w:rsidRDefault="00000000">
      <w:pPr>
        <w:shd w:val="clear" w:color="auto" w:fill="F6F4EE"/>
        <w:ind w:left="360"/>
      </w:pPr>
      <w:r>
        <w:rPr>
          <w:rFonts w:ascii="Courier New" w:eastAsia="Courier New" w:hAnsi="Courier New" w:cs="Courier New"/>
          <w:color w:val="303641"/>
          <w:sz w:val="18"/>
          <w:szCs w:val="18"/>
        </w:rPr>
        <w:t>│   ├── buysiders/&lt;YYYY-MM-DD&gt;.md</w:t>
      </w:r>
    </w:p>
    <w:p w14:paraId="7A25FC7D" w14:textId="77777777" w:rsidR="00FF2FC6" w:rsidRDefault="00000000">
      <w:pPr>
        <w:shd w:val="clear" w:color="auto" w:fill="F6F4EE"/>
        <w:ind w:left="360"/>
      </w:pPr>
      <w:r>
        <w:rPr>
          <w:rFonts w:ascii="Courier New" w:eastAsia="Courier New" w:hAnsi="Courier New" w:cs="Courier New"/>
          <w:color w:val="303641"/>
          <w:sz w:val="18"/>
          <w:szCs w:val="18"/>
        </w:rPr>
        <w:t>│   ├── business-insider/&lt;YYYY-MM-DD&gt;.md</w:t>
      </w:r>
    </w:p>
    <w:p w14:paraId="1E543868" w14:textId="77777777" w:rsidR="00FF2FC6" w:rsidRDefault="00000000">
      <w:pPr>
        <w:shd w:val="clear" w:color="auto" w:fill="F6F4EE"/>
        <w:ind w:left="360"/>
      </w:pPr>
      <w:r>
        <w:rPr>
          <w:rFonts w:ascii="Courier New" w:eastAsia="Courier New" w:hAnsi="Courier New" w:cs="Courier New"/>
          <w:color w:val="303641"/>
          <w:sz w:val="18"/>
          <w:szCs w:val="18"/>
        </w:rPr>
        <w:t>│   └── economist/                          ← ※ 日次配信未実装</w:t>
      </w:r>
    </w:p>
    <w:p w14:paraId="20049DF6" w14:textId="77777777" w:rsidR="00FF2FC6" w:rsidRDefault="00000000">
      <w:pPr>
        <w:shd w:val="clear" w:color="auto" w:fill="F6F4EE"/>
        <w:ind w:left="360"/>
      </w:pPr>
      <w:r>
        <w:rPr>
          <w:rFonts w:ascii="Courier New" w:eastAsia="Courier New" w:hAnsi="Courier New" w:cs="Courier New"/>
          <w:color w:val="303641"/>
          <w:sz w:val="18"/>
          <w:szCs w:val="18"/>
        </w:rPr>
        <w:t>├── static/</w:t>
      </w:r>
    </w:p>
    <w:p w14:paraId="6C2CB856" w14:textId="77777777" w:rsidR="00FF2FC6" w:rsidRDefault="00000000">
      <w:pPr>
        <w:shd w:val="clear" w:color="auto" w:fill="F6F4EE"/>
        <w:ind w:left="360"/>
      </w:pPr>
      <w:r>
        <w:rPr>
          <w:rFonts w:ascii="Courier New" w:eastAsia="Courier New" w:hAnsi="Courier New" w:cs="Courier New"/>
          <w:color w:val="303641"/>
          <w:sz w:val="18"/>
          <w:szCs w:val="18"/>
        </w:rPr>
        <w:t>│   └── images/&lt;source&gt;/&lt;YYYY-MM-DD&gt;.png    ← Hero 画像 (v1.4 illustration)</w:t>
      </w:r>
    </w:p>
    <w:p w14:paraId="0AA8B082" w14:textId="77777777" w:rsidR="00FF2FC6" w:rsidRDefault="00000000">
      <w:pPr>
        <w:shd w:val="clear" w:color="auto" w:fill="F6F4EE"/>
        <w:ind w:left="360"/>
      </w:pPr>
      <w:r>
        <w:rPr>
          <w:rFonts w:ascii="Courier New" w:eastAsia="Courier New" w:hAnsi="Courier New" w:cs="Courier New"/>
          <w:color w:val="303641"/>
          <w:sz w:val="18"/>
          <w:szCs w:val="18"/>
        </w:rPr>
        <w:t>├── _preview_hero_v1.3_2026-04-22/          ← v1.4 検証時プレビュー (4 媒体 illustration)</w:t>
      </w:r>
    </w:p>
    <w:p w14:paraId="0488290C" w14:textId="77777777" w:rsidR="00FF2FC6" w:rsidRDefault="00000000">
      <w:pPr>
        <w:shd w:val="clear" w:color="auto" w:fill="F6F4EE"/>
        <w:ind w:left="360"/>
      </w:pPr>
      <w:r>
        <w:rPr>
          <w:rFonts w:ascii="Courier New" w:eastAsia="Courier New" w:hAnsi="Courier New" w:cs="Courier New"/>
          <w:color w:val="303641"/>
          <w:sz w:val="18"/>
          <w:szCs w:val="18"/>
        </w:rPr>
        <w:t>├── verify_hero_v13_2026-04-22.html         ← A/B 比較レポート v1.0 vs v1.3 (=v1.4)</w:t>
      </w:r>
    </w:p>
    <w:p w14:paraId="769B5F36" w14:textId="77777777" w:rsidR="00FF2FC6" w:rsidRDefault="00000000">
      <w:pPr>
        <w:shd w:val="clear" w:color="auto" w:fill="F6F4EE"/>
        <w:ind w:left="360"/>
      </w:pPr>
      <w:r>
        <w:rPr>
          <w:rFonts w:ascii="Courier New" w:eastAsia="Courier New" w:hAnsi="Courier New" w:cs="Courier New"/>
          <w:color w:val="303641"/>
          <w:sz w:val="18"/>
          <w:szCs w:val="18"/>
        </w:rPr>
        <w:t>├── verify_hero_v11_2026-04-22.html         ← A/B 比較レポート (v1.1 検証時)</w:t>
      </w:r>
    </w:p>
    <w:p w14:paraId="41A0A11D" w14:textId="77777777" w:rsidR="00FF2FC6" w:rsidRDefault="00000000">
      <w:pPr>
        <w:shd w:val="clear" w:color="auto" w:fill="F6F4EE"/>
        <w:ind w:left="360"/>
      </w:pPr>
      <w:r>
        <w:rPr>
          <w:rFonts w:ascii="Courier New" w:eastAsia="Courier New" w:hAnsi="Courier New" w:cs="Courier New"/>
          <w:color w:val="303641"/>
          <w:sz w:val="18"/>
          <w:szCs w:val="18"/>
        </w:rPr>
        <w:t>├── logs/                                   ← hero_generation.log 出力先</w:t>
      </w:r>
    </w:p>
    <w:p w14:paraId="4A51B12C" w14:textId="77777777" w:rsidR="00FF2FC6" w:rsidRDefault="00000000">
      <w:pPr>
        <w:shd w:val="clear" w:color="auto" w:fill="F6F4EE"/>
        <w:ind w:left="360"/>
      </w:pPr>
      <w:r>
        <w:rPr>
          <w:rFonts w:ascii="Courier New" w:eastAsia="Courier New" w:hAnsi="Courier New" w:cs="Courier New"/>
          <w:color w:val="303641"/>
          <w:sz w:val="18"/>
          <w:szCs w:val="18"/>
        </w:rPr>
        <w:t>├── scripts/</w:t>
      </w:r>
    </w:p>
    <w:p w14:paraId="3B06C472" w14:textId="77777777" w:rsidR="00FF2FC6" w:rsidRDefault="00000000">
      <w:pPr>
        <w:shd w:val="clear" w:color="auto" w:fill="F6F4EE"/>
        <w:ind w:left="360"/>
      </w:pPr>
      <w:r>
        <w:rPr>
          <w:rFonts w:ascii="Courier New" w:eastAsia="Courier New" w:hAnsi="Courier New" w:cs="Courier New"/>
          <w:color w:val="303641"/>
          <w:sz w:val="18"/>
          <w:szCs w:val="18"/>
        </w:rPr>
        <w:t>│   ├── fetch_gmail.py</w:t>
      </w:r>
    </w:p>
    <w:p w14:paraId="0DAB0CA1" w14:textId="77777777" w:rsidR="00FF2FC6" w:rsidRDefault="00000000">
      <w:pPr>
        <w:shd w:val="clear" w:color="auto" w:fill="F6F4EE"/>
        <w:ind w:left="360"/>
      </w:pPr>
      <w:r>
        <w:rPr>
          <w:rFonts w:ascii="Courier New" w:eastAsia="Courier New" w:hAnsi="Courier New" w:cs="Courier New"/>
          <w:color w:val="303641"/>
          <w:sz w:val="18"/>
          <w:szCs w:val="18"/>
        </w:rPr>
        <w:t>│   ├── translate_gemini.py</w:t>
      </w:r>
    </w:p>
    <w:p w14:paraId="76102D57" w14:textId="77777777" w:rsidR="00FF2FC6" w:rsidRDefault="00000000">
      <w:pPr>
        <w:shd w:val="clear" w:color="auto" w:fill="F6F4EE"/>
        <w:ind w:left="360"/>
      </w:pPr>
      <w:r>
        <w:rPr>
          <w:rFonts w:ascii="Courier New" w:eastAsia="Courier New" w:hAnsi="Courier New" w:cs="Courier New"/>
          <w:color w:val="303641"/>
          <w:sz w:val="18"/>
          <w:szCs w:val="18"/>
        </w:rPr>
        <w:t>│   ├── translate_prompt.md</w:t>
      </w:r>
    </w:p>
    <w:p w14:paraId="65A84CED" w14:textId="77777777" w:rsidR="00FF2FC6" w:rsidRDefault="00000000">
      <w:pPr>
        <w:shd w:val="clear" w:color="auto" w:fill="F6F4EE"/>
        <w:ind w:left="360"/>
      </w:pPr>
      <w:r>
        <w:rPr>
          <w:rFonts w:ascii="Courier New" w:eastAsia="Courier New" w:hAnsi="Courier New" w:cs="Courier New"/>
          <w:color w:val="303641"/>
          <w:sz w:val="18"/>
          <w:szCs w:val="18"/>
        </w:rPr>
        <w:t>│   ├── generate_hero_image.py              ← v1.4 実装 (7 Patch + Safari fix)</w:t>
      </w:r>
    </w:p>
    <w:p w14:paraId="049C16B7" w14:textId="77777777" w:rsidR="00FF2FC6" w:rsidRDefault="00000000">
      <w:pPr>
        <w:shd w:val="clear" w:color="auto" w:fill="F6F4EE"/>
        <w:ind w:left="360"/>
      </w:pPr>
      <w:r>
        <w:rPr>
          <w:rFonts w:ascii="Courier New" w:eastAsia="Courier New" w:hAnsi="Courier New" w:cs="Courier New"/>
          <w:color w:val="303641"/>
          <w:sz w:val="18"/>
          <w:szCs w:val="18"/>
        </w:rPr>
        <w:t>│   └── setup_secrets.py</w:t>
      </w:r>
    </w:p>
    <w:p w14:paraId="73200C32" w14:textId="77777777" w:rsidR="00FF2FC6" w:rsidRDefault="00000000">
      <w:pPr>
        <w:shd w:val="clear" w:color="auto" w:fill="F6F4EE"/>
        <w:ind w:left="360"/>
      </w:pPr>
      <w:r>
        <w:rPr>
          <w:rFonts w:ascii="Courier New" w:eastAsia="Courier New" w:hAnsi="Courier New" w:cs="Courier New"/>
          <w:color w:val="303641"/>
          <w:sz w:val="18"/>
          <w:szCs w:val="18"/>
        </w:rPr>
        <w:t>├── tests/</w:t>
      </w:r>
    </w:p>
    <w:p w14:paraId="2F80D054" w14:textId="77777777" w:rsidR="00FF2FC6" w:rsidRDefault="00000000">
      <w:pPr>
        <w:shd w:val="clear" w:color="auto" w:fill="F6F4EE"/>
        <w:ind w:left="360"/>
      </w:pPr>
      <w:r>
        <w:rPr>
          <w:rFonts w:ascii="Courier New" w:eastAsia="Courier New" w:hAnsi="Courier New" w:cs="Courier New"/>
          <w:color w:val="303641"/>
          <w:sz w:val="18"/>
          <w:szCs w:val="18"/>
        </w:rPr>
        <w:t>│   └── test_hero_generation.py             ← TC-01〜06 ユニットテスト</w:t>
      </w:r>
    </w:p>
    <w:p w14:paraId="7BC4EB39" w14:textId="77777777" w:rsidR="00FF2FC6" w:rsidRDefault="00000000">
      <w:pPr>
        <w:shd w:val="clear" w:color="auto" w:fill="F6F4EE"/>
        <w:ind w:left="360"/>
      </w:pPr>
      <w:r>
        <w:rPr>
          <w:rFonts w:ascii="Courier New" w:eastAsia="Courier New" w:hAnsi="Courier New" w:cs="Courier New"/>
          <w:color w:val="303641"/>
          <w:sz w:val="18"/>
          <w:szCs w:val="18"/>
        </w:rPr>
        <w:t>├── layouts/</w:t>
      </w:r>
    </w:p>
    <w:p w14:paraId="4C80D933" w14:textId="77777777" w:rsidR="00FF2FC6" w:rsidRDefault="00000000">
      <w:pPr>
        <w:shd w:val="clear" w:color="auto" w:fill="F6F4EE"/>
        <w:ind w:left="360"/>
      </w:pPr>
      <w:r>
        <w:rPr>
          <w:rFonts w:ascii="Courier New" w:eastAsia="Courier New" w:hAnsi="Courier New" w:cs="Courier New"/>
          <w:color w:val="303641"/>
          <w:sz w:val="18"/>
          <w:szCs w:val="18"/>
        </w:rPr>
        <w:t>│   ├── index.html                          ← トップ</w:t>
      </w:r>
    </w:p>
    <w:p w14:paraId="06195E29" w14:textId="77777777" w:rsidR="00FF2FC6" w:rsidRDefault="00000000">
      <w:pPr>
        <w:shd w:val="clear" w:color="auto" w:fill="F6F4EE"/>
        <w:ind w:left="360"/>
      </w:pPr>
      <w:r>
        <w:rPr>
          <w:rFonts w:ascii="Courier New" w:eastAsia="Courier New" w:hAnsi="Courier New" w:cs="Courier New"/>
          <w:color w:val="303641"/>
          <w:sz w:val="18"/>
          <w:szCs w:val="18"/>
        </w:rPr>
        <w:t>│   └── wsj/</w:t>
      </w:r>
    </w:p>
    <w:p w14:paraId="163DFC33" w14:textId="77777777" w:rsidR="00FF2FC6" w:rsidRDefault="00000000">
      <w:pPr>
        <w:shd w:val="clear" w:color="auto" w:fill="F6F4EE"/>
        <w:ind w:left="360"/>
      </w:pPr>
      <w:r>
        <w:rPr>
          <w:rFonts w:ascii="Courier New" w:eastAsia="Courier New" w:hAnsi="Courier New" w:cs="Courier New"/>
          <w:color w:val="303641"/>
          <w:sz w:val="18"/>
          <w:szCs w:val="18"/>
        </w:rPr>
        <w:t>│       ├── list.html                       ← v1.4 Safari fix 済み</w:t>
      </w:r>
    </w:p>
    <w:p w14:paraId="6300F7EF" w14:textId="77777777" w:rsidR="00FF2FC6" w:rsidRDefault="00000000">
      <w:pPr>
        <w:shd w:val="clear" w:color="auto" w:fill="F6F4EE"/>
        <w:ind w:left="360"/>
      </w:pPr>
      <w:r>
        <w:rPr>
          <w:rFonts w:ascii="Courier New" w:eastAsia="Courier New" w:hAnsi="Courier New" w:cs="Courier New"/>
          <w:color w:val="303641"/>
          <w:sz w:val="18"/>
          <w:szCs w:val="18"/>
        </w:rPr>
        <w:t>│       └── single.html</w:t>
      </w:r>
    </w:p>
    <w:p w14:paraId="373469A3" w14:textId="77777777" w:rsidR="00FF2FC6" w:rsidRDefault="00000000">
      <w:pPr>
        <w:shd w:val="clear" w:color="auto" w:fill="F6F4EE"/>
        <w:ind w:left="360"/>
      </w:pPr>
      <w:r>
        <w:rPr>
          <w:rFonts w:ascii="Courier New" w:eastAsia="Courier New" w:hAnsi="Courier New" w:cs="Courier New"/>
          <w:color w:val="303641"/>
          <w:sz w:val="18"/>
          <w:szCs w:val="18"/>
        </w:rPr>
        <w:t>├── .github/workflows/</w:t>
      </w:r>
    </w:p>
    <w:p w14:paraId="70C55593" w14:textId="77777777" w:rsidR="00FF2FC6" w:rsidRDefault="00000000">
      <w:pPr>
        <w:shd w:val="clear" w:color="auto" w:fill="F6F4EE"/>
        <w:ind w:left="360"/>
      </w:pPr>
      <w:r>
        <w:rPr>
          <w:rFonts w:ascii="Courier New" w:eastAsia="Courier New" w:hAnsi="Courier New" w:cs="Courier New"/>
          <w:color w:val="303641"/>
          <w:sz w:val="18"/>
          <w:szCs w:val="18"/>
        </w:rPr>
        <w:t>│   ├── daily-translate.yml                 ← 翻訳 + hero 生成 cron ジョブ</w:t>
      </w:r>
    </w:p>
    <w:p w14:paraId="5D70CD8E" w14:textId="77777777" w:rsidR="00FF2FC6" w:rsidRDefault="00000000">
      <w:pPr>
        <w:shd w:val="clear" w:color="auto" w:fill="F6F4EE"/>
        <w:ind w:left="360"/>
      </w:pPr>
      <w:r>
        <w:rPr>
          <w:rFonts w:ascii="Courier New" w:eastAsia="Courier New" w:hAnsi="Courier New" w:cs="Courier New"/>
          <w:color w:val="303641"/>
          <w:sz w:val="18"/>
          <w:szCs w:val="18"/>
        </w:rPr>
        <w:t>│   └── deploy.yml                          ← Hugo build + Pages deploy</w:t>
      </w:r>
    </w:p>
    <w:p w14:paraId="4B8AA2AB" w14:textId="77777777" w:rsidR="00AB6E4E" w:rsidRDefault="00000000">
      <w:ins w:id="78" w:author="Claude" w:date="2026-05-03T06:00:00Z">
        <w:r>
          <w:rPr>
            <w:rFonts w:ascii="Courier New" w:hAnsi="Courier New" w:cs="Courier New"/>
            <w:sz w:val="18"/>
            <w:szCs w:val="18"/>
          </w:rPr>
          <w:t>│   ├── batch-backfill.yml                 ← バックフィル翻訳 workflow_dispatch【v2.1 新規】</w:t>
        </w:r>
      </w:ins>
    </w:p>
    <w:p w14:paraId="208F4B0C" w14:textId="77777777" w:rsidR="00FF2FC6" w:rsidRDefault="00000000">
      <w:pPr>
        <w:shd w:val="clear" w:color="auto" w:fill="F6F4EE"/>
        <w:ind w:left="360"/>
      </w:pPr>
      <w:r>
        <w:rPr>
          <w:rFonts w:ascii="Courier New" w:eastAsia="Courier New" w:hAnsi="Courier New" w:cs="Courier New"/>
          <w:color w:val="303641"/>
          <w:sz w:val="18"/>
          <w:szCs w:val="18"/>
        </w:rPr>
        <w:t>├── themes/PaperMod/                        ← Hugo テーマ (submodule)</w:t>
      </w:r>
    </w:p>
    <w:p w14:paraId="343EC56E" w14:textId="77777777" w:rsidR="00FF2FC6" w:rsidRDefault="00000000">
      <w:pPr>
        <w:shd w:val="clear" w:color="auto" w:fill="F6F4EE"/>
        <w:ind w:left="360"/>
      </w:pPr>
      <w:r>
        <w:rPr>
          <w:rFonts w:ascii="Courier New" w:eastAsia="Courier New" w:hAnsi="Courier New" w:cs="Courier New"/>
          <w:color w:val="303641"/>
          <w:sz w:val="18"/>
          <w:szCs w:val="18"/>
        </w:rPr>
        <w:t>└── .gitignore                              ← .env / logs/ / _preview_hero_*/ 除外</w:t>
      </w:r>
    </w:p>
    <w:p w14:paraId="6728DE08" w14:textId="77777777" w:rsidR="00FF2FC6" w:rsidRDefault="00000000">
      <w:r>
        <w:br w:type="page"/>
      </w:r>
    </w:p>
    <w:p w14:paraId="25DAC747" w14:textId="77777777" w:rsidR="00FF2FC6" w:rsidRDefault="00000000">
      <w:pPr>
        <w:pStyle w:val="1"/>
      </w:pPr>
      <w:r>
        <w:lastRenderedPageBreak/>
        <w:t>§3. コンポーネント仕様</w:t>
      </w:r>
      <w:r>
        <w:rPr>
          <w:color w:val="B5322C"/>
          <w:sz w:val="20"/>
          <w:szCs w:val="20"/>
        </w:rPr>
        <w:t xml:space="preserve">  【v1.2 継承】</w:t>
      </w:r>
    </w:p>
    <w:p w14:paraId="551BB79F" w14:textId="77777777" w:rsidR="00FF2FC6" w:rsidRDefault="00000000">
      <w:pPr>
        <w:pStyle w:val="2"/>
      </w:pPr>
      <w:r>
        <w:t>3.1 翻訳ジョブ (.github/workflows/daily-translate.yml)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FF2FC6" w14:paraId="3D5198BD" w14:textId="77777777">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3603DE2" w14:textId="77777777" w:rsidR="00FF2FC6" w:rsidRDefault="00000000">
            <w:r>
              <w:rPr>
                <w:rFonts w:eastAsia="Helvetica Neue"/>
                <w:b/>
                <w:bCs/>
                <w:color w:val="FFFFFF"/>
                <w:sz w:val="20"/>
                <w:szCs w:val="20"/>
              </w:rPr>
              <w:t>項目</w:t>
            </w:r>
          </w:p>
        </w:tc>
        <w:tc>
          <w:tcPr>
            <w:tcW w:w="64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E32C8E4" w14:textId="77777777" w:rsidR="00FF2FC6" w:rsidRDefault="00000000">
            <w:r>
              <w:rPr>
                <w:rFonts w:eastAsia="Helvetica Neue"/>
                <w:b/>
                <w:bCs/>
                <w:color w:val="FFFFFF"/>
                <w:sz w:val="20"/>
                <w:szCs w:val="20"/>
              </w:rPr>
              <w:t>値</w:t>
            </w:r>
          </w:p>
        </w:tc>
      </w:tr>
      <w:tr w:rsidR="00FF2FC6" w14:paraId="3F50DD14"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5D5031" w14:textId="77777777" w:rsidR="00FF2FC6" w:rsidRDefault="00000000">
            <w:r>
              <w:rPr>
                <w:rFonts w:eastAsia="Helvetica Neue"/>
                <w:b/>
                <w:bCs/>
                <w:sz w:val="20"/>
                <w:szCs w:val="20"/>
              </w:rPr>
              <w:t>トリガー</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DA5738" w14:textId="77777777" w:rsidR="00FF2FC6" w:rsidRDefault="00000000">
            <w:r>
              <w:rPr>
                <w:rFonts w:eastAsia="Helvetica Neue"/>
                <w:sz w:val="20"/>
                <w:szCs w:val="20"/>
              </w:rPr>
              <w:t>cron: '0 21 * * *' (毎日 21:00 UTC = 翌朝 6:00 JST) + workflow_dispatch</w:t>
            </w:r>
          </w:p>
        </w:tc>
      </w:tr>
      <w:tr w:rsidR="00FF2FC6" w14:paraId="1DAB7C10"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3E2B06" w14:textId="77777777" w:rsidR="00FF2FC6" w:rsidRDefault="00000000">
            <w:r>
              <w:rPr>
                <w:rFonts w:eastAsia="Helvetica Neue"/>
                <w:b/>
                <w:bCs/>
                <w:sz w:val="20"/>
                <w:szCs w:val="20"/>
              </w:rPr>
              <w:t>タイムゾーン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8054818" w14:textId="77777777" w:rsidR="00FF2FC6" w:rsidRDefault="00000000">
            <w:r>
              <w:rPr>
                <w:rFonts w:eastAsia="Helvetica Neue"/>
                <w:sz w:val="20"/>
                <w:szCs w:val="20"/>
              </w:rPr>
              <w:t>TZ=Asia/Tokyo</w:t>
            </w:r>
          </w:p>
        </w:tc>
      </w:tr>
      <w:tr w:rsidR="00FF2FC6" w14:paraId="54D075DE"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C34641" w14:textId="77777777" w:rsidR="00FF2FC6" w:rsidRDefault="00000000">
            <w:r>
              <w:rPr>
                <w:rFonts w:eastAsia="Helvetica Neue"/>
                <w:b/>
                <w:bCs/>
                <w:sz w:val="20"/>
                <w:szCs w:val="20"/>
              </w:rPr>
              <w:t>タイムアウト</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6B20A7" w14:textId="77777777" w:rsidR="00FF2FC6" w:rsidRDefault="00000000">
            <w:r>
              <w:rPr>
                <w:rFonts w:eastAsia="Helvetica Neue"/>
                <w:sz w:val="20"/>
                <w:szCs w:val="20"/>
              </w:rPr>
              <w:t>30 分</w:t>
            </w:r>
          </w:p>
        </w:tc>
      </w:tr>
      <w:tr w:rsidR="00FF2FC6" w14:paraId="1176D159"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C469F43" w14:textId="77777777" w:rsidR="00FF2FC6" w:rsidRDefault="00000000">
            <w:r>
              <w:rPr>
                <w:rFonts w:eastAsia="Helvetica Neue"/>
                <w:b/>
                <w:bCs/>
                <w:sz w:val="20"/>
                <w:szCs w:val="20"/>
              </w:rPr>
              <w:t>パーミッション</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58B079" w14:textId="77777777" w:rsidR="00FF2FC6" w:rsidRDefault="00000000">
            <w:r>
              <w:rPr>
                <w:rFonts w:eastAsia="Helvetica Neue"/>
                <w:sz w:val="20"/>
                <w:szCs w:val="20"/>
              </w:rPr>
              <w:t>contents: write, models: read</w:t>
            </w:r>
          </w:p>
        </w:tc>
      </w:tr>
      <w:tr w:rsidR="00FF2FC6" w14:paraId="72A09F01"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64A1070" w14:textId="77777777" w:rsidR="00FF2FC6" w:rsidRDefault="00000000">
            <w:r>
              <w:rPr>
                <w:rFonts w:eastAsia="Helvetica Neue"/>
                <w:b/>
                <w:bCs/>
                <w:sz w:val="20"/>
                <w:szCs w:val="20"/>
              </w:rPr>
              <w:t>実行環境</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26548A5" w14:textId="77777777" w:rsidR="00FF2FC6" w:rsidRDefault="00000000">
            <w:r>
              <w:rPr>
                <w:rFonts w:eastAsia="Helvetica Neue"/>
                <w:sz w:val="20"/>
                <w:szCs w:val="20"/>
              </w:rPr>
              <w:t>ubuntu-latest, Python 3.12</w:t>
            </w:r>
          </w:p>
        </w:tc>
      </w:tr>
      <w:tr w:rsidR="00FF2FC6" w14:paraId="5964D8A5"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700EAFE" w14:textId="77777777" w:rsidR="00FF2FC6" w:rsidRDefault="00000000">
            <w:r>
              <w:rPr>
                <w:rFonts w:eastAsia="Helvetica Neue"/>
                <w:b/>
                <w:bCs/>
                <w:sz w:val="20"/>
                <w:szCs w:val="20"/>
              </w:rPr>
              <w:t>並列度</w:t>
            </w:r>
          </w:p>
        </w:tc>
        <w:tc>
          <w:tcPr>
            <w:tcW w:w="64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43CEE5" w14:textId="77777777" w:rsidR="00FF2FC6" w:rsidRDefault="00000000">
            <w:r>
              <w:rPr>
                <w:rFonts w:eastAsia="Helvetica Neue"/>
                <w:sz w:val="20"/>
                <w:szCs w:val="20"/>
              </w:rPr>
              <w:t>逐次 (ソースごとに for ループ)</w:t>
            </w:r>
          </w:p>
        </w:tc>
      </w:tr>
      <w:tr w:rsidR="00FF2FC6" w14:paraId="45DFA377"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CD8074A" w14:textId="77777777" w:rsidR="00FF2FC6" w:rsidRDefault="00000000">
            <w:r>
              <w:rPr>
                <w:rFonts w:eastAsia="Helvetica Neue"/>
                <w:b/>
                <w:bCs/>
                <w:sz w:val="20"/>
                <w:szCs w:val="20"/>
              </w:rPr>
              <w:t>Secrets</w:t>
            </w:r>
          </w:p>
        </w:tc>
        <w:tc>
          <w:tcPr>
            <w:tcW w:w="64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9C5116" w14:textId="77777777" w:rsidR="00FF2FC6" w:rsidRDefault="00000000">
            <w:r>
              <w:rPr>
                <w:rFonts w:eastAsia="Helvetica Neue"/>
                <w:sz w:val="20"/>
                <w:szCs w:val="20"/>
              </w:rPr>
              <w:t>GITHUB_TOKEN / GMAIL_REFRESH_TOKEN / GEMINI_API_KEY / TRANSLATE_API_CHOICE / GITHUB_MODELS_TOKEN</w:t>
            </w:r>
          </w:p>
        </w:tc>
      </w:tr>
    </w:tbl>
    <w:p w14:paraId="2F8EEA57" w14:textId="77777777" w:rsidR="00FF2FC6" w:rsidRDefault="00000000">
      <w:pPr>
        <w:pStyle w:val="2"/>
      </w:pPr>
      <w:r>
        <w:t>3.2 Gmail 取得 (scripts/fetch_gmail.py)</w:t>
      </w:r>
    </w:p>
    <w:p w14:paraId="18C0EAD8" w14:textId="77777777" w:rsidR="00FF2FC6" w:rsidRDefault="00000000">
      <w:pPr>
        <w:pStyle w:val="a4"/>
        <w:numPr>
          <w:ilvl w:val="0"/>
          <w:numId w:val="2"/>
        </w:numPr>
        <w:spacing w:after="80"/>
      </w:pPr>
      <w:r>
        <w:rPr>
          <w:rFonts w:eastAsia="Helvetica Neue"/>
        </w:rPr>
        <w:t>OAuth 認証 (refresh_token ローテーション対応)</w:t>
      </w:r>
    </w:p>
    <w:p w14:paraId="3BFE0EC6" w14:textId="77777777" w:rsidR="00FF2FC6" w:rsidRDefault="00000000">
      <w:pPr>
        <w:pStyle w:val="a4"/>
        <w:numPr>
          <w:ilvl w:val="0"/>
          <w:numId w:val="2"/>
        </w:numPr>
        <w:spacing w:after="80"/>
      </w:pPr>
      <w:r>
        <w:rPr>
          <w:rFonts w:eastAsia="Helvetica Neue"/>
        </w:rPr>
        <w:t>各ソースの label / sender フィルタで最新メール 1 通を取得</w:t>
      </w:r>
    </w:p>
    <w:p w14:paraId="1C89A583" w14:textId="77777777" w:rsidR="00FF2FC6" w:rsidRDefault="00000000">
      <w:pPr>
        <w:pStyle w:val="a4"/>
        <w:numPr>
          <w:ilvl w:val="0"/>
          <w:numId w:val="2"/>
        </w:numPr>
        <w:spacing w:after="80"/>
      </w:pPr>
      <w:r>
        <w:rPr>
          <w:rFonts w:eastAsia="Helvetica Neue"/>
        </w:rPr>
        <w:t>HTML → plain text 変換 (html2text ベース)</w:t>
      </w:r>
    </w:p>
    <w:p w14:paraId="679F556C" w14:textId="77777777" w:rsidR="00FF2FC6" w:rsidRDefault="00000000">
      <w:pPr>
        <w:pStyle w:val="a4"/>
        <w:numPr>
          <w:ilvl w:val="0"/>
          <w:numId w:val="2"/>
        </w:numPr>
        <w:spacing w:after="80"/>
      </w:pPr>
      <w:r>
        <w:rPr>
          <w:rFonts w:eastAsia="Helvetica Neue"/>
        </w:rPr>
        <w:t>上限チャンク 8000 字で分割 (translate 側でさらに分割)</w:t>
      </w:r>
    </w:p>
    <w:p w14:paraId="669D1155" w14:textId="77777777" w:rsidR="00FF2FC6" w:rsidRDefault="00000000">
      <w:pPr>
        <w:pStyle w:val="2"/>
      </w:pPr>
      <w:r>
        <w:t>3.3 翻訳エンジン (scripts/translate_gemini.py)</w:t>
      </w:r>
    </w:p>
    <w:p w14:paraId="32AEE8CF" w14:textId="77777777" w:rsidR="00FF2FC6" w:rsidRDefault="00000000">
      <w:pPr>
        <w:pStyle w:val="a4"/>
        <w:numPr>
          <w:ilvl w:val="0"/>
          <w:numId w:val="2"/>
        </w:numPr>
        <w:spacing w:after="80"/>
      </w:pPr>
      <w:del w:id="79" w:author="Claude" w:date="2026-05-03T06:00:00Z">
        <w:r>
          <w:rPr>
            <w:rFonts w:eastAsia="Helvetica Neue"/>
          </w:rPr>
          <w:delText>GitHub Models API (GPT-4.1) を使用 (10 RPM / 50 req/日)</w:delText>
        </w:r>
      </w:del>
      <w:ins w:id="80" w:author="Claude" w:date="2026-05-03T06:00:00Z">
        <w:r>
          <w:rPr>
            <w:rFonts w:eastAsia="Helvetica Neue"/>
          </w:rPr>
          <w:t>Gemini 2.5-flash (gemini-2.5-flash) を使用 (1,500 RPD / 15 RPM)【v2.1 更新: 1.5-flash → 2.5-flash 升級】</w:t>
        </w:r>
      </w:ins>
    </w:p>
    <w:p w14:paraId="7B261B7F" w14:textId="77777777" w:rsidR="00FF2FC6" w:rsidRDefault="00000000">
      <w:pPr>
        <w:pStyle w:val="a4"/>
        <w:numPr>
          <w:ilvl w:val="0"/>
          <w:numId w:val="2"/>
        </w:numPr>
        <w:spacing w:after="80"/>
      </w:pPr>
      <w:r>
        <w:rPr>
          <w:rFonts w:eastAsia="Helvetica Neue"/>
        </w:rPr>
        <w:t>429 レート制限検知時は [15, 30, 60] 秒 exponential backoff × 3 回</w:t>
      </w:r>
    </w:p>
    <w:p w14:paraId="7FF9D038" w14:textId="77777777" w:rsidR="00FF2FC6" w:rsidRDefault="00000000">
      <w:pPr>
        <w:pStyle w:val="a4"/>
        <w:numPr>
          <w:ilvl w:val="0"/>
          <w:numId w:val="2"/>
        </w:numPr>
        <w:spacing w:after="80"/>
      </w:pPr>
      <w:r>
        <w:rPr>
          <w:rFonts w:eastAsia="Helvetica Neue"/>
        </w:rPr>
        <w:t>translate_prompt.md を system prompt として読込 (編集で翻訳品質を調整可能)</w:t>
      </w:r>
    </w:p>
    <w:p w14:paraId="2DB5E291" w14:textId="77777777" w:rsidR="00FF2FC6" w:rsidRDefault="00000000">
      <w:pPr>
        <w:pStyle w:val="a4"/>
        <w:numPr>
          <w:ilvl w:val="0"/>
          <w:numId w:val="2"/>
        </w:numPr>
        <w:spacing w:after="80"/>
      </w:pPr>
      <w:r>
        <w:rPr>
          <w:rFonts w:eastAsia="Helvetica Neue"/>
        </w:rPr>
        <w:t>長文は自動チャンク分割 → 後接続 (v1.1 で導入)</w:t>
      </w:r>
    </w:p>
    <w:p w14:paraId="35C18FA5" w14:textId="77777777" w:rsidR="00AB6E4E" w:rsidRDefault="00000000">
      <w:pPr>
        <w:pStyle w:val="a4"/>
        <w:numPr>
          <w:ilvl w:val="0"/>
          <w:numId w:val="2"/>
        </w:numPr>
        <w:spacing w:after="80"/>
      </w:pPr>
      <w:ins w:id="81" w:author="Claude" w:date="2026-05-03T06:00:00Z">
        <w:r>
          <w:rPr>
            <w:rFonts w:eastAsia="Helvetica Neue"/>
          </w:rPr>
          <w:t>Gemini API レスポンスパースに安全な .get() チェーンを採用 (v2.1): result.get(“candidates”, [{}])[0].get(“content”, {}).get(“parts”, [{“text”: “”}])[0].get(“text”, “”) — KeyError: ‘parts’ を根絶</w:t>
        </w:r>
      </w:ins>
    </w:p>
    <w:p w14:paraId="5DB084E8" w14:textId="77777777" w:rsidR="00AB6E4E" w:rsidRDefault="00000000">
      <w:pPr>
        <w:pStyle w:val="a4"/>
        <w:numPr>
          <w:ilvl w:val="0"/>
          <w:numId w:val="2"/>
        </w:numPr>
        <w:spacing w:after="80"/>
      </w:pPr>
      <w:ins w:id="82" w:author="Claude" w:date="2026-05-03T06:00:00Z">
        <w:r>
          <w:rPr>
            <w:rFonts w:eastAsia="Helvetica Neue"/>
          </w:rPr>
          <w:t>空レスポンス検知時のリトライロジック追加 (v2.1): finishReason ログ出力 + exponential backoff で自動再試行</w:t>
        </w:r>
      </w:ins>
    </w:p>
    <w:p w14:paraId="57E79B8F" w14:textId="77777777" w:rsidR="00FF2FC6" w:rsidRDefault="00000000">
      <w:pPr>
        <w:pStyle w:val="3"/>
      </w:pPr>
      <w:r>
        <w:t>3.3.1 Hero 画像生成エンジン概要 (詳細は §4 参照)</w:t>
      </w:r>
      <w:r>
        <w:rPr>
          <w:color w:val="B5322C"/>
          <w:sz w:val="16"/>
          <w:szCs w:val="16"/>
        </w:rPr>
        <w:t xml:space="preserve">  【v1.3 更新】</w:t>
      </w:r>
    </w:p>
    <w:p w14:paraId="6B47B0A3" w14:textId="77777777" w:rsidR="00FF2FC6" w:rsidRDefault="00000000">
      <w:pPr>
        <w:spacing w:after="120"/>
      </w:pPr>
      <w:r>
        <w:rPr>
          <w:rFonts w:eastAsia="Helvetica Neue"/>
        </w:rPr>
        <w:t>v1.2 では generate_hero_image.py が summary 直接 → Gemini image の 1 段階プロンプトだったが、v1.3 (SPEC v1.1 完全準拠版) では 2 段階プロンプトに刷新。詳細仕様は §4 全 13 節で網羅する。</w:t>
      </w:r>
    </w:p>
    <w:p w14:paraId="38504870" w14:textId="77777777" w:rsidR="00FF2FC6" w:rsidRDefault="00000000">
      <w:pPr>
        <w:pStyle w:val="2"/>
      </w:pPr>
      <w:r>
        <w:t>3.4 Hugo 動的 Hero UI (layouts/index.html)</w:t>
      </w:r>
    </w:p>
    <w:p w14:paraId="7AF7C7D3" w14:textId="77777777" w:rsidR="00FF2FC6" w:rsidRDefault="00000000">
      <w:pPr>
        <w:pStyle w:val="a4"/>
        <w:numPr>
          <w:ilvl w:val="0"/>
          <w:numId w:val="2"/>
        </w:numPr>
        <w:spacing w:after="80"/>
      </w:pPr>
      <w:r>
        <w:rPr>
          <w:rFonts w:eastAsia="Helvetica Neue"/>
        </w:rPr>
        <w:t>Hugo pool → JSON → JS random selection でランダム hero 画像表示</w:t>
      </w:r>
    </w:p>
    <w:p w14:paraId="0EB9F360" w14:textId="77777777" w:rsidR="00FF2FC6" w:rsidRDefault="00000000">
      <w:pPr>
        <w:pStyle w:val="a4"/>
        <w:numPr>
          <w:ilvl w:val="0"/>
          <w:numId w:val="2"/>
        </w:numPr>
        <w:spacing w:after="80"/>
      </w:pPr>
      <w:r>
        <w:rPr>
          <w:rFonts w:eastAsia="Helvetica Neue"/>
        </w:rPr>
        <w:t>モバイル: clamp(260px, 56vw, 480px)</w:t>
      </w:r>
    </w:p>
    <w:p w14:paraId="0EBA57CF" w14:textId="77777777" w:rsidR="00FF2FC6" w:rsidRDefault="00000000">
      <w:pPr>
        <w:pStyle w:val="a4"/>
        <w:numPr>
          <w:ilvl w:val="0"/>
          <w:numId w:val="2"/>
        </w:numPr>
        <w:spacing w:after="80"/>
      </w:pPr>
      <w:r>
        <w:rPr>
          <w:rFonts w:eastAsia="Helvetica Neue"/>
        </w:rPr>
        <w:t>680px breakpoint で responsive</w:t>
      </w:r>
    </w:p>
    <w:p w14:paraId="1DC760F1" w14:textId="77777777" w:rsidR="00FF2FC6" w:rsidRDefault="00000000">
      <w:r>
        <w:lastRenderedPageBreak/>
        <w:br w:type="page"/>
      </w:r>
    </w:p>
    <w:p w14:paraId="04DEAEA2" w14:textId="77777777" w:rsidR="00FF2FC6" w:rsidRDefault="00000000">
      <w:pPr>
        <w:pStyle w:val="1"/>
      </w:pPr>
      <w:r>
        <w:lastRenderedPageBreak/>
        <w:t>§4. Hero 画像生成エンジン詳細仕様 (v1.1 SPEC 全 13 節 統合)</w:t>
      </w:r>
      <w:r>
        <w:rPr>
          <w:color w:val="B5322C"/>
          <w:sz w:val="20"/>
          <w:szCs w:val="20"/>
        </w:rPr>
        <w:t xml:space="preserve">  【v1.3 新規】</w:t>
      </w:r>
    </w:p>
    <w:p w14:paraId="6DDE2F5A" w14:textId="77777777" w:rsidR="00FF2FC6" w:rsidRDefault="00000000">
      <w:pPr>
        <w:spacing w:after="120"/>
      </w:pPr>
      <w:r>
        <w:rPr>
          <w:rFonts w:eastAsia="Helvetica Neue"/>
        </w:rPr>
        <w:t>本章は SPEC_hero_v1.1_2026-04-22.md (440 行) の全内容を dashboard 仕様書へ統合したものである。従来 v1.2 では本エンジンの詳細仕様が別ファイル化されており参照が分散していたが、v1.3 では本書 1 本に集約する。</w:t>
      </w:r>
    </w:p>
    <w:p w14:paraId="7FCB79DD" w14:textId="77777777" w:rsidR="00FF2FC6" w:rsidRDefault="00000000">
      <w:pPr>
        <w:spacing w:after="120"/>
      </w:pPr>
      <w:r>
        <w:rPr>
          <w:rFonts w:eastAsia="Helvetica Neue"/>
          <w:i/>
          <w:iCs/>
          <w:color w:val="6A6D74"/>
        </w:rPr>
        <w:t>対象: scripts/generate_hero_image.py の v1.1 SPEC 実装 (commit 4dc913f 時点 + 以降のパッチプラン)。</w:t>
      </w:r>
    </w:p>
    <w:p w14:paraId="3C0F2253" w14:textId="77777777" w:rsidR="00FF2FC6" w:rsidRDefault="00000000">
      <w:pPr>
        <w:pStyle w:val="2"/>
      </w:pPr>
      <w:r>
        <w:t>§4.0 TL;DR</w:t>
      </w:r>
    </w:p>
    <w:p w14:paraId="2BA49A8D" w14:textId="77777777" w:rsidR="00FF2FC6" w:rsidRDefault="00000000">
      <w:pPr>
        <w:pStyle w:val="a4"/>
        <w:numPr>
          <w:ilvl w:val="0"/>
          <w:numId w:val="2"/>
        </w:numPr>
        <w:spacing w:after="80"/>
      </w:pPr>
      <w:r>
        <w:rPr>
          <w:rFonts w:eastAsia="Helvetica Neue"/>
        </w:rPr>
        <w:t>旧実装 (v1.0) は summary 直接 → Gemini 2.5 Flash Image の 1 段階プロンプト。</w:t>
      </w:r>
    </w:p>
    <w:p w14:paraId="64C9E93D" w14:textId="77777777" w:rsidR="00FF2FC6" w:rsidRDefault="00000000">
      <w:pPr>
        <w:pStyle w:val="a4"/>
        <w:numPr>
          <w:ilvl w:val="0"/>
          <w:numId w:val="2"/>
        </w:numPr>
        <w:spacing w:after="80"/>
      </w:pPr>
      <w:r>
        <w:rPr>
          <w:rFonts w:eastAsia="Helvetica Neue"/>
        </w:rPr>
        <w:t>本仕様 (v1.1) は 2 段階プロンプト (Gemini text → Gemini image) に刷新する。</w:t>
      </w:r>
    </w:p>
    <w:p w14:paraId="3105B715" w14:textId="77777777" w:rsidR="00FF2FC6" w:rsidRDefault="00000000">
      <w:pPr>
        <w:pStyle w:val="a4"/>
        <w:numPr>
          <w:ilvl w:val="0"/>
          <w:numId w:val="2"/>
        </w:numPr>
        <w:spacing w:after="80"/>
      </w:pPr>
      <w:r>
        <w:rPr>
          <w:rFonts w:eastAsia="Helvetica Neue"/>
        </w:rPr>
        <w:t>中間段階で視覚概念を JSON 抽出し、媒体別スタイル辞書で最終プロンプトを組み立てる。</w:t>
      </w:r>
    </w:p>
    <w:p w14:paraId="434D6603" w14:textId="77777777" w:rsidR="00FF2FC6" w:rsidRDefault="00000000">
      <w:pPr>
        <w:pStyle w:val="a4"/>
        <w:numPr>
          <w:ilvl w:val="0"/>
          <w:numId w:val="2"/>
        </w:numPr>
        <w:spacing w:after="80"/>
      </w:pPr>
      <w:r>
        <w:rPr>
          <w:rFonts w:eastAsia="Helvetica Neue"/>
        </w:rPr>
        <w:t>コスト: $0/年 (Gemini 2.5 Flash text / image の両方とも無料枠内で完結)</w:t>
      </w:r>
    </w:p>
    <w:p w14:paraId="0B4F6293" w14:textId="77777777" w:rsidR="00FF2FC6" w:rsidRDefault="00000000">
      <w:pPr>
        <w:pStyle w:val="2"/>
      </w:pPr>
      <w:r>
        <w:t>§4.1 背景 — 現行実装の問題点</w:t>
      </w:r>
    </w:p>
    <w:p w14:paraId="7F8560F0" w14:textId="77777777" w:rsidR="00FF2FC6" w:rsidRDefault="00000000">
      <w:pPr>
        <w:spacing w:after="120"/>
      </w:pPr>
      <w:r>
        <w:rPr>
          <w:rFonts w:eastAsia="Helvetica Neue"/>
        </w:rPr>
        <w:t>現行 (v1.0) 実装の問題点 3 つ:</w:t>
      </w:r>
    </w:p>
    <w:p w14:paraId="3AE4D897" w14:textId="77777777" w:rsidR="00FF2FC6" w:rsidRDefault="00000000">
      <w:pPr>
        <w:pStyle w:val="a4"/>
        <w:numPr>
          <w:ilvl w:val="0"/>
          <w:numId w:val="2"/>
        </w:numPr>
        <w:spacing w:after="80"/>
      </w:pPr>
      <w:r>
        <w:rPr>
          <w:rFonts w:eastAsia="Helvetica Neue"/>
        </w:rPr>
        <w:t>関連性の欠如 — summary の表面的キーワードから画像生成するため、記事の核心と画像がズレる。</w:t>
      </w:r>
    </w:p>
    <w:p w14:paraId="7855E701" w14:textId="77777777" w:rsidR="00FF2FC6" w:rsidRDefault="00000000">
      <w:pPr>
        <w:pStyle w:val="a4"/>
        <w:numPr>
          <w:ilvl w:val="0"/>
          <w:numId w:val="2"/>
        </w:numPr>
        <w:spacing w:after="80"/>
      </w:pPr>
      <w:r>
        <w:rPr>
          <w:rFonts w:eastAsia="Helvetica Neue"/>
        </w:rPr>
        <w:t>スタイルの不統一 — 媒体ごとのブランド性 (WSJ のエディトリアル風 / Skift のライフスタイル調) が反映されない。</w:t>
      </w:r>
    </w:p>
    <w:p w14:paraId="128BFC84" w14:textId="77777777" w:rsidR="00FF2FC6" w:rsidRDefault="00000000">
      <w:pPr>
        <w:pStyle w:val="a4"/>
        <w:numPr>
          <w:ilvl w:val="0"/>
          <w:numId w:val="2"/>
        </w:numPr>
        <w:spacing w:after="80"/>
      </w:pPr>
      <w:r>
        <w:rPr>
          <w:rFonts w:eastAsia="Helvetica Neue"/>
        </w:rPr>
        <w:t>主題の抽象化 — "growth", "market" のような抽象語が主語になり、描画不能な画像が生成される。</w:t>
      </w:r>
    </w:p>
    <w:p w14:paraId="1F62FDB1" w14:textId="77777777" w:rsidR="00FF2FC6" w:rsidRDefault="00000000">
      <w:pPr>
        <w:spacing w:after="120"/>
      </w:pPr>
      <w:r>
        <w:rPr>
          <w:rFonts w:eastAsia="Helvetica Neue"/>
          <w:b/>
          <w:bCs/>
        </w:rPr>
        <w:t>解決策: 思考プロセスの明示化 (2 段階プロンプト) + 媒体別スタイル辞書</w:t>
      </w:r>
    </w:p>
    <w:p w14:paraId="33AB2972" w14:textId="77777777" w:rsidR="00FF2FC6" w:rsidRDefault="00000000">
      <w:pPr>
        <w:pStyle w:val="2"/>
      </w:pPr>
      <w:r>
        <w:t>§4.2 API Key / 環境変数</w:t>
      </w:r>
    </w:p>
    <w:p w14:paraId="4861D274" w14:textId="77777777" w:rsidR="00FF2FC6" w:rsidRDefault="00000000">
      <w:pPr>
        <w:pStyle w:val="3"/>
      </w:pPr>
      <w:r>
        <w:t>§4.2.1 使用する API Key (全て無料枠)</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2400"/>
        <w:gridCol w:w="1800"/>
        <w:gridCol w:w="1680"/>
        <w:gridCol w:w="1320"/>
      </w:tblGrid>
      <w:tr w:rsidR="00FF2FC6" w14:paraId="44F4DF17" w14:textId="77777777">
        <w:trPr>
          <w:tblHeader/>
        </w:trPr>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BD39663" w14:textId="77777777" w:rsidR="00FF2FC6" w:rsidRDefault="00000000">
            <w:r>
              <w:rPr>
                <w:rFonts w:eastAsia="Helvetica Neue"/>
                <w:b/>
                <w:bCs/>
                <w:color w:val="FFFFFF"/>
                <w:sz w:val="20"/>
                <w:szCs w:val="20"/>
              </w:rPr>
              <w:t>変数名</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F3D4389" w14:textId="77777777" w:rsidR="00FF2FC6" w:rsidRDefault="00000000">
            <w:r>
              <w:rPr>
                <w:rFonts w:eastAsia="Helvetica Neue"/>
                <w:b/>
                <w:bCs/>
                <w:color w:val="FFFFFF"/>
                <w:sz w:val="20"/>
                <w:szCs w:val="20"/>
              </w:rPr>
              <w:t>用途</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C54A414" w14:textId="77777777" w:rsidR="00FF2FC6" w:rsidRDefault="00000000">
            <w:r>
              <w:rPr>
                <w:rFonts w:eastAsia="Helvetica Neue"/>
                <w:b/>
                <w:bCs/>
                <w:color w:val="FFFFFF"/>
                <w:sz w:val="20"/>
                <w:szCs w:val="20"/>
              </w:rPr>
              <w:t>取得元</w:t>
            </w:r>
          </w:p>
        </w:tc>
        <w:tc>
          <w:tcPr>
            <w:tcW w:w="1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6276DC8" w14:textId="77777777" w:rsidR="00FF2FC6" w:rsidRDefault="00000000">
            <w:r>
              <w:rPr>
                <w:rFonts w:eastAsia="Helvetica Neue"/>
                <w:b/>
                <w:bCs/>
                <w:color w:val="FFFFFF"/>
                <w:sz w:val="20"/>
                <w:szCs w:val="20"/>
              </w:rPr>
              <w:t>無料枠</w:t>
            </w:r>
          </w:p>
        </w:tc>
        <w:tc>
          <w:tcPr>
            <w:tcW w:w="1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1AB5552" w14:textId="77777777" w:rsidR="00FF2FC6" w:rsidRDefault="00000000">
            <w:r>
              <w:rPr>
                <w:rFonts w:eastAsia="Helvetica Neue"/>
                <w:b/>
                <w:bCs/>
                <w:color w:val="FFFFFF"/>
                <w:sz w:val="20"/>
                <w:szCs w:val="20"/>
              </w:rPr>
              <w:t>日次使用見込み</w:t>
            </w:r>
          </w:p>
        </w:tc>
      </w:tr>
      <w:tr w:rsidR="00FF2FC6" w14:paraId="6EC4D3CC" w14:textId="77777777">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1F46F5" w14:textId="77777777" w:rsidR="00FF2FC6" w:rsidRDefault="00000000">
            <w:r>
              <w:rPr>
                <w:rFonts w:eastAsia="Helvetica Neue"/>
                <w:sz w:val="20"/>
                <w:szCs w:val="20"/>
              </w:rPr>
              <w:t>GEMINI_API_KEY</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F1D110" w14:textId="77777777" w:rsidR="00FF2FC6" w:rsidRDefault="00000000">
            <w:r>
              <w:rPr>
                <w:rFonts w:eastAsia="Helvetica Neue"/>
                <w:sz w:val="20"/>
                <w:szCs w:val="20"/>
              </w:rPr>
              <w:t>Text (JSON抽出) + Image (画像生成) 両方</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EE252A" w14:textId="77777777" w:rsidR="00FF2FC6" w:rsidRDefault="00000000">
            <w:r>
              <w:rPr>
                <w:rFonts w:eastAsia="Helvetica Neue"/>
                <w:sz w:val="20"/>
                <w:szCs w:val="20"/>
              </w:rPr>
              <w:t>Google AI Studio</w:t>
            </w:r>
          </w:p>
        </w:tc>
        <w:tc>
          <w:tcPr>
            <w:tcW w:w="1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146CC7" w14:textId="77777777" w:rsidR="00FF2FC6" w:rsidRDefault="00000000">
            <w:r>
              <w:rPr>
                <w:rFonts w:eastAsia="Helvetica Neue"/>
                <w:sz w:val="20"/>
                <w:szCs w:val="20"/>
              </w:rPr>
              <w:t>1,500 RPD / 15 RPM</w:t>
            </w:r>
          </w:p>
        </w:tc>
        <w:tc>
          <w:tcPr>
            <w:tcW w:w="1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9DC613" w14:textId="77777777" w:rsidR="00FF2FC6" w:rsidRDefault="00000000">
            <w:r>
              <w:rPr>
                <w:rFonts w:eastAsia="Helvetica Neue"/>
                <w:sz w:val="20"/>
                <w:szCs w:val="20"/>
              </w:rPr>
              <w:t>最大 16 calls/日</w:t>
            </w:r>
          </w:p>
        </w:tc>
      </w:tr>
    </w:tbl>
    <w:p w14:paraId="0FFE3485" w14:textId="77777777" w:rsidR="00FF2FC6" w:rsidRDefault="00000000">
      <w:pPr>
        <w:pStyle w:val="3"/>
      </w:pPr>
      <w:r>
        <w:t>§4.2.2 新規 Secret 追加</w:t>
      </w:r>
    </w:p>
    <w:p w14:paraId="26318C17" w14:textId="77777777" w:rsidR="00FF2FC6" w:rsidRDefault="00000000">
      <w:pPr>
        <w:spacing w:after="120"/>
      </w:pPr>
      <w:r>
        <w:rPr>
          <w:rFonts w:eastAsia="Helvetica Neue"/>
        </w:rPr>
        <w:t>不要。既存の GEMINI_API_KEY (.env および GitHub Actions Secrets) をそのまま流用する。</w:t>
      </w:r>
    </w:p>
    <w:p w14:paraId="55D8038E" w14:textId="77777777" w:rsidR="00FF2FC6" w:rsidRDefault="00000000">
      <w:pPr>
        <w:pStyle w:val="3"/>
      </w:pPr>
      <w:r>
        <w:t>§4.2.3 無料枠の利用状況モニタリング</w:t>
      </w:r>
    </w:p>
    <w:p w14:paraId="5B0D3713" w14:textId="77777777" w:rsidR="00FF2FC6" w:rsidRDefault="00000000">
      <w:pPr>
        <w:spacing w:after="120"/>
      </w:pPr>
      <w:r>
        <w:rPr>
          <w:rFonts w:eastAsia="Helvetica Neue"/>
        </w:rPr>
        <w:t>ログ出力に daily call count を記録し、1,000 RPD 超過で警告を出す (logs/hero_generation.log)。</w:t>
      </w:r>
    </w:p>
    <w:p w14:paraId="2506C199" w14:textId="77777777" w:rsidR="00FF2FC6" w:rsidRDefault="00000000">
      <w:pPr>
        <w:pStyle w:val="3"/>
      </w:pPr>
      <w:r>
        <w:t>§4.2.4 プレビュー用環境変数 【v1.3 新規】</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7"/>
        <w:gridCol w:w="3046"/>
        <w:gridCol w:w="2637"/>
      </w:tblGrid>
      <w:tr w:rsidR="00FF2FC6" w14:paraId="4DEE8999" w14:textId="77777777">
        <w:trPr>
          <w:tblHeader/>
        </w:trPr>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F3DE16D" w14:textId="77777777" w:rsidR="00FF2FC6" w:rsidRDefault="00000000">
            <w:r>
              <w:rPr>
                <w:rFonts w:eastAsia="Helvetica Neue"/>
                <w:b/>
                <w:bCs/>
                <w:color w:val="FFFFFF"/>
                <w:sz w:val="20"/>
                <w:szCs w:val="20"/>
              </w:rPr>
              <w:t>変数名</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3FDDA14" w14:textId="77777777" w:rsidR="00FF2FC6" w:rsidRDefault="00000000">
            <w:r>
              <w:rPr>
                <w:rFonts w:eastAsia="Helvetica Neue"/>
                <w:b/>
                <w:bCs/>
                <w:color w:val="FFFFFF"/>
                <w:sz w:val="20"/>
                <w:szCs w:val="20"/>
              </w:rPr>
              <w:t>用途</w:t>
            </w:r>
          </w:p>
        </w:tc>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CA4160B" w14:textId="77777777" w:rsidR="00FF2FC6" w:rsidRDefault="00000000">
            <w:r>
              <w:rPr>
                <w:rFonts w:eastAsia="Helvetica Neue"/>
                <w:b/>
                <w:bCs/>
                <w:color w:val="FFFFFF"/>
                <w:sz w:val="20"/>
                <w:szCs w:val="20"/>
              </w:rPr>
              <w:t>例</w:t>
            </w:r>
          </w:p>
        </w:tc>
      </w:tr>
      <w:tr w:rsidR="00FF2FC6" w14:paraId="7B0E3956"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21981C" w14:textId="77777777" w:rsidR="00FF2FC6" w:rsidRDefault="00000000">
            <w:r>
              <w:rPr>
                <w:rFonts w:eastAsia="Helvetica Neue"/>
                <w:sz w:val="20"/>
                <w:szCs w:val="20"/>
              </w:rPr>
              <w:t>HERO_OUTPUT_DIR</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D548BB" w14:textId="77777777" w:rsidR="00FF2FC6" w:rsidRDefault="00000000">
            <w:r>
              <w:rPr>
                <w:rFonts w:eastAsia="Helvetica Neue"/>
                <w:sz w:val="20"/>
                <w:szCs w:val="20"/>
              </w:rPr>
              <w:t>生成画像の出力先ディレクトリを上書き (本番 static/images/ を保護)</w:t>
            </w:r>
          </w:p>
        </w:tc>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354109D" w14:textId="77777777" w:rsidR="00FF2FC6" w:rsidRDefault="00000000">
            <w:r>
              <w:rPr>
                <w:rFonts w:eastAsia="Helvetica Neue"/>
                <w:sz w:val="20"/>
                <w:szCs w:val="20"/>
              </w:rPr>
              <w:t>_preview_hero_v1.1_2026-04-22</w:t>
            </w:r>
          </w:p>
        </w:tc>
      </w:tr>
      <w:tr w:rsidR="00FF2FC6" w14:paraId="33DCB01B"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BAA46E" w14:textId="77777777" w:rsidR="00FF2FC6" w:rsidRDefault="00000000">
            <w:r>
              <w:rPr>
                <w:rFonts w:eastAsia="Helvetica Neue"/>
                <w:sz w:val="20"/>
                <w:szCs w:val="20"/>
              </w:rPr>
              <w:lastRenderedPageBreak/>
              <w:t>HERO_SKIP_FRONTMATTER_INJECT</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2430A77" w14:textId="77777777" w:rsidR="00FF2FC6" w:rsidRDefault="00000000">
            <w:r>
              <w:rPr>
                <w:rFonts w:eastAsia="Helvetica Neue"/>
                <w:sz w:val="20"/>
                <w:szCs w:val="20"/>
              </w:rPr>
              <w:t>生成後の content/&lt;source&gt;/&lt;date&gt;.md への hero_image: 注入をスキップ (プレビュー時は本番 md を汚さない)</w:t>
            </w:r>
          </w:p>
        </w:tc>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F576D6" w14:textId="77777777" w:rsidR="00FF2FC6" w:rsidRDefault="00000000">
            <w:r>
              <w:rPr>
                <w:rFonts w:eastAsia="Helvetica Neue"/>
                <w:sz w:val="20"/>
                <w:szCs w:val="20"/>
              </w:rPr>
              <w:t>1</w:t>
            </w:r>
          </w:p>
        </w:tc>
      </w:tr>
    </w:tbl>
    <w:p w14:paraId="345CD6C6" w14:textId="77777777" w:rsidR="00FF2FC6" w:rsidRDefault="00000000">
      <w:pPr>
        <w:pStyle w:val="2"/>
      </w:pPr>
      <w:r>
        <w:t>§4.3 実装要件 — 2 段階プロンプト</w:t>
      </w:r>
    </w:p>
    <w:p w14:paraId="68A83109" w14:textId="77777777" w:rsidR="00FF2FC6" w:rsidRDefault="00000000">
      <w:pPr>
        <w:pStyle w:val="3"/>
      </w:pPr>
      <w:r>
        <w:t>§4.3.1 プロンプト生成を 2 段階に分離</w:t>
      </w:r>
    </w:p>
    <w:p w14:paraId="176E0E93" w14:textId="77777777" w:rsidR="00FF2FC6" w:rsidRDefault="00000000">
      <w:pPr>
        <w:shd w:val="clear" w:color="auto" w:fill="F6F4EE"/>
        <w:ind w:left="360"/>
      </w:pPr>
      <w:r>
        <w:rPr>
          <w:rFonts w:ascii="Courier New" w:eastAsia="Courier New" w:hAnsi="Courier New" w:cs="Courier New"/>
          <w:color w:val="303641"/>
          <w:sz w:val="18"/>
          <w:szCs w:val="18"/>
        </w:rPr>
        <w:t>[現行 v1.0]</w:t>
      </w:r>
    </w:p>
    <w:p w14:paraId="7431CAE2"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Image) → hero.png</w:t>
      </w:r>
    </w:p>
    <w:p w14:paraId="354123C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F059349" w14:textId="77777777" w:rsidR="00FF2FC6" w:rsidRDefault="00000000">
      <w:pPr>
        <w:shd w:val="clear" w:color="auto" w:fill="F6F4EE"/>
        <w:ind w:left="360"/>
      </w:pPr>
      <w:r>
        <w:rPr>
          <w:rFonts w:ascii="Courier New" w:eastAsia="Courier New" w:hAnsi="Courier New" w:cs="Courier New"/>
          <w:color w:val="303641"/>
          <w:sz w:val="18"/>
          <w:szCs w:val="18"/>
        </w:rPr>
        <w:t>[新設 v1.1]</w:t>
      </w:r>
    </w:p>
    <w:p w14:paraId="33F007C6"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text, JSON mode) → visual_concept (JSON)</w:t>
      </w:r>
    </w:p>
    <w:p w14:paraId="1A670FDF" w14:textId="77777777" w:rsidR="00FF2FC6" w:rsidRDefault="00000000">
      <w:pPr>
        <w:shd w:val="clear" w:color="auto" w:fill="F6F4EE"/>
        <w:ind w:left="360"/>
      </w:pPr>
      <w:r>
        <w:rPr>
          <w:rFonts w:ascii="Courier New" w:eastAsia="Courier New" w:hAnsi="Courier New" w:cs="Courier New"/>
          <w:color w:val="303641"/>
          <w:sz w:val="18"/>
          <w:szCs w:val="18"/>
        </w:rPr>
        <w:t xml:space="preserve">         → build_hero_prompt() → (Gemini 2.5 Flash Image) → hero.png</w:t>
      </w:r>
    </w:p>
    <w:p w14:paraId="7ED8A8C9" w14:textId="77777777" w:rsidR="00FF2FC6" w:rsidRDefault="00000000">
      <w:pPr>
        <w:pStyle w:val="3"/>
      </w:pPr>
      <w:r>
        <w:t>§4.3.2 中間 JSON スキーマ</w:t>
      </w:r>
    </w:p>
    <w:p w14:paraId="58D031DC" w14:textId="77777777" w:rsidR="00FF2FC6" w:rsidRDefault="00000000">
      <w:pPr>
        <w:shd w:val="clear" w:color="auto" w:fill="F6F4EE"/>
        <w:ind w:left="360"/>
      </w:pPr>
      <w:r>
        <w:rPr>
          <w:rFonts w:ascii="Courier New" w:eastAsia="Courier New" w:hAnsi="Courier New" w:cs="Courier New"/>
          <w:color w:val="303641"/>
          <w:sz w:val="18"/>
          <w:szCs w:val="18"/>
        </w:rPr>
        <w:t>{</w:t>
      </w:r>
    </w:p>
    <w:p w14:paraId="4615B517"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"記事の核心トピック (1 キーワード、英語)",</w:t>
      </w:r>
    </w:p>
    <w:p w14:paraId="49D109F9"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"そのトピックを象徴する具体的な物体/動作 (英語、1 フレーズ)",</w:t>
      </w:r>
    </w:p>
    <w:p w14:paraId="73786E65"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"ニュース固有の要素 (場所/産業/人物属性のいずれか 1 つ、英語)",</w:t>
      </w:r>
    </w:p>
    <w:p w14:paraId="6E3009D5"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"画像の主役となる具体名詞 (英語、最優先で描かせる対象)"</w:t>
      </w:r>
    </w:p>
    <w:p w14:paraId="43F614DC" w14:textId="77777777" w:rsidR="00FF2FC6" w:rsidRDefault="00000000">
      <w:pPr>
        <w:shd w:val="clear" w:color="auto" w:fill="F6F4EE"/>
        <w:ind w:left="360"/>
      </w:pPr>
      <w:r>
        <w:rPr>
          <w:rFonts w:ascii="Courier New" w:eastAsia="Courier New" w:hAnsi="Courier New" w:cs="Courier New"/>
          <w:color w:val="303641"/>
          <w:sz w:val="18"/>
          <w:szCs w:val="18"/>
        </w:rPr>
        <w:t>}</w:t>
      </w:r>
    </w:p>
    <w:p w14:paraId="528B05BA" w14:textId="77777777" w:rsidR="00FF2FC6" w:rsidRDefault="00000000">
      <w:pPr>
        <w:pStyle w:val="3"/>
      </w:pPr>
      <w:r>
        <w:t>§4.3.3 Gemini 2.5 Flash (text) への System Prompt ※文言変更禁止</w:t>
      </w:r>
    </w:p>
    <w:p w14:paraId="3A678730" w14:textId="77777777" w:rsidR="00FF2FC6" w:rsidRDefault="00000000">
      <w:pPr>
        <w:shd w:val="clear" w:color="auto" w:fill="F6F4EE"/>
        <w:ind w:left="360"/>
      </w:pPr>
      <w:r>
        <w:rPr>
          <w:rFonts w:ascii="Courier New" w:eastAsia="Courier New" w:hAnsi="Courier New" w:cs="Courier New"/>
          <w:color w:val="303641"/>
          <w:sz w:val="18"/>
          <w:szCs w:val="18"/>
        </w:rPr>
        <w:t>You are a visual concept director for a financial/business newsletter dashboard.</w:t>
      </w:r>
    </w:p>
    <w:p w14:paraId="30BA1561" w14:textId="77777777" w:rsidR="00FF2FC6" w:rsidRDefault="00000000">
      <w:pPr>
        <w:shd w:val="clear" w:color="auto" w:fill="F6F4EE"/>
        <w:ind w:left="360"/>
      </w:pPr>
      <w:r>
        <w:rPr>
          <w:rFonts w:ascii="Courier New" w:eastAsia="Courier New" w:hAnsi="Courier New" w:cs="Courier New"/>
          <w:color w:val="303641"/>
          <w:sz w:val="18"/>
          <w:szCs w:val="18"/>
        </w:rPr>
        <w:t>Given an article summary, extract the following in 3 strict steps:</w:t>
      </w:r>
    </w:p>
    <w:p w14:paraId="6DD2F50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10E7EEE" w14:textId="77777777" w:rsidR="00FF2FC6" w:rsidRDefault="00000000">
      <w:pPr>
        <w:shd w:val="clear" w:color="auto" w:fill="F6F4EE"/>
        <w:ind w:left="360"/>
      </w:pPr>
      <w:r>
        <w:rPr>
          <w:rFonts w:ascii="Courier New" w:eastAsia="Courier New" w:hAnsi="Courier New" w:cs="Courier New"/>
          <w:color w:val="303641"/>
          <w:sz w:val="18"/>
          <w:szCs w:val="18"/>
        </w:rPr>
        <w:t>STEP 1 - Core Theme: Identify ONE central topic keyword.</w:t>
      </w:r>
    </w:p>
    <w:p w14:paraId="342860A1" w14:textId="77777777" w:rsidR="00FF2FC6" w:rsidRDefault="00000000">
      <w:pPr>
        <w:shd w:val="clear" w:color="auto" w:fill="F6F4EE"/>
        <w:ind w:left="360"/>
      </w:pPr>
      <w:r>
        <w:rPr>
          <w:rFonts w:ascii="Courier New" w:eastAsia="Courier New" w:hAnsi="Courier New" w:cs="Courier New"/>
          <w:color w:val="303641"/>
          <w:sz w:val="18"/>
          <w:szCs w:val="18"/>
        </w:rPr>
        <w:t>STEP 2 - Visual Metaphor: Choose ONE concrete object or action that symbolizes the theme.</w:t>
      </w:r>
    </w:p>
    <w:p w14:paraId="0C0FD71C" w14:textId="77777777" w:rsidR="00FF2FC6" w:rsidRDefault="00000000">
      <w:pPr>
        <w:shd w:val="clear" w:color="auto" w:fill="F6F4EE"/>
        <w:ind w:left="360"/>
      </w:pPr>
      <w:r>
        <w:rPr>
          <w:rFonts w:ascii="Courier New" w:eastAsia="Courier New" w:hAnsi="Courier New" w:cs="Courier New"/>
          <w:color w:val="303641"/>
          <w:sz w:val="18"/>
          <w:szCs w:val="18"/>
        </w:rPr>
        <w:t xml:space="preserve">  - For abstract concepts (inflation, recession, negotiation), use physical metaphors</w:t>
      </w:r>
    </w:p>
    <w:p w14:paraId="56BBFFBF" w14:textId="77777777" w:rsidR="00FF2FC6" w:rsidRDefault="00000000">
      <w:pPr>
        <w:shd w:val="clear" w:color="auto" w:fill="F6F4EE"/>
        <w:ind w:left="360"/>
      </w:pPr>
      <w:r>
        <w:rPr>
          <w:rFonts w:ascii="Courier New" w:eastAsia="Courier New" w:hAnsi="Courier New" w:cs="Courier New"/>
          <w:color w:val="303641"/>
          <w:sz w:val="18"/>
          <w:szCs w:val="18"/>
        </w:rPr>
        <w:t xml:space="preserve">    (a heavy weight, a stalled engine, a chessboard).</w:t>
      </w:r>
    </w:p>
    <w:p w14:paraId="054F3388" w14:textId="77777777" w:rsidR="00FF2FC6" w:rsidRDefault="00000000">
      <w:pPr>
        <w:shd w:val="clear" w:color="auto" w:fill="F6F4EE"/>
        <w:ind w:left="360"/>
      </w:pPr>
      <w:r>
        <w:rPr>
          <w:rFonts w:ascii="Courier New" w:eastAsia="Courier New" w:hAnsi="Courier New" w:cs="Courier New"/>
          <w:color w:val="303641"/>
          <w:sz w:val="18"/>
          <w:szCs w:val="18"/>
        </w:rPr>
        <w:t xml:space="preserve">  - For lifestyle/travel/tech, use scene-based imagery (a cyclist on a ridge,</w:t>
      </w:r>
    </w:p>
    <w:p w14:paraId="4A78A686" w14:textId="77777777" w:rsidR="00FF2FC6" w:rsidRDefault="00000000">
      <w:pPr>
        <w:shd w:val="clear" w:color="auto" w:fill="F6F4EE"/>
        <w:ind w:left="360"/>
      </w:pPr>
      <w:r>
        <w:rPr>
          <w:rFonts w:ascii="Courier New" w:eastAsia="Courier New" w:hAnsi="Courier New" w:cs="Courier New"/>
          <w:color w:val="303641"/>
          <w:sz w:val="18"/>
          <w:szCs w:val="18"/>
        </w:rPr>
        <w:t xml:space="preserve">    a traveler with luggage, a modern workspace).</w:t>
      </w:r>
    </w:p>
    <w:p w14:paraId="11992C6A" w14:textId="77777777" w:rsidR="00FF2FC6" w:rsidRDefault="00000000">
      <w:pPr>
        <w:shd w:val="clear" w:color="auto" w:fill="F6F4EE"/>
        <w:ind w:left="360"/>
      </w:pPr>
      <w:r>
        <w:rPr>
          <w:rFonts w:ascii="Courier New" w:eastAsia="Courier New" w:hAnsi="Courier New" w:cs="Courier New"/>
          <w:color w:val="303641"/>
          <w:sz w:val="18"/>
          <w:szCs w:val="18"/>
        </w:rPr>
        <w:t>STEP 3 - Contextual Detail: Add ONE specific element from the article</w:t>
      </w:r>
    </w:p>
    <w:p w14:paraId="3C4987CB" w14:textId="77777777" w:rsidR="00FF2FC6" w:rsidRDefault="00000000">
      <w:pPr>
        <w:shd w:val="clear" w:color="auto" w:fill="F6F4EE"/>
        <w:ind w:left="360"/>
      </w:pPr>
      <w:r>
        <w:rPr>
          <w:rFonts w:ascii="Courier New" w:eastAsia="Courier New" w:hAnsi="Courier New" w:cs="Courier New"/>
          <w:color w:val="303641"/>
          <w:sz w:val="18"/>
          <w:szCs w:val="18"/>
        </w:rPr>
        <w:t xml:space="preserve">  (location, industry, character attribute).</w:t>
      </w:r>
    </w:p>
    <w:p w14:paraId="6BEB53C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DFAF69A" w14:textId="77777777" w:rsidR="00FF2FC6" w:rsidRDefault="00000000">
      <w:pPr>
        <w:shd w:val="clear" w:color="auto" w:fill="F6F4EE"/>
        <w:ind w:left="360"/>
      </w:pPr>
      <w:r>
        <w:rPr>
          <w:rFonts w:ascii="Courier New" w:eastAsia="Courier New" w:hAnsi="Courier New" w:cs="Courier New"/>
          <w:color w:val="303641"/>
          <w:sz w:val="18"/>
          <w:szCs w:val="18"/>
        </w:rPr>
        <w:t>Also extract the PRIMARY SUBJECT NOUN — the single most important object</w:t>
      </w:r>
    </w:p>
    <w:p w14:paraId="5FD35A05" w14:textId="77777777" w:rsidR="00FF2FC6" w:rsidRDefault="00000000">
      <w:pPr>
        <w:shd w:val="clear" w:color="auto" w:fill="F6F4EE"/>
        <w:ind w:left="360"/>
      </w:pPr>
      <w:r>
        <w:rPr>
          <w:rFonts w:ascii="Courier New" w:eastAsia="Courier New" w:hAnsi="Courier New" w:cs="Courier New"/>
          <w:color w:val="303641"/>
          <w:sz w:val="18"/>
          <w:szCs w:val="18"/>
        </w:rPr>
        <w:t>that MUST appear as the visual anchor.</w:t>
      </w:r>
    </w:p>
    <w:p w14:paraId="4A31571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1E809EA" w14:textId="77777777" w:rsidR="00FF2FC6" w:rsidRDefault="00000000">
      <w:pPr>
        <w:shd w:val="clear" w:color="auto" w:fill="F6F4EE"/>
        <w:ind w:left="360"/>
      </w:pPr>
      <w:r>
        <w:rPr>
          <w:rFonts w:ascii="Courier New" w:eastAsia="Courier New" w:hAnsi="Courier New" w:cs="Courier New"/>
          <w:color w:val="303641"/>
          <w:sz w:val="18"/>
          <w:szCs w:val="18"/>
        </w:rPr>
        <w:t>Rules:</w:t>
      </w:r>
    </w:p>
    <w:p w14:paraId="1DD1450E" w14:textId="77777777" w:rsidR="00FF2FC6" w:rsidRDefault="00000000">
      <w:pPr>
        <w:shd w:val="clear" w:color="auto" w:fill="F6F4EE"/>
        <w:ind w:left="360"/>
      </w:pPr>
      <w:r>
        <w:rPr>
          <w:rFonts w:ascii="Courier New" w:eastAsia="Courier New" w:hAnsi="Courier New" w:cs="Courier New"/>
          <w:color w:val="303641"/>
          <w:sz w:val="18"/>
          <w:szCs w:val="18"/>
        </w:rPr>
        <w:t>- Never return abstract concepts as primary_subject_noun. Always a physical,</w:t>
      </w:r>
    </w:p>
    <w:p w14:paraId="0052E4E9" w14:textId="77777777" w:rsidR="00FF2FC6" w:rsidRDefault="00000000">
      <w:pPr>
        <w:shd w:val="clear" w:color="auto" w:fill="F6F4EE"/>
        <w:ind w:left="360"/>
      </w:pPr>
      <w:r>
        <w:rPr>
          <w:rFonts w:ascii="Courier New" w:eastAsia="Courier New" w:hAnsi="Courier New" w:cs="Courier New"/>
          <w:color w:val="303641"/>
          <w:sz w:val="18"/>
          <w:szCs w:val="18"/>
        </w:rPr>
        <w:t xml:space="preserve">  drawable object (e.g., "a cyclist", "a skyscraper", "a golden coin",</w:t>
      </w:r>
    </w:p>
    <w:p w14:paraId="07246250" w14:textId="77777777" w:rsidR="00FF2FC6" w:rsidRDefault="00000000">
      <w:pPr>
        <w:shd w:val="clear" w:color="auto" w:fill="F6F4EE"/>
        <w:ind w:left="360"/>
      </w:pPr>
      <w:r>
        <w:rPr>
          <w:rFonts w:ascii="Courier New" w:eastAsia="Courier New" w:hAnsi="Courier New" w:cs="Courier New"/>
          <w:color w:val="303641"/>
          <w:sz w:val="18"/>
          <w:szCs w:val="18"/>
        </w:rPr>
        <w:t xml:space="preserve">  NOT "growth" or "risk").</w:t>
      </w:r>
    </w:p>
    <w:p w14:paraId="19DC5C3A" w14:textId="77777777" w:rsidR="00FF2FC6" w:rsidRDefault="00000000">
      <w:pPr>
        <w:shd w:val="clear" w:color="auto" w:fill="F6F4EE"/>
        <w:ind w:left="360"/>
      </w:pPr>
      <w:r>
        <w:rPr>
          <w:rFonts w:ascii="Courier New" w:eastAsia="Courier New" w:hAnsi="Courier New" w:cs="Courier New"/>
          <w:color w:val="303641"/>
          <w:sz w:val="18"/>
          <w:szCs w:val="18"/>
        </w:rPr>
        <w:t>- All fields in English.</w:t>
      </w:r>
    </w:p>
    <w:p w14:paraId="35CAD1A9" w14:textId="77777777" w:rsidR="00FF2FC6" w:rsidRDefault="00000000">
      <w:pPr>
        <w:shd w:val="clear" w:color="auto" w:fill="F6F4EE"/>
        <w:ind w:left="360"/>
      </w:pPr>
      <w:r>
        <w:rPr>
          <w:rFonts w:ascii="Courier New" w:eastAsia="Courier New" w:hAnsi="Courier New" w:cs="Courier New"/>
          <w:color w:val="303641"/>
          <w:sz w:val="18"/>
          <w:szCs w:val="18"/>
        </w:rPr>
        <w:t>- Output ONLY valid JSON, no preamble, no markdown fences.</w:t>
      </w:r>
    </w:p>
    <w:p w14:paraId="40DA1E9E" w14:textId="77777777" w:rsidR="00FF2FC6" w:rsidRDefault="00000000">
      <w:pPr>
        <w:pStyle w:val="3"/>
      </w:pPr>
      <w:r>
        <w:t>§4.3.4 Gemini API 呼出パラメータ (text)</w:t>
      </w:r>
    </w:p>
    <w:p w14:paraId="0AD569F2" w14:textId="77777777" w:rsidR="00FF2FC6" w:rsidRDefault="00000000">
      <w:pPr>
        <w:shd w:val="clear" w:color="auto" w:fill="F6F4EE"/>
        <w:ind w:left="360"/>
      </w:pPr>
      <w:r>
        <w:rPr>
          <w:rFonts w:ascii="Courier New" w:eastAsia="Courier New" w:hAnsi="Courier New" w:cs="Courier New"/>
          <w:color w:val="303641"/>
          <w:sz w:val="18"/>
          <w:szCs w:val="18"/>
        </w:rPr>
        <w:t>GEMINI_TEXT_MODEL = "gemini-2.5-flash"</w:t>
      </w:r>
    </w:p>
    <w:p w14:paraId="384E148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762795" w14:textId="77777777" w:rsidR="00FF2FC6" w:rsidRDefault="00000000">
      <w:pPr>
        <w:shd w:val="clear" w:color="auto" w:fill="F6F4EE"/>
        <w:ind w:left="360"/>
      </w:pPr>
      <w:r>
        <w:rPr>
          <w:rFonts w:ascii="Courier New" w:eastAsia="Courier New" w:hAnsi="Courier New" w:cs="Courier New"/>
          <w:color w:val="303641"/>
          <w:sz w:val="18"/>
          <w:szCs w:val="18"/>
        </w:rPr>
        <w:t>generation_config = {</w:t>
      </w:r>
    </w:p>
    <w:p w14:paraId="1DD93CDF"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                      # 決定論的抽出</w:t>
      </w:r>
    </w:p>
    <w:p w14:paraId="32010444" w14:textId="77777777" w:rsidR="00FF2FC6" w:rsidRDefault="00000000">
      <w:pPr>
        <w:shd w:val="clear" w:color="auto" w:fill="F6F4EE"/>
        <w:ind w:left="360"/>
      </w:pPr>
      <w:r>
        <w:rPr>
          <w:rFonts w:ascii="Courier New" w:eastAsia="Courier New" w:hAnsi="Courier New" w:cs="Courier New"/>
          <w:color w:val="303641"/>
          <w:sz w:val="18"/>
          <w:szCs w:val="18"/>
        </w:rPr>
        <w:t xml:space="preserve">    "max_output_tokens": 300,              # JSON は 200 tok 程度で収まる想定</w:t>
      </w:r>
    </w:p>
    <w:p w14:paraId="6C0D6297"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"response_mime_type": "application/json",  # JSON モード強制</w:t>
      </w:r>
    </w:p>
    <w:p w14:paraId="588C3C68" w14:textId="77777777" w:rsidR="00FF2FC6" w:rsidRDefault="00000000">
      <w:pPr>
        <w:shd w:val="clear" w:color="auto" w:fill="F6F4EE"/>
        <w:ind w:left="360"/>
      </w:pPr>
      <w:r>
        <w:rPr>
          <w:rFonts w:ascii="Courier New" w:eastAsia="Courier New" w:hAnsi="Courier New" w:cs="Courier New"/>
          <w:color w:val="303641"/>
          <w:sz w:val="18"/>
          <w:szCs w:val="18"/>
        </w:rPr>
        <w:t>}</w:t>
      </w:r>
    </w:p>
    <w:p w14:paraId="16F63DDF" w14:textId="77777777" w:rsidR="00FF2FC6" w:rsidRDefault="00000000">
      <w:pPr>
        <w:spacing w:after="120"/>
      </w:pPr>
      <w:r>
        <w:rPr>
          <w:rFonts w:eastAsia="Helvetica Neue"/>
          <w:b/>
          <w:bCs/>
          <w:color w:val="A86A1A"/>
        </w:rPr>
        <w:t>【v1.3 既知課題】 上記 max_output_tokens=300 は、Gemini 2.5 Flash の thinking mode (thoughtsTokenCount ≈ 285) で枯渇することが 2026-04-22 の実配信検証で判明。§8.1 / §9.1 参</w:t>
        <w:lastRenderedPageBreak/>
        <w:t>照。</w:t>
      </w:r>
    </w:p>
    <w:p w14:paraId="7FB0508D" w14:textId="77777777" w:rsidR="00FF2FC6" w:rsidRDefault="00000000">
      <w:pPr>
        <w:pStyle w:val="3"/>
      </w:pPr>
      <w:r>
        <w:t>§4.3.5 Summary の境界明示 (prompt injection 防御)</w:t>
      </w:r>
    </w:p>
    <w:p w14:paraId="2A0F286F" w14:textId="77777777" w:rsidR="00FF2FC6" w:rsidRDefault="00000000">
      <w:pPr>
        <w:spacing w:after="120"/>
      </w:pPr>
      <w:r>
        <w:rPr>
          <w:rFonts w:eastAsia="Helvetica Neue"/>
        </w:rPr>
        <w:t>User message 側で summary を """ で囲む:</w:t>
      </w:r>
    </w:p>
    <w:p w14:paraId="228F03DE" w14:textId="77777777" w:rsidR="00FF2FC6" w:rsidRDefault="00000000">
      <w:pPr>
        <w:shd w:val="clear" w:color="auto" w:fill="F6F4EE"/>
        <w:ind w:left="360"/>
      </w:pPr>
      <w:r>
        <w:rPr>
          <w:rFonts w:ascii="Courier New" w:eastAsia="Courier New" w:hAnsi="Courier New" w:cs="Courier New"/>
          <w:color w:val="303641"/>
          <w:sz w:val="18"/>
          <w:szCs w:val="18"/>
        </w:rPr>
        <w:t>user_message = f'''Extract the visual concept from the following article summary:</w:t>
      </w:r>
    </w:p>
    <w:p w14:paraId="6394117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26E2C4A" w14:textId="77777777" w:rsidR="00FF2FC6" w:rsidRDefault="00000000">
      <w:pPr>
        <w:shd w:val="clear" w:color="auto" w:fill="F6F4EE"/>
        <w:ind w:left="360"/>
      </w:pPr>
      <w:r>
        <w:rPr>
          <w:rFonts w:ascii="Courier New" w:eastAsia="Courier New" w:hAnsi="Courier New" w:cs="Courier New"/>
          <w:color w:val="303641"/>
          <w:sz w:val="18"/>
          <w:szCs w:val="18"/>
        </w:rPr>
        <w:t>"""</w:t>
      </w:r>
    </w:p>
    <w:p w14:paraId="17A5DF9D" w14:textId="77777777" w:rsidR="00FF2FC6" w:rsidRDefault="00000000">
      <w:pPr>
        <w:shd w:val="clear" w:color="auto" w:fill="F6F4EE"/>
        <w:ind w:left="360"/>
      </w:pPr>
      <w:r>
        <w:rPr>
          <w:rFonts w:ascii="Courier New" w:eastAsia="Courier New" w:hAnsi="Courier New" w:cs="Courier New"/>
          <w:color w:val="303641"/>
          <w:sz w:val="18"/>
          <w:szCs w:val="18"/>
        </w:rPr>
        <w:t>{summary}</w:t>
      </w:r>
    </w:p>
    <w:p w14:paraId="51803D83" w14:textId="77777777" w:rsidR="00FF2FC6" w:rsidRDefault="00000000">
      <w:pPr>
        <w:shd w:val="clear" w:color="auto" w:fill="F6F4EE"/>
        <w:ind w:left="360"/>
      </w:pPr>
      <w:r>
        <w:rPr>
          <w:rFonts w:ascii="Courier New" w:eastAsia="Courier New" w:hAnsi="Courier New" w:cs="Courier New"/>
          <w:color w:val="303641"/>
          <w:sz w:val="18"/>
          <w:szCs w:val="18"/>
        </w:rPr>
        <w:t>"""</w:t>
      </w:r>
    </w:p>
    <w:p w14:paraId="3FC49C4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4AB8FBA" w14:textId="77777777" w:rsidR="00FF2FC6" w:rsidRDefault="00000000">
      <w:pPr>
        <w:shd w:val="clear" w:color="auto" w:fill="F6F4EE"/>
        <w:ind w:left="360"/>
      </w:pPr>
      <w:r>
        <w:rPr>
          <w:rFonts w:ascii="Courier New" w:eastAsia="Courier New" w:hAnsi="Courier New" w:cs="Courier New"/>
          <w:color w:val="303641"/>
          <w:sz w:val="18"/>
          <w:szCs w:val="18"/>
        </w:rPr>
        <w:t>Output JSON only.'''</w:t>
      </w:r>
    </w:p>
    <w:p w14:paraId="74B5C728" w14:textId="77777777" w:rsidR="00FF2FC6" w:rsidRDefault="00000000">
      <w:r>
        <w:br w:type="page"/>
      </w:r>
    </w:p>
    <w:p w14:paraId="7CA63BA5" w14:textId="77777777" w:rsidR="00FF2FC6" w:rsidRDefault="00000000">
      <w:pPr>
        <w:pStyle w:val="2"/>
      </w:pPr>
      <w:r>
        <w:lastRenderedPageBreak/>
        <w:t>§4.4 媒体別スタイル辞書 — 7 媒体・3 カテゴリ</w:t>
      </w:r>
    </w:p>
    <w:p w14:paraId="104B1B5C" w14:textId="77777777" w:rsidR="00FF2FC6" w:rsidRDefault="00000000">
      <w:pPr>
        <w:spacing w:after="120"/>
      </w:pPr>
      <w:r>
        <w:rPr>
          <w:rFonts w:eastAsia="Helvetica Neue"/>
        </w:rPr>
        <w:t>scripts/generate_hero_image.py の先頭に STYLE_DICTIONARY として定義。新媒体追加時は本定数 1 箇所を編集するだけで対応可能な設計。</w:t>
      </w:r>
    </w:p>
    <w:p w14:paraId="2C6559FC" w14:textId="77777777" w:rsidR="00FF2FC6" w:rsidRDefault="00000000">
      <w:pPr>
        <w:pStyle w:val="3"/>
      </w:pPr>
      <w:r>
        <w:t>§4.4.1 Editorial カテゴリ (エディトリアル風刺画)</w:t>
      </w:r>
    </w:p>
    <w:p w14:paraId="4739EFEA" w14:textId="77777777" w:rsidR="00FF2FC6" w:rsidRDefault="00000000">
      <w:pPr>
        <w:shd w:val="clear" w:color="auto" w:fill="F6F4EE"/>
        <w:ind w:left="360"/>
      </w:pPr>
      <w:r>
        <w:rPr>
          <w:rFonts w:ascii="Courier New" w:eastAsia="Courier New" w:hAnsi="Courier New" w:cs="Courier New"/>
          <w:color w:val="303641"/>
          <w:sz w:val="18"/>
          <w:szCs w:val="18"/>
        </w:rPr>
        <w:t>STYLE_DICTIONARY["wsj"] = {</w:t>
      </w:r>
    </w:p>
    <w:p w14:paraId="14B5B5E8"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1A104D3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7E6EF8D7" w14:textId="77777777" w:rsidR="00FF2FC6" w:rsidRDefault="00000000">
      <w:pPr>
        <w:shd w:val="clear" w:color="auto" w:fill="F6F4EE"/>
        <w:ind w:left="360"/>
      </w:pPr>
      <w:r>
        <w:rPr>
          <w:rFonts w:ascii="Courier New" w:eastAsia="Courier New" w:hAnsi="Courier New" w:cs="Courier New"/>
          <w:color w:val="303641"/>
          <w:sz w:val="18"/>
          <w:szCs w:val="18"/>
        </w:rPr>
        <w:t xml:space="preserve">        "traditional editorial illustration, sophisticated conceptual metaphor, "</w:t>
      </w:r>
    </w:p>
    <w:p w14:paraId="024D4359" w14:textId="77777777" w:rsidR="00FF2FC6" w:rsidRDefault="00000000">
      <w:pPr>
        <w:shd w:val="clear" w:color="auto" w:fill="F6F4EE"/>
        <w:ind w:left="360"/>
      </w:pPr>
      <w:r>
        <w:rPr>
          <w:rFonts w:ascii="Courier New" w:eastAsia="Courier New" w:hAnsi="Courier New" w:cs="Courier New"/>
          <w:color w:val="303641"/>
          <w:sz w:val="18"/>
          <w:szCs w:val="18"/>
        </w:rPr>
        <w:t xml:space="preserve">        "muted earth tones, subtle crosshatching texture, "</w:t>
      </w:r>
    </w:p>
    <w:p w14:paraId="691D6EBE"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The Wall Street Journal opinion pages"</w:t>
      </w:r>
    </w:p>
    <w:p w14:paraId="292E5ED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F86911" w14:textId="77777777" w:rsidR="00FF2FC6" w:rsidRDefault="00000000">
      <w:pPr>
        <w:shd w:val="clear" w:color="auto" w:fill="F6F4EE"/>
        <w:ind w:left="360"/>
      </w:pPr>
      <w:r>
        <w:rPr>
          <w:rFonts w:ascii="Courier New" w:eastAsia="Courier New" w:hAnsi="Courier New" w:cs="Courier New"/>
          <w:color w:val="303641"/>
          <w:sz w:val="18"/>
          <w:szCs w:val="18"/>
        </w:rPr>
        <w:t xml:space="preserve">    "tone": "serious, weighty, intellectually refined",</w:t>
      </w:r>
    </w:p>
    <w:p w14:paraId="3EE395A8" w14:textId="77777777" w:rsidR="00FF2FC6" w:rsidRDefault="00000000">
      <w:pPr>
        <w:shd w:val="clear" w:color="auto" w:fill="F6F4EE"/>
        <w:ind w:left="360"/>
      </w:pPr>
      <w:r>
        <w:rPr>
          <w:rFonts w:ascii="Courier New" w:eastAsia="Courier New" w:hAnsi="Courier New" w:cs="Courier New"/>
          <w:color w:val="303641"/>
          <w:sz w:val="18"/>
          <w:szCs w:val="18"/>
        </w:rPr>
        <w:t>}</w:t>
      </w:r>
    </w:p>
    <w:p w14:paraId="3BF117D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2C435C" w14:textId="77777777" w:rsidR="00FF2FC6" w:rsidRDefault="00000000">
      <w:pPr>
        <w:shd w:val="clear" w:color="auto" w:fill="F6F4EE"/>
        <w:ind w:left="360"/>
      </w:pPr>
      <w:r>
        <w:rPr>
          <w:rFonts w:ascii="Courier New" w:eastAsia="Courier New" w:hAnsi="Courier New" w:cs="Courier New"/>
          <w:color w:val="303641"/>
          <w:sz w:val="18"/>
          <w:szCs w:val="18"/>
        </w:rPr>
        <w:t>STYLE_DICTIONARY["nyt-bn"] = {</w:t>
      </w:r>
    </w:p>
    <w:p w14:paraId="5C20F95C"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780B2F8F"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602C8BCA"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editorial illustration, bold conceptual metaphor, "</w:t>
      </w:r>
    </w:p>
    <w:p w14:paraId="27FBB48D" w14:textId="77777777" w:rsidR="00FF2FC6" w:rsidRDefault="00000000">
      <w:pPr>
        <w:shd w:val="clear" w:color="auto" w:fill="F6F4EE"/>
        <w:ind w:left="360"/>
      </w:pPr>
      <w:r>
        <w:rPr>
          <w:rFonts w:ascii="Courier New" w:eastAsia="Courier New" w:hAnsi="Courier New" w:cs="Courier New"/>
          <w:color w:val="303641"/>
          <w:sz w:val="18"/>
          <w:szCs w:val="18"/>
        </w:rPr>
        <w:t xml:space="preserve">        "limited color palette with one accent color, clean composition, "</w:t>
      </w:r>
    </w:p>
    <w:p w14:paraId="7E4A5BD6"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New York Times front-page art"</w:t>
      </w:r>
    </w:p>
    <w:p w14:paraId="05B2200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D843737" w14:textId="77777777" w:rsidR="00FF2FC6" w:rsidRDefault="00000000">
      <w:pPr>
        <w:shd w:val="clear" w:color="auto" w:fill="F6F4EE"/>
        <w:ind w:left="360"/>
      </w:pPr>
      <w:r>
        <w:rPr>
          <w:rFonts w:ascii="Courier New" w:eastAsia="Courier New" w:hAnsi="Courier New" w:cs="Courier New"/>
          <w:color w:val="303641"/>
          <w:sz w:val="18"/>
          <w:szCs w:val="18"/>
        </w:rPr>
        <w:t xml:space="preserve">    "tone": "urgent, contemporary, journalistic",</w:t>
      </w:r>
    </w:p>
    <w:p w14:paraId="7446FE10" w14:textId="77777777" w:rsidR="00FF2FC6" w:rsidRDefault="00000000">
      <w:pPr>
        <w:shd w:val="clear" w:color="auto" w:fill="F6F4EE"/>
        <w:ind w:left="360"/>
      </w:pPr>
      <w:r>
        <w:rPr>
          <w:rFonts w:ascii="Courier New" w:eastAsia="Courier New" w:hAnsi="Courier New" w:cs="Courier New"/>
          <w:color w:val="303641"/>
          <w:sz w:val="18"/>
          <w:szCs w:val="18"/>
        </w:rPr>
        <w:t>}</w:t>
      </w:r>
    </w:p>
    <w:p w14:paraId="628D97C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D04CA1E" w14:textId="77777777" w:rsidR="00FF2FC6" w:rsidRDefault="00000000">
      <w:pPr>
        <w:shd w:val="clear" w:color="auto" w:fill="F6F4EE"/>
        <w:ind w:left="360"/>
      </w:pPr>
      <w:r>
        <w:rPr>
          <w:rFonts w:ascii="Courier New" w:eastAsia="Courier New" w:hAnsi="Courier New" w:cs="Courier New"/>
          <w:color w:val="303641"/>
          <w:sz w:val="18"/>
          <w:szCs w:val="18"/>
        </w:rPr>
        <w:t>STYLE_DICTIONARY["nyt-op"] = {</w:t>
      </w:r>
    </w:p>
    <w:p w14:paraId="6BCAC167"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5C6A8AD2"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7E5C849C" w14:textId="77777777" w:rsidR="00FF2FC6" w:rsidRDefault="00000000">
      <w:pPr>
        <w:shd w:val="clear" w:color="auto" w:fill="F6F4EE"/>
        <w:ind w:left="360"/>
      </w:pPr>
      <w:r>
        <w:rPr>
          <w:rFonts w:ascii="Courier New" w:eastAsia="Courier New" w:hAnsi="Courier New" w:cs="Courier New"/>
          <w:color w:val="303641"/>
          <w:sz w:val="18"/>
          <w:szCs w:val="18"/>
        </w:rPr>
        <w:t xml:space="preserve">        "bold contemporary satirical illustration, daring conceptual metaphor, "</w:t>
      </w:r>
    </w:p>
    <w:p w14:paraId="3E584B35" w14:textId="77777777" w:rsidR="00FF2FC6" w:rsidRDefault="00000000">
      <w:pPr>
        <w:shd w:val="clear" w:color="auto" w:fill="F6F4EE"/>
        <w:ind w:left="360"/>
      </w:pPr>
      <w:r>
        <w:rPr>
          <w:rFonts w:ascii="Courier New" w:eastAsia="Courier New" w:hAnsi="Courier New" w:cs="Courier New"/>
          <w:color w:val="303641"/>
          <w:sz w:val="18"/>
          <w:szCs w:val="18"/>
        </w:rPr>
        <w:t xml:space="preserve">        "high-contrast color blocks, reminiscent of New York Times Op-Ed section"</w:t>
      </w:r>
    </w:p>
    <w:p w14:paraId="5C4A17B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17D34DB" w14:textId="77777777" w:rsidR="00FF2FC6" w:rsidRDefault="00000000">
      <w:pPr>
        <w:shd w:val="clear" w:color="auto" w:fill="F6F4EE"/>
        <w:ind w:left="360"/>
      </w:pPr>
      <w:r>
        <w:rPr>
          <w:rFonts w:ascii="Courier New" w:eastAsia="Courier New" w:hAnsi="Courier New" w:cs="Courier New"/>
          <w:color w:val="303641"/>
          <w:sz w:val="18"/>
          <w:szCs w:val="18"/>
        </w:rPr>
        <w:t xml:space="preserve">    "tone": "provocative, opinionated, modern",</w:t>
      </w:r>
    </w:p>
    <w:p w14:paraId="5B6179D1" w14:textId="77777777" w:rsidR="00FF2FC6" w:rsidRDefault="00000000">
      <w:pPr>
        <w:shd w:val="clear" w:color="auto" w:fill="F6F4EE"/>
        <w:ind w:left="360"/>
      </w:pPr>
      <w:r>
        <w:rPr>
          <w:rFonts w:ascii="Courier New" w:eastAsia="Courier New" w:hAnsi="Courier New" w:cs="Courier New"/>
          <w:color w:val="303641"/>
          <w:sz w:val="18"/>
          <w:szCs w:val="18"/>
        </w:rPr>
        <w:t>}</w:t>
      </w:r>
    </w:p>
    <w:p w14:paraId="458B32F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82F5174" w14:textId="77777777" w:rsidR="00FF2FC6" w:rsidRDefault="00000000">
      <w:pPr>
        <w:shd w:val="clear" w:color="auto" w:fill="F6F4EE"/>
        <w:ind w:left="360"/>
      </w:pPr>
      <w:r>
        <w:rPr>
          <w:rFonts w:ascii="Courier New" w:eastAsia="Courier New" w:hAnsi="Courier New" w:cs="Courier New"/>
          <w:color w:val="303641"/>
          <w:sz w:val="18"/>
          <w:szCs w:val="18"/>
        </w:rPr>
        <w:t>STYLE_DICTIONARY["buysiders"] = {</w:t>
      </w:r>
    </w:p>
    <w:p w14:paraId="1A547E33"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367A20B4"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06455962" w14:textId="77777777" w:rsidR="00FF2FC6" w:rsidRDefault="00000000">
      <w:pPr>
        <w:shd w:val="clear" w:color="auto" w:fill="F6F4EE"/>
        <w:ind w:left="360"/>
      </w:pPr>
      <w:r>
        <w:rPr>
          <w:rFonts w:ascii="Courier New" w:eastAsia="Courier New" w:hAnsi="Courier New" w:cs="Courier New"/>
          <w:color w:val="303641"/>
          <w:sz w:val="18"/>
          <w:szCs w:val="18"/>
        </w:rPr>
        <w:t xml:space="preserve">        "financial editorial illustration, M&amp;A metaphor imagery "</w:t>
      </w:r>
    </w:p>
    <w:p w14:paraId="2D82BCB9" w14:textId="77777777" w:rsidR="00FF2FC6" w:rsidRDefault="00000000">
      <w:pPr>
        <w:shd w:val="clear" w:color="auto" w:fill="F6F4EE"/>
        <w:ind w:left="360"/>
      </w:pPr>
      <w:r>
        <w:rPr>
          <w:rFonts w:ascii="Courier New" w:eastAsia="Courier New" w:hAnsi="Courier New" w:cs="Courier New"/>
          <w:color w:val="303641"/>
          <w:sz w:val="18"/>
          <w:szCs w:val="18"/>
        </w:rPr>
        <w:t xml:space="preserve">        "(handshakes, merging shapes, chessboards), "</w:t>
      </w:r>
    </w:p>
    <w:p w14:paraId="0B8EE0EC" w14:textId="77777777" w:rsidR="00FF2FC6" w:rsidRDefault="00000000">
      <w:pPr>
        <w:shd w:val="clear" w:color="auto" w:fill="F6F4EE"/>
        <w:ind w:left="360"/>
      </w:pPr>
      <w:r>
        <w:rPr>
          <w:rFonts w:ascii="Courier New" w:eastAsia="Courier New" w:hAnsi="Courier New" w:cs="Courier New"/>
          <w:color w:val="303641"/>
          <w:sz w:val="18"/>
          <w:szCs w:val="18"/>
        </w:rPr>
        <w:t xml:space="preserve">        "navy and gold palette, sophisticated minimalism"</w:t>
      </w:r>
    </w:p>
    <w:p w14:paraId="03577DC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E81E090" w14:textId="77777777" w:rsidR="00FF2FC6" w:rsidRDefault="00000000">
      <w:pPr>
        <w:shd w:val="clear" w:color="auto" w:fill="F6F4EE"/>
        <w:ind w:left="360"/>
      </w:pPr>
      <w:r>
        <w:rPr>
          <w:rFonts w:ascii="Courier New" w:eastAsia="Courier New" w:hAnsi="Courier New" w:cs="Courier New"/>
          <w:color w:val="303641"/>
          <w:sz w:val="18"/>
          <w:szCs w:val="18"/>
        </w:rPr>
        <w:t xml:space="preserve">    "tone": "corporate, strategic, high-stakes",</w:t>
      </w:r>
    </w:p>
    <w:p w14:paraId="6790CBE7" w14:textId="77777777" w:rsidR="00FF2FC6" w:rsidRDefault="00000000">
      <w:pPr>
        <w:shd w:val="clear" w:color="auto" w:fill="F6F4EE"/>
        <w:ind w:left="360"/>
      </w:pPr>
      <w:r>
        <w:rPr>
          <w:rFonts w:ascii="Courier New" w:eastAsia="Courier New" w:hAnsi="Courier New" w:cs="Courier New"/>
          <w:color w:val="303641"/>
          <w:sz w:val="18"/>
          <w:szCs w:val="18"/>
        </w:rPr>
        <w:t>}</w:t>
      </w:r>
    </w:p>
    <w:p w14:paraId="38EB43B8" w14:textId="77777777" w:rsidR="00FF2FC6" w:rsidRDefault="00000000">
      <w:pPr>
        <w:pStyle w:val="3"/>
      </w:pPr>
      <w:r>
        <w:t>§4.4.2 Lifestyle カテゴリ (モダンフラットアート)</w:t>
      </w:r>
    </w:p>
    <w:p w14:paraId="3491CBC7" w14:textId="77777777" w:rsidR="00FF2FC6" w:rsidRDefault="00000000">
      <w:pPr>
        <w:shd w:val="clear" w:color="auto" w:fill="F6F4EE"/>
        <w:ind w:left="360"/>
      </w:pPr>
      <w:r>
        <w:rPr>
          <w:rFonts w:ascii="Courier New" w:eastAsia="Courier New" w:hAnsi="Courier New" w:cs="Courier New"/>
          <w:color w:val="303641"/>
          <w:sz w:val="18"/>
          <w:szCs w:val="18"/>
        </w:rPr>
        <w:t>STYLE_DICTIONARY["skift"] = {</w:t>
      </w:r>
    </w:p>
    <w:p w14:paraId="58435447"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2A051078"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1F559BEB"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flat digital illustration, textured brush strokes, "</w:t>
      </w:r>
    </w:p>
    <w:p w14:paraId="324B556C" w14:textId="77777777" w:rsidR="00FF2FC6" w:rsidRDefault="00000000">
      <w:pPr>
        <w:shd w:val="clear" w:color="auto" w:fill="F6F4EE"/>
        <w:ind w:left="360"/>
      </w:pPr>
      <w:r>
        <w:rPr>
          <w:rFonts w:ascii="Courier New" w:eastAsia="Courier New" w:hAnsi="Courier New" w:cs="Courier New"/>
          <w:color w:val="303641"/>
          <w:sz w:val="18"/>
          <w:szCs w:val="18"/>
        </w:rPr>
        <w:t xml:space="preserve">        "soft gradients, travel and hospitality scenes, "</w:t>
      </w:r>
    </w:p>
    <w:p w14:paraId="0F18DBEA" w14:textId="77777777" w:rsidR="00FF2FC6" w:rsidRDefault="00000000">
      <w:pPr>
        <w:shd w:val="clear" w:color="auto" w:fill="F6F4EE"/>
        <w:ind w:left="360"/>
      </w:pPr>
      <w:r>
        <w:rPr>
          <w:rFonts w:ascii="Courier New" w:eastAsia="Courier New" w:hAnsi="Courier New" w:cs="Courier New"/>
          <w:color w:val="303641"/>
          <w:sz w:val="18"/>
          <w:szCs w:val="18"/>
        </w:rPr>
        <w:t xml:space="preserve">        "serene atmosphere, clean and aspirational"</w:t>
      </w:r>
    </w:p>
    <w:p w14:paraId="47B9650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E652F75" w14:textId="77777777" w:rsidR="00FF2FC6" w:rsidRDefault="00000000">
      <w:pPr>
        <w:shd w:val="clear" w:color="auto" w:fill="F6F4EE"/>
        <w:ind w:left="360"/>
      </w:pPr>
      <w:r>
        <w:rPr>
          <w:rFonts w:ascii="Courier New" w:eastAsia="Courier New" w:hAnsi="Courier New" w:cs="Courier New"/>
          <w:color w:val="303641"/>
          <w:sz w:val="18"/>
          <w:szCs w:val="18"/>
        </w:rPr>
        <w:t xml:space="preserve">    "tone": "optimistic, aspirational, polished",</w:t>
      </w:r>
    </w:p>
    <w:p w14:paraId="7ADA6FA5" w14:textId="77777777" w:rsidR="00FF2FC6" w:rsidRDefault="00000000">
      <w:pPr>
        <w:shd w:val="clear" w:color="auto" w:fill="F6F4EE"/>
        <w:ind w:left="360"/>
      </w:pPr>
      <w:r>
        <w:rPr>
          <w:rFonts w:ascii="Courier New" w:eastAsia="Courier New" w:hAnsi="Courier New" w:cs="Courier New"/>
          <w:color w:val="303641"/>
          <w:sz w:val="18"/>
          <w:szCs w:val="18"/>
        </w:rPr>
        <w:t>}</w:t>
      </w:r>
    </w:p>
    <w:p w14:paraId="28FA0C7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BD3748" w14:textId="77777777" w:rsidR="00FF2FC6" w:rsidRDefault="00000000">
      <w:pPr>
        <w:shd w:val="clear" w:color="auto" w:fill="F6F4EE"/>
        <w:ind w:left="360"/>
      </w:pPr>
      <w:r>
        <w:rPr>
          <w:rFonts w:ascii="Courier New" w:eastAsia="Courier New" w:hAnsi="Courier New" w:cs="Courier New"/>
          <w:color w:val="303641"/>
          <w:sz w:val="18"/>
          <w:szCs w:val="18"/>
        </w:rPr>
        <w:t>STYLE_DICTIONARY["business-insider"] = {</w:t>
      </w:r>
    </w:p>
    <w:p w14:paraId="44FE76E9"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7124937F"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233B5A96" w14:textId="77777777" w:rsidR="00FF2FC6" w:rsidRDefault="00000000">
      <w:pPr>
        <w:shd w:val="clear" w:color="auto" w:fill="F6F4EE"/>
        <w:ind w:left="360"/>
      </w:pPr>
      <w:r>
        <w:rPr>
          <w:rFonts w:ascii="Courier New" w:eastAsia="Courier New" w:hAnsi="Courier New" w:cs="Courier New"/>
          <w:color w:val="303641"/>
          <w:sz w:val="18"/>
          <w:szCs w:val="18"/>
        </w:rPr>
        <w:t xml:space="preserve">        "modern flat digital illustration, textured brush strokes, "</w:t>
      </w:r>
    </w:p>
    <w:p w14:paraId="370EF21A" w14:textId="77777777" w:rsidR="00FF2FC6" w:rsidRDefault="00000000">
      <w:pPr>
        <w:shd w:val="clear" w:color="auto" w:fill="F6F4EE"/>
        <w:ind w:left="360"/>
      </w:pPr>
      <w:r>
        <w:rPr>
          <w:rFonts w:ascii="Courier New" w:eastAsia="Courier New" w:hAnsi="Courier New" w:cs="Courier New"/>
          <w:color w:val="303641"/>
          <w:sz w:val="18"/>
          <w:szCs w:val="18"/>
        </w:rPr>
        <w:t xml:space="preserve">        "subtle gradients, contemporary urban or business scenes, "</w:t>
      </w:r>
    </w:p>
    <w:p w14:paraId="536A9F78" w14:textId="77777777" w:rsidR="00FF2FC6" w:rsidRDefault="00000000">
      <w:pPr>
        <w:shd w:val="clear" w:color="auto" w:fill="F6F4EE"/>
        <w:ind w:left="360"/>
      </w:pPr>
      <w:r>
        <w:rPr>
          <w:rFonts w:ascii="Courier New" w:eastAsia="Courier New" w:hAnsi="Courier New" w:cs="Courier New"/>
          <w:color w:val="303641"/>
          <w:sz w:val="18"/>
          <w:szCs w:val="18"/>
        </w:rPr>
        <w:t xml:space="preserve">        "clean composition with tactile detail"</w:t>
      </w:r>
    </w:p>
    <w:p w14:paraId="3C74982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FFD2C83" w14:textId="77777777" w:rsidR="00FF2FC6" w:rsidRDefault="00000000">
      <w:pPr>
        <w:shd w:val="clear" w:color="auto" w:fill="F6F4EE"/>
        <w:ind w:left="360"/>
      </w:pPr>
      <w:r>
        <w:rPr>
          <w:rFonts w:ascii="Courier New" w:eastAsia="Courier New" w:hAnsi="Courier New" w:cs="Courier New"/>
          <w:color w:val="303641"/>
          <w:sz w:val="18"/>
          <w:szCs w:val="18"/>
        </w:rPr>
        <w:t xml:space="preserve">    "tone": "accessible, contemporary, visually rich",</w:t>
      </w:r>
    </w:p>
    <w:p w14:paraId="0EA18778" w14:textId="77777777" w:rsidR="00FF2FC6" w:rsidRDefault="00000000">
      <w:pPr>
        <w:shd w:val="clear" w:color="auto" w:fill="F6F4EE"/>
        <w:ind w:left="360"/>
      </w:pPr>
      <w:r>
        <w:rPr>
          <w:rFonts w:ascii="Courier New" w:eastAsia="Courier New" w:hAnsi="Courier New" w:cs="Courier New"/>
          <w:color w:val="303641"/>
          <w:sz w:val="18"/>
          <w:szCs w:val="18"/>
        </w:rPr>
        <w:t>}</w:t>
      </w:r>
    </w:p>
    <w:p w14:paraId="65D6ACF4" w14:textId="77777777" w:rsidR="00FF2FC6" w:rsidRDefault="00000000">
      <w:pPr>
        <w:pStyle w:val="3"/>
      </w:pPr>
      <w:r>
        <w:lastRenderedPageBreak/>
        <w:t>§4.4.3 Editorial-playful カテゴリ</w:t>
      </w:r>
    </w:p>
    <w:p w14:paraId="77B60CD7" w14:textId="77777777" w:rsidR="00FF2FC6" w:rsidRDefault="00000000">
      <w:pPr>
        <w:shd w:val="clear" w:color="auto" w:fill="F6F4EE"/>
        <w:ind w:left="360"/>
      </w:pPr>
      <w:r>
        <w:rPr>
          <w:rFonts w:ascii="Courier New" w:eastAsia="Courier New" w:hAnsi="Courier New" w:cs="Courier New"/>
          <w:color w:val="303641"/>
          <w:sz w:val="18"/>
          <w:szCs w:val="18"/>
        </w:rPr>
        <w:t>STYLE_DICTIONARY["short-squeez"] = {</w:t>
      </w:r>
    </w:p>
    <w:p w14:paraId="1E178C25"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"editorial-playful",</w:t>
      </w:r>
    </w:p>
    <w:p w14:paraId="08681A79"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w:t>
      </w:r>
    </w:p>
    <w:p w14:paraId="1CCC3BD2" w14:textId="77777777" w:rsidR="00FF2FC6" w:rsidRDefault="00000000">
      <w:pPr>
        <w:shd w:val="clear" w:color="auto" w:fill="F6F4EE"/>
        <w:ind w:left="360"/>
      </w:pPr>
      <w:r>
        <w:rPr>
          <w:rFonts w:ascii="Courier New" w:eastAsia="Courier New" w:hAnsi="Courier New" w:cs="Courier New"/>
          <w:color w:val="303641"/>
          <w:sz w:val="18"/>
          <w:szCs w:val="18"/>
        </w:rPr>
        <w:t xml:space="preserve">        "playful financial editorial illustration, Wall Street metaphor imagery, "</w:t>
      </w:r>
    </w:p>
    <w:p w14:paraId="621FB30A" w14:textId="77777777" w:rsidR="00FF2FC6" w:rsidRDefault="00000000">
      <w:pPr>
        <w:shd w:val="clear" w:color="auto" w:fill="F6F4EE"/>
        <w:ind w:left="360"/>
      </w:pPr>
      <w:r>
        <w:rPr>
          <w:rFonts w:ascii="Courier New" w:eastAsia="Courier New" w:hAnsi="Courier New" w:cs="Courier New"/>
          <w:color w:val="303641"/>
          <w:sz w:val="18"/>
          <w:szCs w:val="18"/>
        </w:rPr>
        <w:t xml:space="preserve">        "slightly irreverent tone, clean vector-style with texture accents, "</w:t>
      </w:r>
    </w:p>
    <w:p w14:paraId="752478F8" w14:textId="77777777" w:rsidR="00FF2FC6" w:rsidRDefault="00000000">
      <w:pPr>
        <w:shd w:val="clear" w:color="auto" w:fill="F6F4EE"/>
        <w:ind w:left="360"/>
      </w:pPr>
      <w:r>
        <w:rPr>
          <w:rFonts w:ascii="Courier New" w:eastAsia="Courier New" w:hAnsi="Courier New" w:cs="Courier New"/>
          <w:color w:val="303641"/>
          <w:sz w:val="18"/>
          <w:szCs w:val="18"/>
        </w:rPr>
        <w:t xml:space="preserve">        "tinted or textured backgrounds (cream, pale navy, warm gray)"</w:t>
      </w:r>
    </w:p>
    <w:p w14:paraId="1341C9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DD5E333" w14:textId="77777777" w:rsidR="00FF2FC6" w:rsidRDefault="00000000">
      <w:pPr>
        <w:shd w:val="clear" w:color="auto" w:fill="F6F4EE"/>
        <w:ind w:left="360"/>
      </w:pPr>
      <w:r>
        <w:rPr>
          <w:rFonts w:ascii="Courier New" w:eastAsia="Courier New" w:hAnsi="Courier New" w:cs="Courier New"/>
          <w:color w:val="303641"/>
          <w:sz w:val="18"/>
          <w:szCs w:val="18"/>
        </w:rPr>
        <w:t xml:space="preserve">    "tone": "witty, finance-savvy, slightly irreverent",</w:t>
      </w:r>
    </w:p>
    <w:p w14:paraId="7179F823" w14:textId="77777777" w:rsidR="00FF2FC6" w:rsidRDefault="00000000">
      <w:pPr>
        <w:shd w:val="clear" w:color="auto" w:fill="F6F4EE"/>
        <w:ind w:left="360"/>
      </w:pPr>
      <w:r>
        <w:rPr>
          <w:rFonts w:ascii="Courier New" w:eastAsia="Courier New" w:hAnsi="Courier New" w:cs="Courier New"/>
          <w:color w:val="303641"/>
          <w:sz w:val="18"/>
          <w:szCs w:val="18"/>
        </w:rPr>
        <w:t>}</w:t>
      </w:r>
    </w:p>
    <w:p w14:paraId="6F314408" w14:textId="77777777" w:rsidR="00FF2FC6" w:rsidRDefault="00000000">
      <w:pPr>
        <w:pStyle w:val="3"/>
      </w:pPr>
      <w:r>
        <w:t>§4.4.4 運用上の注意</w:t>
      </w:r>
    </w:p>
    <w:p w14:paraId="500BE7B5" w14:textId="77777777" w:rsidR="00FF2FC6" w:rsidRDefault="00000000">
      <w:pPr>
        <w:pStyle w:val="a4"/>
        <w:numPr>
          <w:ilvl w:val="0"/>
          <w:numId w:val="2"/>
        </w:numPr>
        <w:spacing w:after="80"/>
      </w:pPr>
      <w:r>
        <w:rPr>
          <w:rFonts w:eastAsia="Helvetica Neue"/>
        </w:rPr>
        <w:t>economist は 2026-04-22 時点で日次配信実績ゼロ。実装後、配信が始まった段階で追加する。</w:t>
      </w:r>
    </w:p>
    <w:p w14:paraId="73C4EDE2" w14:textId="77777777" w:rsidR="00FF2FC6" w:rsidRDefault="00000000">
      <w:pPr>
        <w:pStyle w:val="a4"/>
        <w:numPr>
          <w:ilvl w:val="0"/>
          <w:numId w:val="2"/>
        </w:numPr>
        <w:spacing w:after="80"/>
      </w:pPr>
      <w:r>
        <w:rPr>
          <w:rFonts w:eastAsia="Helvetica Neue"/>
        </w:rPr>
        <w:t>新セクション追加時は、STYLE_DICTIONARY 1 箇所を編集するだけで対応可能な設計。</w:t>
      </w:r>
    </w:p>
    <w:p w14:paraId="64E6DCDA" w14:textId="77777777" w:rsidR="00FF2FC6" w:rsidRDefault="00000000">
      <w:pPr>
        <w:pStyle w:val="a4"/>
        <w:numPr>
          <w:ilvl w:val="0"/>
          <w:numId w:val="2"/>
        </w:numPr>
        <w:spacing w:after="80"/>
      </w:pPr>
      <w:r>
        <w:rPr>
          <w:rFonts w:eastAsia="Helvetica Neue"/>
        </w:rPr>
        <w:t>category は 3 種類 (editorial / editorial-playful / lifestyle) で固定。新カテゴリ追加時は build_hero_prompt() の分岐も同時に更新要。</w:t>
      </w:r>
    </w:p>
    <w:p w14:paraId="07B38AAA" w14:textId="77777777" w:rsidR="00FF2FC6" w:rsidRDefault="00000000">
      <w:r>
        <w:br w:type="page"/>
      </w:r>
    </w:p>
    <w:p w14:paraId="0DDB4BB7" w14:textId="77777777" w:rsidR="00FF2FC6" w:rsidRDefault="00000000">
      <w:pPr>
        <w:pStyle w:val="2"/>
      </w:pPr>
      <w:r>
        <w:lastRenderedPageBreak/>
        <w:t>§4.5 最終プロンプト組み立てロジック (build_hero_prompt)</w:t>
      </w:r>
    </w:p>
    <w:p w14:paraId="30F4688C" w14:textId="77777777" w:rsidR="00FF2FC6" w:rsidRDefault="00000000">
      <w:pPr>
        <w:spacing w:after="120"/>
      </w:pPr>
      <w:r>
        <w:rPr>
          <w:rFonts w:eastAsia="Helvetica Neue"/>
        </w:rPr>
        <w:t>名詞の順序を厳守する (先頭が最も強く描画に反映される)。1. PRIMARY SUBJECT / 2. METAPHORICAL CONTEXT / 3. CONTEXTUAL DETAIL / 4. STYLE / 5. CONSTRAINTS の 5 層構造。</w:t>
      </w:r>
    </w:p>
    <w:p w14:paraId="2B5B9E20" w14:textId="77777777" w:rsidR="00FF2FC6" w:rsidRDefault="00000000">
      <w:pPr>
        <w:shd w:val="clear" w:color="auto" w:fill="F6F4EE"/>
        <w:ind w:left="360"/>
      </w:pPr>
      <w:r>
        <w:rPr>
          <w:rFonts w:ascii="Courier New" w:eastAsia="Courier New" w:hAnsi="Courier New" w:cs="Courier New"/>
          <w:color w:val="303641"/>
          <w:sz w:val="18"/>
          <w:szCs w:val="18"/>
        </w:rPr>
        <w:t>def build_hero_prompt(subject_noun: str, metaphor: str, context: str,</w:t>
      </w:r>
    </w:p>
    <w:p w14:paraId="74CDEE3D"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str, category: str) -&gt; str:</w:t>
      </w:r>
    </w:p>
    <w:p w14:paraId="1B3998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B9616F4" w14:textId="77777777" w:rsidR="00FF2FC6" w:rsidRDefault="00000000">
      <w:pPr>
        <w:shd w:val="clear" w:color="auto" w:fill="F6F4EE"/>
        <w:ind w:left="360"/>
      </w:pPr>
      <w:r>
        <w:rPr>
          <w:rFonts w:ascii="Courier New" w:eastAsia="Courier New" w:hAnsi="Courier New" w:cs="Courier New"/>
          <w:color w:val="303641"/>
          <w:sz w:val="18"/>
          <w:szCs w:val="18"/>
        </w:rPr>
        <w:t xml:space="preserve">    Gemini 2.5 Flash Image 向けの最終プロンプトを組み立てる。</w:t>
      </w:r>
    </w:p>
    <w:p w14:paraId="17FB3DD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8071F2" w14:textId="77777777" w:rsidR="00FF2FC6" w:rsidRDefault="00000000">
      <w:pPr>
        <w:shd w:val="clear" w:color="auto" w:fill="F6F4EE"/>
        <w:ind w:left="360"/>
      </w:pPr>
      <w:r>
        <w:rPr>
          <w:rFonts w:ascii="Courier New" w:eastAsia="Courier New" w:hAnsi="Courier New" w:cs="Courier New"/>
          <w:color w:val="303641"/>
          <w:sz w:val="18"/>
          <w:szCs w:val="18"/>
        </w:rPr>
        <w:t xml:space="preserve">    CRITICAL: 名詞の順序厳守 (先頭が最も強く描画に反映される)</w:t>
      </w:r>
    </w:p>
    <w:p w14:paraId="06A008AA" w14:textId="77777777" w:rsidR="00FF2FC6" w:rsidRDefault="00000000">
      <w:pPr>
        <w:shd w:val="clear" w:color="auto" w:fill="F6F4EE"/>
        <w:ind w:left="360"/>
      </w:pPr>
      <w:r>
        <w:rPr>
          <w:rFonts w:ascii="Courier New" w:eastAsia="Courier New" w:hAnsi="Courier New" w:cs="Courier New"/>
          <w:color w:val="303641"/>
          <w:sz w:val="18"/>
          <w:szCs w:val="18"/>
        </w:rPr>
        <w:t xml:space="preserve">    1. PRIMARY SUBJECT (主役の物体) - 最優先</w:t>
      </w:r>
    </w:p>
    <w:p w14:paraId="44791AA1" w14:textId="77777777" w:rsidR="00FF2FC6" w:rsidRDefault="00000000">
      <w:pPr>
        <w:shd w:val="clear" w:color="auto" w:fill="F6F4EE"/>
        <w:ind w:left="360"/>
      </w:pPr>
      <w:r>
        <w:rPr>
          <w:rFonts w:ascii="Courier New" w:eastAsia="Courier New" w:hAnsi="Courier New" w:cs="Courier New"/>
          <w:color w:val="303641"/>
          <w:sz w:val="18"/>
          <w:szCs w:val="18"/>
        </w:rPr>
        <w:t xml:space="preserve">    2. METAPHORICAL CONTEXT (比喩の文脈)</w:t>
      </w:r>
    </w:p>
    <w:p w14:paraId="74FF6728" w14:textId="77777777" w:rsidR="00FF2FC6" w:rsidRDefault="00000000">
      <w:pPr>
        <w:shd w:val="clear" w:color="auto" w:fill="F6F4EE"/>
        <w:ind w:left="360"/>
      </w:pPr>
      <w:r>
        <w:rPr>
          <w:rFonts w:ascii="Courier New" w:eastAsia="Courier New" w:hAnsi="Courier New" w:cs="Courier New"/>
          <w:color w:val="303641"/>
          <w:sz w:val="18"/>
          <w:szCs w:val="18"/>
        </w:rPr>
        <w:t xml:space="preserve">    3. CONTEXTUAL DETAIL (固有の詳細)</w:t>
      </w:r>
    </w:p>
    <w:p w14:paraId="05254D1D" w14:textId="77777777" w:rsidR="00FF2FC6" w:rsidRDefault="00000000">
      <w:pPr>
        <w:shd w:val="clear" w:color="auto" w:fill="F6F4EE"/>
        <w:ind w:left="360"/>
      </w:pPr>
      <w:r>
        <w:rPr>
          <w:rFonts w:ascii="Courier New" w:eastAsia="Courier New" w:hAnsi="Courier New" w:cs="Courier New"/>
          <w:color w:val="303641"/>
          <w:sz w:val="18"/>
          <w:szCs w:val="18"/>
        </w:rPr>
        <w:t xml:space="preserve">    4. STYLE (媒体固有のスタイル)</w:t>
      </w:r>
    </w:p>
    <w:p w14:paraId="030C1473" w14:textId="77777777" w:rsidR="00FF2FC6" w:rsidRDefault="00000000">
      <w:pPr>
        <w:shd w:val="clear" w:color="auto" w:fill="F6F4EE"/>
        <w:ind w:left="360"/>
      </w:pPr>
      <w:r>
        <w:rPr>
          <w:rFonts w:ascii="Courier New" w:eastAsia="Courier New" w:hAnsi="Courier New" w:cs="Courier New"/>
          <w:color w:val="303641"/>
          <w:sz w:val="18"/>
          <w:szCs w:val="18"/>
        </w:rPr>
        <w:t xml:space="preserve">    5. CONSTRAINTS (共通制約)</w:t>
      </w:r>
    </w:p>
    <w:p w14:paraId="01793B2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2DDE8B6" w14:textId="77777777" w:rsidR="00FF2FC6" w:rsidRDefault="00000000">
      <w:pPr>
        <w:shd w:val="clear" w:color="auto" w:fill="F6F4EE"/>
        <w:ind w:left="360"/>
      </w:pPr>
      <w:r>
        <w:rPr>
          <w:rFonts w:ascii="Courier New" w:eastAsia="Courier New" w:hAnsi="Courier New" w:cs="Courier New"/>
          <w:color w:val="303641"/>
          <w:sz w:val="18"/>
          <w:szCs w:val="18"/>
        </w:rPr>
        <w:t xml:space="preserve">    if category == "editorial":</w:t>
      </w:r>
    </w:p>
    <w:p w14:paraId="36354D6D"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conceptual metaphor illustration featuring"</w:t>
      </w:r>
    </w:p>
    <w:p w14:paraId="35E827FD"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  # editorial は白背景OK (意図的スタイル)</w:t>
      </w:r>
    </w:p>
    <w:p w14:paraId="2652E323" w14:textId="77777777" w:rsidR="00FF2FC6" w:rsidRDefault="00000000">
      <w:pPr>
        <w:shd w:val="clear" w:color="auto" w:fill="F6F4EE"/>
        <w:ind w:left="360"/>
      </w:pPr>
      <w:r>
        <w:rPr>
          <w:rFonts w:ascii="Courier New" w:eastAsia="Courier New" w:hAnsi="Courier New" w:cs="Courier New"/>
          <w:color w:val="303641"/>
          <w:sz w:val="18"/>
          <w:szCs w:val="18"/>
        </w:rPr>
        <w:t xml:space="preserve">    elif category == "editorial-playful":</w:t>
      </w:r>
    </w:p>
    <w:p w14:paraId="54E08177"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playful conceptual illustration featuring"</w:t>
      </w:r>
    </w:p>
    <w:p w14:paraId="43D3A492"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295D55EC"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7CB61340"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700D7A4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0180121" w14:textId="77777777" w:rsidR="00FF2FC6" w:rsidRDefault="00000000">
      <w:pPr>
        <w:shd w:val="clear" w:color="auto" w:fill="F6F4EE"/>
        <w:ind w:left="360"/>
      </w:pPr>
      <w:r>
        <w:rPr>
          <w:rFonts w:ascii="Courier New" w:eastAsia="Courier New" w:hAnsi="Courier New" w:cs="Courier New"/>
          <w:color w:val="303641"/>
          <w:sz w:val="18"/>
          <w:szCs w:val="18"/>
        </w:rPr>
        <w:t xml:space="preserve">    else:  # lifestyle</w:t>
      </w:r>
    </w:p>
    <w:p w14:paraId="43F03005"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refined lifestyle scene featuring"</w:t>
      </w:r>
    </w:p>
    <w:p w14:paraId="706F1245"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701CD4D4"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1D1DBB49"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18A6932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967D20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EF20DDF"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w:t>
      </w:r>
    </w:p>
    <w:p w14:paraId="170AF2FD"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{subject_noun}, "</w:t>
      </w:r>
    </w:p>
    <w:p w14:paraId="1A18989F" w14:textId="77777777" w:rsidR="00FF2FC6" w:rsidRDefault="00000000">
      <w:pPr>
        <w:shd w:val="clear" w:color="auto" w:fill="F6F4EE"/>
        <w:ind w:left="360"/>
      </w:pPr>
      <w:r>
        <w:rPr>
          <w:rFonts w:ascii="Courier New" w:eastAsia="Courier New" w:hAnsi="Courier New" w:cs="Courier New"/>
          <w:color w:val="303641"/>
          <w:sz w:val="18"/>
          <w:szCs w:val="18"/>
        </w:rPr>
        <w:t xml:space="preserve">        f"symbolizing {metaphor}, "</w:t>
      </w:r>
    </w:p>
    <w:p w14:paraId="3CA3D4E4" w14:textId="77777777" w:rsidR="00FF2FC6" w:rsidRDefault="00000000">
      <w:pPr>
        <w:shd w:val="clear" w:color="auto" w:fill="F6F4EE"/>
        <w:ind w:left="360"/>
      </w:pPr>
      <w:r>
        <w:rPr>
          <w:rFonts w:ascii="Courier New" w:eastAsia="Courier New" w:hAnsi="Courier New" w:cs="Courier New"/>
          <w:color w:val="303641"/>
          <w:sz w:val="18"/>
          <w:szCs w:val="18"/>
        </w:rPr>
        <w:t xml:space="preserve">        f"with contextual elements of {context}. "</w:t>
      </w:r>
    </w:p>
    <w:p w14:paraId="742B1374" w14:textId="77777777" w:rsidR="00FF2FC6" w:rsidRDefault="00000000">
      <w:pPr>
        <w:shd w:val="clear" w:color="auto" w:fill="F6F4EE"/>
        <w:ind w:left="360"/>
      </w:pPr>
      <w:r>
        <w:rPr>
          <w:rFonts w:ascii="Courier New" w:eastAsia="Courier New" w:hAnsi="Courier New" w:cs="Courier New"/>
          <w:color w:val="303641"/>
          <w:sz w:val="18"/>
          <w:szCs w:val="18"/>
        </w:rPr>
        <w:t xml:space="preserve">        f"Style: {style_keywords}. "</w:t>
      </w:r>
    </w:p>
    <w:p w14:paraId="3396472C"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16:9 aspect ratio, centered focal point, "</w:t>
      </w:r>
    </w:p>
    <w:p w14:paraId="27352A65" w14:textId="77777777" w:rsidR="00FF2FC6" w:rsidRDefault="00000000">
      <w:pPr>
        <w:shd w:val="clear" w:color="auto" w:fill="F6F4EE"/>
        <w:ind w:left="360"/>
      </w:pPr>
      <w:r>
        <w:rPr>
          <w:rFonts w:ascii="Courier New" w:eastAsia="Courier New" w:hAnsi="Courier New" w:cs="Courier New"/>
          <w:color w:val="303641"/>
          <w:sz w:val="18"/>
          <w:szCs w:val="18"/>
        </w:rPr>
        <w:t xml:space="preserve">        f"room for overlay text on the lower third (but do NOT include any text). "</w:t>
      </w:r>
    </w:p>
    <w:p w14:paraId="3DA81C24" w14:textId="77777777" w:rsidR="00FF2FC6" w:rsidRDefault="00000000">
      <w:pPr>
        <w:shd w:val="clear" w:color="auto" w:fill="F6F4EE"/>
        <w:ind w:left="360"/>
      </w:pPr>
      <w:r>
        <w:rPr>
          <w:rFonts w:ascii="Courier New" w:eastAsia="Courier New" w:hAnsi="Courier New" w:cs="Courier New"/>
          <w:color w:val="303641"/>
          <w:sz w:val="18"/>
          <w:szCs w:val="18"/>
        </w:rPr>
        <w:t xml:space="preserve">        f"{background_directive}"</w:t>
      </w:r>
    </w:p>
    <w:p w14:paraId="754C5470" w14:textId="77777777" w:rsidR="00FF2FC6" w:rsidRDefault="00000000">
      <w:pPr>
        <w:shd w:val="clear" w:color="auto" w:fill="F6F4EE"/>
        <w:ind w:left="360"/>
      </w:pPr>
      <w:r>
        <w:rPr>
          <w:rFonts w:ascii="Courier New" w:eastAsia="Courier New" w:hAnsi="Courier New" w:cs="Courier New"/>
          <w:color w:val="303641"/>
          <w:sz w:val="18"/>
          <w:szCs w:val="18"/>
        </w:rPr>
        <w:t xml:space="preserve">        f"STRICT CONSTRAINTS: illustration only (NOT photorealistic), "</w:t>
      </w:r>
    </w:p>
    <w:p w14:paraId="0C5031D8" w14:textId="77777777" w:rsidR="00FF2FC6" w:rsidRDefault="00000000">
      <w:pPr>
        <w:shd w:val="clear" w:color="auto" w:fill="F6F4EE"/>
        <w:ind w:left="360"/>
      </w:pPr>
      <w:r>
        <w:rPr>
          <w:rFonts w:ascii="Courier New" w:eastAsia="Courier New" w:hAnsi="Courier New" w:cs="Courier New"/>
          <w:color w:val="303641"/>
          <w:sz w:val="18"/>
          <w:szCs w:val="18"/>
        </w:rPr>
        <w:t xml:space="preserve">        f"absolutely no text, no letters, no words, no logos, no watermarks, "</w:t>
      </w:r>
    </w:p>
    <w:p w14:paraId="7B94E72F" w14:textId="77777777" w:rsidR="00FF2FC6" w:rsidRDefault="00000000">
      <w:pPr>
        <w:shd w:val="clear" w:color="auto" w:fill="F6F4EE"/>
        <w:ind w:left="360"/>
      </w:pPr>
      <w:r>
        <w:rPr>
          <w:rFonts w:ascii="Courier New" w:eastAsia="Courier New" w:hAnsi="Courier New" w:cs="Courier New"/>
          <w:color w:val="303641"/>
          <w:sz w:val="18"/>
          <w:szCs w:val="18"/>
        </w:rPr>
        <w:t xml:space="preserve">        f"no UI elements, no charts with labels."</w:t>
      </w:r>
    </w:p>
    <w:p w14:paraId="1A75ED5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1FC2DB"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prompt</w:t>
      </w:r>
    </w:p>
    <w:p w14:paraId="12831CA2" w14:textId="77777777" w:rsidR="00FF2FC6" w:rsidRDefault="00000000">
      <w:pPr>
        <w:pStyle w:val="2"/>
      </w:pPr>
      <w:r>
        <w:t>§4.6 Aspect Ratio 16:9 の強制</w:t>
      </w:r>
    </w:p>
    <w:p w14:paraId="4AEE3ADB" w14:textId="77777777" w:rsidR="00FF2FC6" w:rsidRDefault="00000000">
      <w:pPr>
        <w:pStyle w:val="3"/>
      </w:pPr>
      <w:r>
        <w:t>§4.6.1 プロンプト内テキストだけでは不十分</w:t>
      </w:r>
    </w:p>
    <w:p w14:paraId="3054D2C1" w14:textId="77777777" w:rsidR="00FF2FC6" w:rsidRDefault="00000000">
      <w:pPr>
        <w:spacing w:after="120"/>
      </w:pPr>
      <w:r>
        <w:rPr>
          <w:rFonts w:eastAsia="Helvetica Neue"/>
        </w:rPr>
        <w:t>Gemini 2.5 Flash Image は自然言語の「16:9 aspect ratio」指示を弱く扱い、デフォルトで 1024×1024 (正方形) を返す傾向がある (現状の実配信が 1024×1024 である実証済み)。</w:t>
      </w:r>
    </w:p>
    <w:p w14:paraId="4125FEDE" w14:textId="77777777" w:rsidR="00FF2FC6" w:rsidRDefault="00000000">
      <w:pPr>
        <w:pStyle w:val="3"/>
      </w:pPr>
      <w:r>
        <w:t>§4.6.2 API パラメータでの明示指定</w:t>
      </w:r>
    </w:p>
    <w:p w14:paraId="69AF72CC" w14:textId="77777777" w:rsidR="00FF2FC6" w:rsidRDefault="00000000">
      <w:pPr>
        <w:shd w:val="clear" w:color="auto" w:fill="F6F4EE"/>
        <w:ind w:left="360"/>
      </w:pPr>
      <w:r>
        <w:rPr>
          <w:rFonts w:ascii="Courier New" w:eastAsia="Courier New" w:hAnsi="Courier New" w:cs="Courier New"/>
          <w:color w:val="303641"/>
          <w:sz w:val="18"/>
          <w:szCs w:val="18"/>
        </w:rPr>
        <w:t>payload = {</w:t>
      </w:r>
    </w:p>
    <w:p w14:paraId="0AD3E862" w14:textId="77777777" w:rsidR="00FF2FC6" w:rsidRDefault="00000000">
      <w:pPr>
        <w:shd w:val="clear" w:color="auto" w:fill="F6F4EE"/>
        <w:ind w:left="360"/>
      </w:pPr>
      <w:r>
        <w:rPr>
          <w:rFonts w:ascii="Courier New" w:eastAsia="Courier New" w:hAnsi="Courier New" w:cs="Courier New"/>
          <w:color w:val="303641"/>
          <w:sz w:val="18"/>
          <w:szCs w:val="18"/>
        </w:rPr>
        <w:t xml:space="preserve">    "contents": [{</w:t>
      </w:r>
    </w:p>
    <w:p w14:paraId="7E86BD22" w14:textId="77777777" w:rsidR="00FF2FC6" w:rsidRDefault="00000000">
      <w:pPr>
        <w:shd w:val="clear" w:color="auto" w:fill="F6F4EE"/>
        <w:ind w:left="360"/>
      </w:pPr>
      <w:r>
        <w:rPr>
          <w:rFonts w:ascii="Courier New" w:eastAsia="Courier New" w:hAnsi="Courier New" w:cs="Courier New"/>
          <w:color w:val="303641"/>
          <w:sz w:val="18"/>
          <w:szCs w:val="18"/>
        </w:rPr>
        <w:t xml:space="preserve">        "parts": [{"text": prompt}],</w:t>
      </w:r>
    </w:p>
    <w:p w14:paraId="1212B0C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14534D" w14:textId="77777777" w:rsidR="00FF2FC6" w:rsidRDefault="00000000">
      <w:pPr>
        <w:shd w:val="clear" w:color="auto" w:fill="F6F4EE"/>
        <w:ind w:left="360"/>
      </w:pPr>
      <w:r>
        <w:rPr>
          <w:rFonts w:ascii="Courier New" w:eastAsia="Courier New" w:hAnsi="Courier New" w:cs="Courier New"/>
          <w:color w:val="303641"/>
          <w:sz w:val="18"/>
          <w:szCs w:val="18"/>
        </w:rPr>
        <w:t xml:space="preserve">    "generationConfig": {</w:t>
      </w:r>
    </w:p>
    <w:p w14:paraId="10CC93BB"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"responseModalities": ["IMAGE"],</w:t>
      </w:r>
    </w:p>
    <w:p w14:paraId="134C2FD9" w14:textId="77777777" w:rsidR="00FF2FC6" w:rsidRDefault="00000000">
      <w:pPr>
        <w:shd w:val="clear" w:color="auto" w:fill="F6F4EE"/>
        <w:ind w:left="360"/>
      </w:pPr>
      <w:r>
        <w:rPr>
          <w:rFonts w:ascii="Courier New" w:eastAsia="Courier New" w:hAnsi="Courier New" w:cs="Courier New"/>
          <w:color w:val="303641"/>
          <w:sz w:val="18"/>
          <w:szCs w:val="18"/>
        </w:rPr>
        <w:t xml:space="preserve">        "imageConfig": {</w:t>
      </w:r>
    </w:p>
    <w:p w14:paraId="6CD4532C" w14:textId="77777777" w:rsidR="00FF2FC6" w:rsidRDefault="00000000">
      <w:pPr>
        <w:shd w:val="clear" w:color="auto" w:fill="F6F4EE"/>
        <w:ind w:left="360"/>
      </w:pPr>
      <w:r>
        <w:rPr>
          <w:rFonts w:ascii="Courier New" w:eastAsia="Courier New" w:hAnsi="Courier New" w:cs="Courier New"/>
          <w:color w:val="303641"/>
          <w:sz w:val="18"/>
          <w:szCs w:val="18"/>
        </w:rPr>
        <w:t xml:space="preserve">            "aspectRatio": "16:9",</w:t>
      </w:r>
    </w:p>
    <w:p w14:paraId="2887B9C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9EF6F7E" w14:textId="77777777" w:rsidR="00FF2FC6" w:rsidRDefault="00000000">
      <w:pPr>
        <w:shd w:val="clear" w:color="auto" w:fill="F6F4EE"/>
        <w:ind w:left="360"/>
      </w:pPr>
      <w:r>
        <w:rPr>
          <w:rFonts w:ascii="Courier New" w:eastAsia="Courier New" w:hAnsi="Courier New" w:cs="Courier New"/>
          <w:color w:val="303641"/>
          <w:sz w:val="18"/>
          <w:szCs w:val="18"/>
        </w:rPr>
        <w:lastRenderedPageBreak/>
        <w:t xml:space="preserve">    },</w:t>
      </w:r>
    </w:p>
    <w:p w14:paraId="7195314D" w14:textId="77777777" w:rsidR="00FF2FC6" w:rsidRDefault="00000000">
      <w:pPr>
        <w:shd w:val="clear" w:color="auto" w:fill="F6F4EE"/>
        <w:ind w:left="360"/>
      </w:pPr>
      <w:r>
        <w:rPr>
          <w:rFonts w:ascii="Courier New" w:eastAsia="Courier New" w:hAnsi="Courier New" w:cs="Courier New"/>
          <w:color w:val="303641"/>
          <w:sz w:val="18"/>
          <w:szCs w:val="18"/>
        </w:rPr>
        <w:t>}</w:t>
      </w:r>
    </w:p>
    <w:p w14:paraId="039152D5" w14:textId="77777777" w:rsidR="00FF2FC6" w:rsidRDefault="00000000">
      <w:pPr>
        <w:pStyle w:val="3"/>
      </w:pPr>
      <w:r>
        <w:t>§4.6.3 実装時の確認事項</w:t>
      </w:r>
    </w:p>
    <w:p w14:paraId="79237298" w14:textId="77777777" w:rsidR="00FF2FC6" w:rsidRDefault="00000000">
      <w:pPr>
        <w:pStyle w:val="a4"/>
        <w:numPr>
          <w:ilvl w:val="0"/>
          <w:numId w:val="2"/>
        </w:numPr>
        <w:spacing w:after="80"/>
      </w:pPr>
      <w:r>
        <w:rPr>
          <w:rFonts w:eastAsia="Helvetica Neue"/>
        </w:rPr>
        <w:t>google-generativeai SDK のバージョンを確認 (pip show google-generativeai)</w:t>
      </w:r>
    </w:p>
    <w:p w14:paraId="5FF01A6B" w14:textId="77777777" w:rsidR="00FF2FC6" w:rsidRDefault="00000000">
      <w:pPr>
        <w:pStyle w:val="a4"/>
        <w:numPr>
          <w:ilvl w:val="0"/>
          <w:numId w:val="2"/>
        </w:numPr>
        <w:spacing w:after="80"/>
      </w:pPr>
      <w:r>
        <w:rPr>
          <w:rFonts w:eastAsia="Helvetica Neue"/>
        </w:rPr>
        <w:t>バージョンによって aspectRatio / aspect_ratio / IMAGE_CONFIG の命名が異なるため、実装時に公式ドキュメントで最新仕様を確認すること</w:t>
      </w:r>
    </w:p>
    <w:p w14:paraId="1932559D" w14:textId="77777777" w:rsidR="00FF2FC6" w:rsidRDefault="00000000">
      <w:pPr>
        <w:pStyle w:val="a4"/>
        <w:numPr>
          <w:ilvl w:val="0"/>
          <w:numId w:val="2"/>
        </w:numPr>
        <w:spacing w:after="80"/>
      </w:pPr>
      <w:r>
        <w:rPr>
          <w:rFonts w:eastAsia="Helvetica Neue"/>
        </w:rPr>
        <w:t>API 側で指定不可なバージョンの場合は、生成後に Pillow で 1920×1080 にクロップする fallback を実装</w:t>
      </w:r>
    </w:p>
    <w:p w14:paraId="3B0B1A3D" w14:textId="77777777" w:rsidR="00FF2FC6" w:rsidRDefault="00000000">
      <w:pPr>
        <w:pStyle w:val="3"/>
      </w:pPr>
      <w:r>
        <w:t>§4.6.4 実配信結果 (2026-04-22)</w:t>
      </w:r>
    </w:p>
    <w:p w14:paraId="33FA6476" w14:textId="77777777" w:rsidR="00FF2FC6" w:rsidRDefault="00000000">
      <w:pPr>
        <w:spacing w:after="120"/>
      </w:pPr>
      <w:r>
        <w:rPr>
          <w:rFonts w:eastAsia="Helvetica Neue"/>
          <w:color w:val="2F6B3D"/>
        </w:rPr>
        <w:t>urllib ベース (SDK 非使用) の直叩き実装で imageConfig.aspectRatio="16:9" を指定した結果、4 ソース全てが 1344×768 (aspect 1.750、16:9 からの乖離 1.6%、許容値 ±5% 以内) で出力された。API 側強制が機能している。</w:t>
      </w:r>
    </w:p>
    <w:p w14:paraId="27ECD597" w14:textId="77777777" w:rsidR="00FF2FC6" w:rsidRDefault="00000000">
      <w:r>
        <w:br w:type="page"/>
      </w:r>
    </w:p>
    <w:p w14:paraId="43CAC9B6" w14:textId="77777777" w:rsidR="00FF2FC6" w:rsidRDefault="00000000">
      <w:pPr>
        <w:pStyle w:val="2"/>
      </w:pPr>
      <w:r>
        <w:lastRenderedPageBreak/>
        <w:t>§4.7 失敗検知・リトライ・fallback</w:t>
      </w:r>
    </w:p>
    <w:p w14:paraId="55A92C60" w14:textId="77777777" w:rsidR="00FF2FC6" w:rsidRDefault="00000000">
      <w:pPr>
        <w:pStyle w:val="3"/>
      </w:pPr>
      <w:r>
        <w:t>§4.7.1 抽象名詞ブラックリスト (強化版) — 全 24 語</w:t>
      </w:r>
    </w:p>
    <w:p w14:paraId="56182FDF" w14:textId="77777777" w:rsidR="00FF2FC6" w:rsidRDefault="00000000">
      <w:pPr>
        <w:shd w:val="clear" w:color="auto" w:fill="F6F4EE"/>
        <w:ind w:left="360"/>
      </w:pPr>
      <w:r>
        <w:rPr>
          <w:rFonts w:ascii="Courier New" w:eastAsia="Courier New" w:hAnsi="Courier New" w:cs="Courier New"/>
          <w:color w:val="303641"/>
          <w:sz w:val="18"/>
          <w:szCs w:val="18"/>
        </w:rPr>
        <w:t>ABSTRACT_NOUN_BLACKLIST = {</w:t>
      </w:r>
    </w:p>
    <w:p w14:paraId="78F16569" w14:textId="77777777" w:rsidR="00FF2FC6" w:rsidRDefault="00000000">
      <w:pPr>
        <w:shd w:val="clear" w:color="auto" w:fill="F6F4EE"/>
        <w:ind w:left="360"/>
      </w:pPr>
      <w:r>
        <w:rPr>
          <w:rFonts w:ascii="Courier New" w:eastAsia="Courier New" w:hAnsi="Courier New" w:cs="Courier New"/>
          <w:color w:val="303641"/>
          <w:sz w:val="18"/>
          <w:szCs w:val="18"/>
        </w:rPr>
        <w:t xml:space="preserve">    # v1.0 からの引き継ぎ (9 語)</w:t>
      </w:r>
    </w:p>
    <w:p w14:paraId="5FCC6075" w14:textId="77777777" w:rsidR="00FF2FC6" w:rsidRDefault="00000000">
      <w:pPr>
        <w:shd w:val="clear" w:color="auto" w:fill="F6F4EE"/>
        <w:ind w:left="360"/>
      </w:pPr>
      <w:r>
        <w:rPr>
          <w:rFonts w:ascii="Courier New" w:eastAsia="Courier New" w:hAnsi="Courier New" w:cs="Courier New"/>
          <w:color w:val="303641"/>
          <w:sz w:val="18"/>
          <w:szCs w:val="18"/>
        </w:rPr>
        <w:t xml:space="preserve">    "growth", "risk", "trend", "market", "economy", "strategy",</w:t>
      </w:r>
    </w:p>
    <w:p w14:paraId="3E9D5753" w14:textId="77777777" w:rsidR="00FF2FC6" w:rsidRDefault="00000000">
      <w:pPr>
        <w:shd w:val="clear" w:color="auto" w:fill="F6F4EE"/>
        <w:ind w:left="360"/>
      </w:pPr>
      <w:r>
        <w:rPr>
          <w:rFonts w:ascii="Courier New" w:eastAsia="Courier New" w:hAnsi="Courier New" w:cs="Courier New"/>
          <w:color w:val="303641"/>
          <w:sz w:val="18"/>
          <w:szCs w:val="18"/>
        </w:rPr>
        <w:t xml:space="preserve">    "future", "change", "impact",</w:t>
      </w:r>
    </w:p>
    <w:p w14:paraId="352BD76E" w14:textId="77777777" w:rsidR="00FF2FC6" w:rsidRDefault="00000000">
      <w:pPr>
        <w:shd w:val="clear" w:color="auto" w:fill="F6F4EE"/>
        <w:ind w:left="360"/>
      </w:pPr>
      <w:r>
        <w:rPr>
          <w:rFonts w:ascii="Courier New" w:eastAsia="Courier New" w:hAnsi="Courier New" w:cs="Courier New"/>
          <w:color w:val="303641"/>
          <w:sz w:val="18"/>
          <w:szCs w:val="18"/>
        </w:rPr>
        <w:t xml:space="preserve">    # v1.1 追加 (金融・ビジネスニュースで頻出、10 語)</w:t>
      </w:r>
    </w:p>
    <w:p w14:paraId="6DF46D5A" w14:textId="77777777" w:rsidR="00FF2FC6" w:rsidRDefault="00000000">
      <w:pPr>
        <w:shd w:val="clear" w:color="auto" w:fill="F6F4EE"/>
        <w:ind w:left="360"/>
      </w:pPr>
      <w:r>
        <w:rPr>
          <w:rFonts w:ascii="Courier New" w:eastAsia="Courier New" w:hAnsi="Courier New" w:cs="Courier New"/>
          <w:color w:val="303641"/>
          <w:sz w:val="18"/>
          <w:szCs w:val="18"/>
        </w:rPr>
        <w:t xml:space="preserve">    "innovation", "disruption", "transformation", "opportunity", "challenge",</w:t>
      </w:r>
    </w:p>
    <w:p w14:paraId="55140018" w14:textId="77777777" w:rsidR="00FF2FC6" w:rsidRDefault="00000000">
      <w:pPr>
        <w:shd w:val="clear" w:color="auto" w:fill="F6F4EE"/>
        <w:ind w:left="360"/>
      </w:pPr>
      <w:r>
        <w:rPr>
          <w:rFonts w:ascii="Courier New" w:eastAsia="Courier New" w:hAnsi="Courier New" w:cs="Courier New"/>
          <w:color w:val="303641"/>
          <w:sz w:val="18"/>
          <w:szCs w:val="18"/>
        </w:rPr>
        <w:t xml:space="preserve">    "landscape", "dynamics", "ecosystem", "momentum", "outlook",</w:t>
      </w:r>
    </w:p>
    <w:p w14:paraId="7B546FDB" w14:textId="77777777" w:rsidR="00FF2FC6" w:rsidRDefault="00000000">
      <w:pPr>
        <w:shd w:val="clear" w:color="auto" w:fill="F6F4EE"/>
        <w:ind w:left="360"/>
      </w:pPr>
      <w:r>
        <w:rPr>
          <w:rFonts w:ascii="Courier New" w:eastAsia="Courier New" w:hAnsi="Courier New" w:cs="Courier New"/>
          <w:color w:val="303641"/>
          <w:sz w:val="18"/>
          <w:szCs w:val="18"/>
        </w:rPr>
        <w:t xml:space="preserve">    # さらなる抽象語 (5 語)</w:t>
      </w:r>
    </w:p>
    <w:p w14:paraId="71542E46" w14:textId="77777777" w:rsidR="00FF2FC6" w:rsidRDefault="00000000">
      <w:pPr>
        <w:shd w:val="clear" w:color="auto" w:fill="F6F4EE"/>
        <w:ind w:left="360"/>
      </w:pPr>
      <w:r>
        <w:rPr>
          <w:rFonts w:ascii="Courier New" w:eastAsia="Courier New" w:hAnsi="Courier New" w:cs="Courier New"/>
          <w:color w:val="303641"/>
          <w:sz w:val="18"/>
          <w:szCs w:val="18"/>
        </w:rPr>
        <w:t xml:space="preserve">    "potential", "value", "performance", "competition", "advantage",</w:t>
      </w:r>
    </w:p>
    <w:p w14:paraId="45802E16" w14:textId="77777777" w:rsidR="00FF2FC6" w:rsidRDefault="00000000">
      <w:pPr>
        <w:shd w:val="clear" w:color="auto" w:fill="F6F4EE"/>
        <w:ind w:left="360"/>
      </w:pPr>
      <w:r>
        <w:rPr>
          <w:rFonts w:ascii="Courier New" w:eastAsia="Courier New" w:hAnsi="Courier New" w:cs="Courier New"/>
          <w:color w:val="303641"/>
          <w:sz w:val="18"/>
          <w:szCs w:val="18"/>
        </w:rPr>
        <w:t>}</w:t>
      </w:r>
    </w:p>
    <w:p w14:paraId="6174E92B" w14:textId="77777777" w:rsidR="00FF2FC6" w:rsidRDefault="00000000">
      <w:pPr>
        <w:pStyle w:val="3"/>
      </w:pPr>
      <w:r>
        <w:t>§4.7.2 リトライ判定</w:t>
      </w:r>
    </w:p>
    <w:p w14:paraId="5D21F507" w14:textId="77777777" w:rsidR="00FF2FC6" w:rsidRDefault="00000000">
      <w:pPr>
        <w:spacing w:after="120"/>
      </w:pPr>
      <w:r>
        <w:rPr>
          <w:rFonts w:eastAsia="Helvetica Neue"/>
        </w:rPr>
        <w:t>以下のいずれかに該当したら 1 回だけ再試行:</w:t>
      </w:r>
    </w:p>
    <w:p w14:paraId="7AC208A6" w14:textId="77777777" w:rsidR="00FF2FC6" w:rsidRDefault="00000000">
      <w:pPr>
        <w:pStyle w:val="a4"/>
        <w:numPr>
          <w:ilvl w:val="0"/>
          <w:numId w:val="2"/>
        </w:numPr>
        <w:spacing w:after="80"/>
      </w:pPr>
      <w:r>
        <w:rPr>
          <w:rFonts w:eastAsia="Helvetica Neue"/>
        </w:rPr>
        <w:t>primary_subject_noun に ABSTRACT_NOUN_BLACKLIST の語が含まれる (小文字比較)</w:t>
      </w:r>
    </w:p>
    <w:p w14:paraId="00D2B2DB" w14:textId="77777777" w:rsidR="00FF2FC6" w:rsidRDefault="00000000">
      <w:pPr>
        <w:pStyle w:val="a4"/>
        <w:numPr>
          <w:ilvl w:val="0"/>
          <w:numId w:val="2"/>
        </w:numPr>
        <w:spacing w:after="80"/>
      </w:pPr>
      <w:r>
        <w:rPr>
          <w:rFonts w:eastAsia="Helvetica Neue"/>
        </w:rPr>
        <w:t>primary_subject_noun が 2 語以下 (冠詞を除く)</w:t>
      </w:r>
    </w:p>
    <w:p w14:paraId="2E243A46" w14:textId="77777777" w:rsidR="00FF2FC6" w:rsidRDefault="00000000">
      <w:pPr>
        <w:pStyle w:val="a4"/>
        <w:numPr>
          <w:ilvl w:val="0"/>
          <w:numId w:val="2"/>
        </w:numPr>
        <w:spacing w:after="80"/>
      </w:pPr>
      <w:r>
        <w:rPr>
          <w:rFonts w:eastAsia="Helvetica Neue"/>
        </w:rPr>
        <w:t>JSON パース失敗</w:t>
      </w:r>
    </w:p>
    <w:p w14:paraId="3EDC6A8B" w14:textId="77777777" w:rsidR="00FF2FC6" w:rsidRDefault="00000000">
      <w:pPr>
        <w:pStyle w:val="3"/>
      </w:pPr>
      <w:r>
        <w:t>§4.7.3 リトライ時の追加指示</w:t>
      </w:r>
    </w:p>
    <w:p w14:paraId="28F0370B" w14:textId="77777777" w:rsidR="00FF2FC6" w:rsidRDefault="00000000">
      <w:pPr>
        <w:shd w:val="clear" w:color="auto" w:fill="F6F4EE"/>
        <w:ind w:left="360"/>
      </w:pPr>
      <w:r>
        <w:rPr>
          <w:rFonts w:ascii="Courier New" w:eastAsia="Courier New" w:hAnsi="Courier New" w:cs="Courier New"/>
          <w:color w:val="303641"/>
          <w:sz w:val="18"/>
          <w:szCs w:val="18"/>
        </w:rPr>
        <w:t>RETRY_EXTRA_INSTRUCTION = (</w:t>
      </w:r>
    </w:p>
    <w:p w14:paraId="227C6961" w14:textId="77777777" w:rsidR="00FF2FC6" w:rsidRDefault="00000000">
      <w:pPr>
        <w:shd w:val="clear" w:color="auto" w:fill="F6F4EE"/>
        <w:ind w:left="360"/>
      </w:pPr>
      <w:r>
        <w:rPr>
          <w:rFonts w:ascii="Courier New" w:eastAsia="Courier New" w:hAnsi="Courier New" w:cs="Courier New"/>
          <w:color w:val="303641"/>
          <w:sz w:val="18"/>
          <w:szCs w:val="18"/>
        </w:rPr>
        <w:t xml:space="preserve">    "Your previous output was too abstract. The primary_subject_noun must be "</w:t>
      </w:r>
    </w:p>
    <w:p w14:paraId="19E3738D" w14:textId="77777777" w:rsidR="00FF2FC6" w:rsidRDefault="00000000">
      <w:pPr>
        <w:shd w:val="clear" w:color="auto" w:fill="F6F4EE"/>
        <w:ind w:left="360"/>
      </w:pPr>
      <w:r>
        <w:rPr>
          <w:rFonts w:ascii="Courier New" w:eastAsia="Courier New" w:hAnsi="Courier New" w:cs="Courier New"/>
          <w:color w:val="303641"/>
          <w:sz w:val="18"/>
          <w:szCs w:val="18"/>
        </w:rPr>
        <w:t xml:space="preserve">    "a physically drawable object that a child could recognize. "</w:t>
      </w:r>
    </w:p>
    <w:p w14:paraId="45D49C5F" w14:textId="77777777" w:rsidR="00FF2FC6" w:rsidRDefault="00000000">
      <w:pPr>
        <w:shd w:val="clear" w:color="auto" w:fill="F6F4EE"/>
        <w:ind w:left="360"/>
      </w:pPr>
      <w:r>
        <w:rPr>
          <w:rFonts w:ascii="Courier New" w:eastAsia="Courier New" w:hAnsi="Courier New" w:cs="Courier New"/>
          <w:color w:val="303641"/>
          <w:sz w:val="18"/>
          <w:szCs w:val="18"/>
        </w:rPr>
        <w:t xml:space="preserve">    'Examples of GOOD nouns: "a cyclist", "a skyscraper", "a golden coin", '</w:t>
      </w:r>
    </w:p>
    <w:p w14:paraId="087FD28A" w14:textId="77777777" w:rsidR="00FF2FC6" w:rsidRDefault="00000000">
      <w:pPr>
        <w:shd w:val="clear" w:color="auto" w:fill="F6F4EE"/>
        <w:ind w:left="360"/>
      </w:pPr>
      <w:r>
        <w:rPr>
          <w:rFonts w:ascii="Courier New" w:eastAsia="Courier New" w:hAnsi="Courier New" w:cs="Courier New"/>
          <w:color w:val="303641"/>
          <w:sz w:val="18"/>
          <w:szCs w:val="18"/>
        </w:rPr>
        <w:t xml:space="preserve">    '"a chess piece", "a suitcase". Retry with a more concrete noun.'</w:t>
      </w:r>
    </w:p>
    <w:p w14:paraId="2ABCAC6F" w14:textId="77777777" w:rsidR="00FF2FC6" w:rsidRDefault="00000000">
      <w:pPr>
        <w:shd w:val="clear" w:color="auto" w:fill="F6F4EE"/>
        <w:ind w:left="360"/>
      </w:pPr>
      <w:r>
        <w:rPr>
          <w:rFonts w:ascii="Courier New" w:eastAsia="Courier New" w:hAnsi="Courier New" w:cs="Courier New"/>
          <w:color w:val="303641"/>
          <w:sz w:val="18"/>
          <w:szCs w:val="18"/>
        </w:rPr>
        <w:t>)</w:t>
      </w:r>
    </w:p>
    <w:p w14:paraId="232FEFEC" w14:textId="77777777" w:rsidR="00FF2FC6" w:rsidRDefault="00000000">
      <w:pPr>
        <w:pStyle w:val="3"/>
      </w:pPr>
      <w:r>
        <w:t>§4.7.4 最終フォールバック (Gemini text 2 回失敗時の挙動)</w:t>
      </w:r>
    </w:p>
    <w:p w14:paraId="01140329" w14:textId="77777777" w:rsidR="00FF2FC6" w:rsidRDefault="00000000">
      <w:pPr>
        <w:spacing w:after="120"/>
      </w:pPr>
      <w:r>
        <w:rPr>
          <w:rFonts w:eastAsia="Helvetica Neue"/>
        </w:rPr>
        <w:t>Gemini text (JSON抽出) が 2 回失敗した場合の fallback オーケストレーション:</w:t>
      </w:r>
    </w:p>
    <w:p w14:paraId="77C9E7E0" w14:textId="77777777" w:rsidR="00FF2FC6" w:rsidRDefault="00000000">
      <w:pPr>
        <w:shd w:val="clear" w:color="auto" w:fill="F6F4EE"/>
        <w:ind w:left="360"/>
      </w:pPr>
      <w:r>
        <w:rPr>
          <w:rFonts w:ascii="Courier New" w:eastAsia="Courier New" w:hAnsi="Courier New" w:cs="Courier New"/>
          <w:color w:val="303641"/>
          <w:sz w:val="18"/>
          <w:szCs w:val="18"/>
        </w:rPr>
        <w:t>def generate_hero_with_fallback(</w:t>
      </w:r>
    </w:p>
    <w:p w14:paraId="17D16E1F" w14:textId="77777777" w:rsidR="00FF2FC6" w:rsidRDefault="00000000">
      <w:pPr>
        <w:shd w:val="clear" w:color="auto" w:fill="F6F4EE"/>
        <w:ind w:left="360"/>
      </w:pPr>
      <w:r>
        <w:rPr>
          <w:rFonts w:ascii="Courier New" w:eastAsia="Courier New" w:hAnsi="Courier New" w:cs="Courier New"/>
          <w:color w:val="303641"/>
          <w:sz w:val="18"/>
          <w:szCs w:val="18"/>
        </w:rPr>
        <w:t xml:space="preserve">    source: str, fm: dict, api_key: str</w:t>
      </w:r>
    </w:p>
    <w:p w14:paraId="587A4FEF" w14:textId="77777777" w:rsidR="00FF2FC6" w:rsidRDefault="00000000">
      <w:pPr>
        <w:shd w:val="clear" w:color="auto" w:fill="F6F4EE"/>
        <w:ind w:left="360"/>
      </w:pPr>
      <w:r>
        <w:rPr>
          <w:rFonts w:ascii="Courier New" w:eastAsia="Courier New" w:hAnsi="Courier New" w:cs="Courier New"/>
          <w:color w:val="303641"/>
          <w:sz w:val="18"/>
          <w:szCs w:val="18"/>
        </w:rPr>
        <w:t>) -&gt; Tuple[bytes, dict]:</w:t>
      </w:r>
    </w:p>
    <w:p w14:paraId="67597843" w14:textId="77777777" w:rsidR="00FF2FC6" w:rsidRDefault="00000000">
      <w:pPr>
        <w:shd w:val="clear" w:color="auto" w:fill="F6F4EE"/>
        <w:ind w:left="360"/>
      </w:pPr>
      <w:r>
        <w:rPr>
          <w:rFonts w:ascii="Courier New" w:eastAsia="Courier New" w:hAnsi="Courier New" w:cs="Courier New"/>
          <w:color w:val="303641"/>
          <w:sz w:val="18"/>
          <w:szCs w:val="18"/>
        </w:rPr>
        <w:t xml:space="preserve">    summary = (fm.get("summary") or "").strip()</w:t>
      </w:r>
    </w:p>
    <w:p w14:paraId="6E678684" w14:textId="77777777" w:rsidR="00FF2FC6" w:rsidRDefault="00000000">
      <w:pPr>
        <w:shd w:val="clear" w:color="auto" w:fill="F6F4EE"/>
        <w:ind w:left="360"/>
      </w:pPr>
      <w:r>
        <w:rPr>
          <w:rFonts w:ascii="Courier New" w:eastAsia="Courier New" w:hAnsi="Courier New" w:cs="Courier New"/>
          <w:color w:val="303641"/>
          <w:sz w:val="18"/>
          <w:szCs w:val="18"/>
        </w:rPr>
        <w:t xml:space="preserve">    meta: dict = {"path": "", "concept": None}</w:t>
      </w:r>
    </w:p>
    <w:p w14:paraId="14A070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A0A17E6" w14:textId="77777777" w:rsidR="00FF2FC6" w:rsidRDefault="00000000">
      <w:pPr>
        <w:shd w:val="clear" w:color="auto" w:fill="F6F4EE"/>
        <w:ind w:left="360"/>
      </w:pPr>
      <w:r>
        <w:rPr>
          <w:rFonts w:ascii="Courier New" w:eastAsia="Courier New" w:hAnsi="Courier New" w:cs="Courier New"/>
          <w:color w:val="303641"/>
          <w:sz w:val="18"/>
          <w:szCs w:val="18"/>
        </w:rPr>
        <w:t xml:space="preserve">    # 1. Primary path (2-stage prompt)</w:t>
      </w:r>
    </w:p>
    <w:p w14:paraId="2043D47C" w14:textId="77777777" w:rsidR="00FF2FC6" w:rsidRDefault="00000000">
      <w:pPr>
        <w:shd w:val="clear" w:color="auto" w:fill="F6F4EE"/>
        <w:ind w:left="360"/>
      </w:pPr>
      <w:r>
        <w:rPr>
          <w:rFonts w:ascii="Courier New" w:eastAsia="Courier New" w:hAnsi="Courier New" w:cs="Courier New"/>
          <w:color w:val="303641"/>
          <w:sz w:val="18"/>
          <w:szCs w:val="18"/>
        </w:rPr>
        <w:t xml:space="preserve">    if source in STYLE_DICTIONARY and summary:</w:t>
      </w:r>
    </w:p>
    <w:p w14:paraId="653B4B2C"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2EBFC4AE" w14:textId="77777777" w:rsidR="00FF2FC6" w:rsidRDefault="00000000">
      <w:pPr>
        <w:shd w:val="clear" w:color="auto" w:fill="F6F4EE"/>
        <w:ind w:left="360"/>
      </w:pPr>
      <w:r>
        <w:rPr>
          <w:rFonts w:ascii="Courier New" w:eastAsia="Courier New" w:hAnsi="Courier New" w:cs="Courier New"/>
          <w:color w:val="303641"/>
          <w:sz w:val="18"/>
          <w:szCs w:val="18"/>
        </w:rPr>
        <w:t xml:space="preserve">            concept = extract_visual_concept_with_retry(summary, api_key)</w:t>
      </w:r>
    </w:p>
    <w:p w14:paraId="0DE91E0E" w14:textId="77777777" w:rsidR="00FF2FC6" w:rsidRDefault="00000000">
      <w:pPr>
        <w:shd w:val="clear" w:color="auto" w:fill="F6F4EE"/>
        <w:ind w:left="360"/>
      </w:pPr>
      <w:r>
        <w:rPr>
          <w:rFonts w:ascii="Courier New" w:eastAsia="Courier New" w:hAnsi="Courier New" w:cs="Courier New"/>
          <w:color w:val="303641"/>
          <w:sz w:val="18"/>
          <w:szCs w:val="18"/>
        </w:rPr>
        <w:t xml:space="preserve">            style = STYLE_DICTIONARY[source]</w:t>
      </w:r>
    </w:p>
    <w:p w14:paraId="4332C691"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build_hero_prompt(</w:t>
      </w:r>
    </w:p>
    <w:p w14:paraId="0DF88D75"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subject_noun=concept["primary_subject_noun"],</w:t>
      </w:r>
    </w:p>
    <w:p w14:paraId="135780BF" w14:textId="77777777" w:rsidR="00FF2FC6" w:rsidRDefault="00000000">
      <w:pPr>
        <w:shd w:val="clear" w:color="auto" w:fill="F6F4EE"/>
        <w:ind w:left="360"/>
      </w:pPr>
      <w:r>
        <w:rPr>
          <w:rFonts w:ascii="Courier New" w:eastAsia="Courier New" w:hAnsi="Courier New" w:cs="Courier New"/>
          <w:color w:val="303641"/>
          <w:sz w:val="18"/>
          <w:szCs w:val="18"/>
        </w:rPr>
        <w:t xml:space="preserve">                metaphor=concept["visual_metaphor"],</w:t>
      </w:r>
    </w:p>
    <w:p w14:paraId="1EF2DE8E"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context=concept["contextual_detail"],</w:t>
      </w:r>
    </w:p>
    <w:p w14:paraId="6650A5C8"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style_keywords=style["style_keywords"],</w:t>
      </w:r>
    </w:p>
    <w:p w14:paraId="3EF4CC56"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category=style["category"],</w:t>
      </w:r>
    </w:p>
    <w:p w14:paraId="504FE18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38C9DB0" w14:textId="77777777" w:rsidR="00FF2FC6" w:rsidRDefault="00000000">
      <w:pPr>
        <w:shd w:val="clear" w:color="auto" w:fill="F6F4EE"/>
        <w:ind w:left="360"/>
      </w:pPr>
      <w:r>
        <w:rPr>
          <w:rFonts w:ascii="Courier New" w:eastAsia="Courier New" w:hAnsi="Courier New" w:cs="Courier New"/>
          <w:color w:val="303641"/>
          <w:sz w:val="18"/>
          <w:szCs w:val="18"/>
        </w:rPr>
        <w:t xml:space="preserve">            png = call_gemini_image(prompt, api_key)</w:t>
      </w:r>
    </w:p>
    <w:p w14:paraId="648A3D01" w14:textId="77777777" w:rsidR="00FF2FC6" w:rsidRDefault="00000000">
      <w:pPr>
        <w:shd w:val="clear" w:color="auto" w:fill="F6F4EE"/>
        <w:ind w:left="360"/>
      </w:pPr>
      <w:r>
        <w:rPr>
          <w:rFonts w:ascii="Courier New" w:eastAsia="Courier New" w:hAnsi="Courier New" w:cs="Courier New"/>
          <w:color w:val="303641"/>
          <w:sz w:val="18"/>
          <w:szCs w:val="18"/>
        </w:rPr>
        <w:t xml:space="preserve">            meta["path"] = "2-stage"</w:t>
      </w:r>
    </w:p>
    <w:p w14:paraId="265347ED" w14:textId="77777777" w:rsidR="00FF2FC6" w:rsidRDefault="00000000">
      <w:pPr>
        <w:shd w:val="clear" w:color="auto" w:fill="F6F4EE"/>
        <w:ind w:left="360"/>
      </w:pPr>
      <w:r>
        <w:rPr>
          <w:rFonts w:ascii="Courier New" w:eastAsia="Courier New" w:hAnsi="Courier New" w:cs="Courier New"/>
          <w:color w:val="303641"/>
          <w:sz w:val="18"/>
          <w:szCs w:val="18"/>
        </w:rPr>
        <w:t xml:space="preserve">            meta["concept"] = concept</w:t>
      </w:r>
    </w:p>
    <w:p w14:paraId="63FB0C89"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png, meta</w:t>
      </w:r>
    </w:p>
    <w:p w14:paraId="311CE1E0"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GeminiTextExtractionError as e:</w:t>
      </w:r>
    </w:p>
    <w:p w14:paraId="3C121CC0" w14:textId="77777777" w:rsidR="00FF2FC6" w:rsidRDefault="00000000">
      <w:pPr>
        <w:shd w:val="clear" w:color="auto" w:fill="F6F4EE"/>
        <w:ind w:left="360"/>
      </w:pPr>
      <w:r>
        <w:rPr>
          <w:rFonts w:ascii="Courier New" w:eastAsia="Courier New" w:hAnsi="Courier New" w:cs="Courier New"/>
          <w:color w:val="303641"/>
          <w:sz w:val="18"/>
          <w:szCs w:val="18"/>
        </w:rPr>
        <w:t xml:space="preserve">            log.warning(f"Gemini text failed ({e}); falling back")</w:t>
      </w:r>
    </w:p>
    <w:p w14:paraId="1DE5CB71" w14:textId="77777777" w:rsidR="00FF2FC6" w:rsidRDefault="00000000">
      <w:pPr>
        <w:shd w:val="clear" w:color="auto" w:fill="F6F4EE"/>
        <w:ind w:left="360"/>
      </w:pPr>
      <w:r>
        <w:rPr>
          <w:rFonts w:ascii="Courier New" w:eastAsia="Courier New" w:hAnsi="Courier New" w:cs="Courier New"/>
          <w:color w:val="303641"/>
          <w:sz w:val="18"/>
          <w:szCs w:val="18"/>
        </w:rPr>
        <w:t xml:space="preserve">            # fall through to legacy path</w:t>
      </w:r>
    </w:p>
    <w:p w14:paraId="13BA71C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2AC0DA6" w14:textId="77777777" w:rsidR="00FF2FC6" w:rsidRDefault="00000000">
      <w:pPr>
        <w:shd w:val="clear" w:color="auto" w:fill="F6F4EE"/>
        <w:ind w:left="360"/>
      </w:pPr>
      <w:r>
        <w:rPr>
          <w:rFonts w:ascii="Courier New" w:eastAsia="Courier New" w:hAnsi="Courier New" w:cs="Courier New"/>
          <w:color w:val="303641"/>
          <w:sz w:val="18"/>
          <w:szCs w:val="18"/>
        </w:rPr>
        <w:t xml:space="preserve">    # 2. Fallback path (legacy direct summary)</w:t>
      </w:r>
    </w:p>
    <w:p w14:paraId="4D948D25"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build_prompt(source, fm)  # SECTION_STYLES ベース</w:t>
      </w:r>
    </w:p>
    <w:p w14:paraId="56F7973C" w14:textId="77777777" w:rsidR="00FF2FC6" w:rsidRDefault="00000000">
      <w:pPr>
        <w:shd w:val="clear" w:color="auto" w:fill="F6F4EE"/>
        <w:ind w:left="360"/>
      </w:pPr>
      <w:r>
        <w:rPr>
          <w:rFonts w:ascii="Courier New" w:eastAsia="Courier New" w:hAnsi="Courier New" w:cs="Courier New"/>
          <w:color w:val="303641"/>
          <w:sz w:val="18"/>
          <w:szCs w:val="18"/>
        </w:rPr>
        <w:t xml:space="preserve">    png = call_gemini_image(prompt, api_key)</w:t>
      </w:r>
    </w:p>
    <w:p w14:paraId="7371CDFB" w14:textId="77777777" w:rsidR="00FF2FC6" w:rsidRDefault="00000000">
      <w:pPr>
        <w:shd w:val="clear" w:color="auto" w:fill="F6F4EE"/>
        <w:ind w:left="360"/>
      </w:pPr>
      <w:r>
        <w:rPr>
          <w:rFonts w:ascii="Courier New" w:eastAsia="Courier New" w:hAnsi="Courier New" w:cs="Courier New"/>
          <w:color w:val="303641"/>
          <w:sz w:val="18"/>
          <w:szCs w:val="18"/>
        </w:rPr>
        <w:t xml:space="preserve">    meta["path"] = "legacy"</w:t>
      </w:r>
    </w:p>
    <w:p w14:paraId="6FF819AE"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png, meta</w:t>
      </w:r>
    </w:p>
    <w:p w14:paraId="1BFE2006" w14:textId="77777777" w:rsidR="00FF2FC6" w:rsidRDefault="00000000">
      <w:pPr>
        <w:spacing w:after="120"/>
      </w:pPr>
      <w:r>
        <w:rPr>
          <w:rFonts w:eastAsia="Helvetica Neue"/>
          <w:b/>
          <w:bCs/>
          <w:color w:val="A86A1A"/>
        </w:rPr>
        <w:lastRenderedPageBreak/>
        <w:t>【v1.3 既知課題】 legacy fallback の SECTION_STYLES / COMMON_STYLE が "Photorealistic" を明示指定しており、2-stage 失敗時に写真調画像が出力される。§8.2 / §9.2 参照。</w:t>
      </w:r>
    </w:p>
    <w:p w14:paraId="7F1F4ABC" w14:textId="77777777" w:rsidR="00FF2FC6" w:rsidRDefault="00000000">
      <w:r>
        <w:br w:type="page"/>
      </w:r>
    </w:p>
    <w:p w14:paraId="6E831637" w14:textId="77777777" w:rsidR="00FF2FC6" w:rsidRDefault="00000000">
      <w:pPr>
        <w:pStyle w:val="2"/>
      </w:pPr>
      <w:r>
        <w:lastRenderedPageBreak/>
        <w:t>§4.8 ログ出力仕様</w:t>
      </w:r>
    </w:p>
    <w:p w14:paraId="35F828DA" w14:textId="77777777" w:rsidR="00FF2FC6" w:rsidRDefault="00000000">
      <w:pPr>
        <w:pStyle w:val="3"/>
      </w:pPr>
      <w:r>
        <w:t>§4.8.1 出力先</w:t>
      </w:r>
    </w:p>
    <w:p w14:paraId="0C440A31" w14:textId="77777777" w:rsidR="00FF2FC6" w:rsidRDefault="00000000">
      <w:pPr>
        <w:spacing w:after="120"/>
      </w:pPr>
      <w:r>
        <w:rPr>
          <w:rFonts w:eastAsia="Helvetica Neue"/>
        </w:rPr>
        <w:t>~/newsletter-dashboard/logs/hero_generation.log</w:t>
      </w:r>
    </w:p>
    <w:p w14:paraId="2947A8DC" w14:textId="77777777" w:rsidR="00FF2FC6" w:rsidRDefault="00000000">
      <w:pPr>
        <w:pStyle w:val="3"/>
      </w:pPr>
      <w:r>
        <w:t>§4.8.2 ログレベル分離</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2FC6" w14:paraId="06E19A07" w14:textId="77777777">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D25B618" w14:textId="77777777" w:rsidR="00FF2FC6" w:rsidRDefault="00000000">
            <w:r>
              <w:rPr>
                <w:rFonts w:eastAsia="Helvetica Neue"/>
                <w:b/>
                <w:bCs/>
                <w:color w:val="FFFFFF"/>
                <w:sz w:val="20"/>
                <w:szCs w:val="20"/>
              </w:rPr>
              <w:t>レベル</w:t>
            </w:r>
          </w:p>
        </w:tc>
        <w:tc>
          <w:tcPr>
            <w:tcW w:w="7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AC79D12" w14:textId="77777777" w:rsidR="00FF2FC6" w:rsidRDefault="00000000">
            <w:r>
              <w:rPr>
                <w:rFonts w:eastAsia="Helvetica Neue"/>
                <w:b/>
                <w:bCs/>
                <w:color w:val="FFFFFF"/>
                <w:sz w:val="20"/>
                <w:szCs w:val="20"/>
              </w:rPr>
              <w:t>内容</w:t>
            </w:r>
          </w:p>
        </w:tc>
      </w:tr>
      <w:tr w:rsidR="00FF2FC6" w14:paraId="1AFDC4F6"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7DEB3F8" w14:textId="77777777" w:rsidR="00FF2FC6" w:rsidRDefault="00000000">
            <w:r>
              <w:rPr>
                <w:rFonts w:eastAsia="Helvetica Neue"/>
                <w:sz w:val="20"/>
                <w:szCs w:val="20"/>
              </w:rPr>
              <w:t>INFO</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5AAF820" w14:textId="77777777" w:rsidR="00FF2FC6" w:rsidRDefault="00000000">
            <w:r>
              <w:rPr>
                <w:rFonts w:eastAsia="Helvetica Neue"/>
                <w:sz w:val="20"/>
                <w:szCs w:val="20"/>
              </w:rPr>
              <w:t>成功/失敗、media、slug、所要時間、daily call count、extraction_method (2-stage/legacy)、style_category、retry_count</w:t>
            </w:r>
          </w:p>
        </w:tc>
      </w:tr>
      <w:tr w:rsidR="00FF2FC6" w14:paraId="200B3B34"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479C2F9" w14:textId="77777777" w:rsidR="00FF2FC6" w:rsidRDefault="00000000">
            <w:r>
              <w:rPr>
                <w:rFonts w:eastAsia="Helvetica Neue"/>
                <w:sz w:val="20"/>
                <w:szCs w:val="20"/>
              </w:rPr>
              <w:t>DEBUG (opt-in)</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398760" w14:textId="77777777" w:rsidR="00FF2FC6" w:rsidRDefault="00000000">
            <w:r>
              <w:rPr>
                <w:rFonts w:eastAsia="Helvetica Neue"/>
                <w:sz w:val="20"/>
                <w:szCs w:val="20"/>
              </w:rPr>
              <w:t>全プロンプト、JSON 抽出結果、Gemini raw response</w:t>
            </w:r>
          </w:p>
        </w:tc>
      </w:tr>
    </w:tbl>
    <w:p w14:paraId="69EAFEBF" w14:textId="77777777" w:rsidR="00FF2FC6" w:rsidRDefault="00000000">
      <w:pPr>
        <w:pStyle w:val="3"/>
      </w:pPr>
      <w:r>
        <w:t>§4.8.3 INFO レベル出力例</w:t>
      </w:r>
    </w:p>
    <w:p w14:paraId="773BE2D0" w14:textId="77777777" w:rsidR="00FF2FC6" w:rsidRDefault="00000000">
      <w:pPr>
        <w:shd w:val="clear" w:color="auto" w:fill="F6F4EE"/>
        <w:ind w:left="360"/>
      </w:pPr>
      <w:r>
        <w:rPr>
          <w:rFonts w:ascii="Courier New" w:eastAsia="Courier New" w:hAnsi="Courier New" w:cs="Courier New"/>
          <w:color w:val="303641"/>
          <w:sz w:val="18"/>
          <w:szCs w:val="18"/>
        </w:rPr>
        <w:t>[2026-04-22 10:30:15] INFO article_slug=wsj-2026-04-22 media=wsj</w:t>
      </w:r>
    </w:p>
    <w:p w14:paraId="4F794850"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core_theme=inflation</w:t>
      </w:r>
    </w:p>
    <w:p w14:paraId="7AD7FD8D"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subject_noun="a heavy weight"</w:t>
      </w:r>
    </w:p>
    <w:p w14:paraId="4B26F7EB" w14:textId="77777777" w:rsidR="00FF2FC6" w:rsidRDefault="00000000">
      <w:pPr>
        <w:shd w:val="clear" w:color="auto" w:fill="F6F4EE"/>
        <w:ind w:left="360"/>
      </w:pPr>
      <w:r>
        <w:rPr>
          <w:rFonts w:ascii="Courier New" w:eastAsia="Courier New" w:hAnsi="Courier New" w:cs="Courier New"/>
          <w:color w:val="303641"/>
          <w:sz w:val="18"/>
          <w:szCs w:val="18"/>
        </w:rPr>
        <w:t xml:space="preserve">  extraction_method=2-stage</w:t>
      </w:r>
    </w:p>
    <w:p w14:paraId="3101C93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style_category=editorial</w:t>
      </w:r>
    </w:p>
    <w:p w14:paraId="2C910A77" w14:textId="77777777" w:rsidR="00FF2FC6" w:rsidRDefault="00000000">
      <w:pPr>
        <w:shd w:val="clear" w:color="auto" w:fill="F6F4EE"/>
        <w:ind w:left="360"/>
      </w:pPr>
      <w:r>
        <w:rPr>
          <w:rFonts w:ascii="Courier New" w:eastAsia="Courier New" w:hAnsi="Courier New" w:cs="Courier New"/>
          <w:color w:val="303641"/>
          <w:sz w:val="18"/>
          <w:szCs w:val="18"/>
        </w:rPr>
        <w:t xml:space="preserve">  retry_count=0</w:t>
      </w:r>
    </w:p>
    <w:p w14:paraId="534B35A5" w14:textId="77777777" w:rsidR="00FF2FC6" w:rsidRDefault="00000000">
      <w:pPr>
        <w:shd w:val="clear" w:color="auto" w:fill="F6F4EE"/>
        <w:ind w:left="360"/>
      </w:pPr>
      <w:r>
        <w:rPr>
          <w:rFonts w:ascii="Courier New" w:eastAsia="Courier New" w:hAnsi="Courier New" w:cs="Courier New"/>
          <w:color w:val="303641"/>
          <w:sz w:val="18"/>
          <w:szCs w:val="18"/>
        </w:rPr>
        <w:t xml:space="preserve">  result=success duration=4.2s</w:t>
      </w:r>
    </w:p>
    <w:p w14:paraId="0755E08C" w14:textId="77777777" w:rsidR="00FF2FC6" w:rsidRDefault="00000000">
      <w:pPr>
        <w:shd w:val="clear" w:color="auto" w:fill="F6F4EE"/>
        <w:ind w:left="360"/>
      </w:pPr>
      <w:r>
        <w:rPr>
          <w:rFonts w:ascii="Courier New" w:eastAsia="Courier New" w:hAnsi="Courier New" w:cs="Courier New"/>
          <w:color w:val="303641"/>
          <w:sz w:val="18"/>
          <w:szCs w:val="18"/>
        </w:rPr>
        <w:t xml:space="preserve">  daily_calls=12/1500</w:t>
      </w:r>
    </w:p>
    <w:p w14:paraId="04941A07" w14:textId="77777777" w:rsidR="00FF2FC6" w:rsidRDefault="00000000">
      <w:pPr>
        <w:pStyle w:val="3"/>
      </w:pPr>
      <w:r>
        <w:t>§4.8.4 PII / Key 漏洩防止</w:t>
      </w:r>
    </w:p>
    <w:p w14:paraId="40B736BD" w14:textId="77777777" w:rsidR="00FF2FC6" w:rsidRDefault="00000000">
      <w:pPr>
        <w:pStyle w:val="a4"/>
        <w:numPr>
          <w:ilvl w:val="0"/>
          <w:numId w:val="2"/>
        </w:numPr>
        <w:spacing w:after="80"/>
      </w:pPr>
      <w:r>
        <w:rPr>
          <w:rFonts w:eastAsia="Helvetica Neue"/>
        </w:rPr>
        <w:t>GEMINI_API_KEY は絶対にログに出さない (マスク必須: AIza...XXX の先頭 4 + 末尾 3 文字のみ)</w:t>
      </w:r>
    </w:p>
    <w:p w14:paraId="4FBBD357" w14:textId="77777777" w:rsidR="00FF2FC6" w:rsidRDefault="00000000">
      <w:pPr>
        <w:pStyle w:val="a4"/>
        <w:numPr>
          <w:ilvl w:val="0"/>
          <w:numId w:val="2"/>
        </w:numPr>
        <w:spacing w:after="80"/>
      </w:pPr>
      <w:r>
        <w:rPr>
          <w:rFonts w:eastAsia="Helvetica Neue"/>
        </w:rPr>
        <w:t>ファイルパスはホームディレクトリを ~ に置換</w:t>
      </w:r>
    </w:p>
    <w:p w14:paraId="73A792E9" w14:textId="77777777" w:rsidR="00FF2FC6" w:rsidRDefault="00000000">
      <w:pPr>
        <w:pStyle w:val="a4"/>
        <w:numPr>
          <w:ilvl w:val="0"/>
          <w:numId w:val="2"/>
        </w:numPr>
        <w:spacing w:after="80"/>
      </w:pPr>
      <w:r>
        <w:rPr>
          <w:rFonts w:eastAsia="Helvetica Neue"/>
        </w:rPr>
        <w:t>summary の本文は DEBUG レベルのみ、INFO には出さない</w:t>
      </w:r>
    </w:p>
    <w:p w14:paraId="7EBBDA78" w14:textId="77777777" w:rsidR="00FF2FC6" w:rsidRDefault="00000000">
      <w:r>
        <w:br w:type="page"/>
      </w:r>
    </w:p>
    <w:p w14:paraId="07B9281B" w14:textId="77777777" w:rsidR="00FF2FC6" w:rsidRDefault="00000000">
      <w:pPr>
        <w:pStyle w:val="2"/>
      </w:pPr>
      <w:r>
        <w:lastRenderedPageBreak/>
        <w:t>§4.9 受け入れ基準 (TC-01〜TC-06)</w:t>
      </w:r>
    </w:p>
    <w:p w14:paraId="654446AF" w14:textId="77777777" w:rsidR="00FF2FC6" w:rsidRDefault="00000000">
      <w:pPr>
        <w:pStyle w:val="3"/>
      </w:pPr>
      <w:r>
        <w:t>§4.9.1 ユニットテスト (tests/test_hero_generation.py) — 決定論的で検証可能</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4320"/>
        <w:gridCol w:w="4320"/>
      </w:tblGrid>
      <w:tr w:rsidR="00FF2FC6" w14:paraId="765A2557" w14:textId="77777777">
        <w:trPr>
          <w:tblHeader/>
        </w:trPr>
        <w:tc>
          <w:tcPr>
            <w:tcW w:w="7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7588E3B" w14:textId="77777777" w:rsidR="00FF2FC6" w:rsidRDefault="00000000">
            <w:r>
              <w:rPr>
                <w:rFonts w:eastAsia="Helvetica Neue"/>
                <w:b/>
                <w:bCs/>
                <w:color w:val="FFFFFF"/>
                <w:sz w:val="20"/>
                <w:szCs w:val="20"/>
              </w:rPr>
              <w:t>TC</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B551B10" w14:textId="77777777" w:rsidR="00FF2FC6" w:rsidRDefault="00000000">
            <w:r>
              <w:rPr>
                <w:rFonts w:eastAsia="Helvetica Neue"/>
                <w:b/>
                <w:bCs/>
                <w:color w:val="FFFFFF"/>
                <w:sz w:val="20"/>
                <w:szCs w:val="20"/>
              </w:rPr>
              <w:t>入力</w:t>
            </w:r>
          </w:p>
        </w:tc>
        <w:tc>
          <w:tcPr>
            <w:tcW w:w="43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AFC2668" w14:textId="77777777" w:rsidR="00FF2FC6" w:rsidRDefault="00000000">
            <w:r>
              <w:rPr>
                <w:rFonts w:eastAsia="Helvetica Neue"/>
                <w:b/>
                <w:bCs/>
                <w:color w:val="FFFFFF"/>
                <w:sz w:val="20"/>
                <w:szCs w:val="20"/>
              </w:rPr>
              <w:t>合格条件</w:t>
            </w:r>
          </w:p>
        </w:tc>
      </w:tr>
      <w:tr w:rsidR="00FF2FC6" w14:paraId="169DE2D3" w14:textId="77777777">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577855" w14:textId="77777777" w:rsidR="00FF2FC6" w:rsidRDefault="00000000">
            <w:r>
              <w:rPr>
                <w:rFonts w:eastAsia="Helvetica Neue"/>
                <w:sz w:val="20"/>
                <w:szCs w:val="20"/>
              </w:rPr>
              <w:t>TC-01</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5B04D23" w14:textId="77777777" w:rsidR="00FF2FC6" w:rsidRDefault="00000000">
            <w:r>
              <w:rPr>
                <w:rFonts w:eastAsia="Helvetica Neue"/>
                <w:sz w:val="20"/>
                <w:szCs w:val="20"/>
              </w:rPr>
              <w:t>summary="日銀が利上げを示唆、円高が進行" (media=wsj)</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78C2616" w14:textId="77777777" w:rsidR="00FF2FC6" w:rsidRDefault="00000000">
            <w:r>
              <w:rPr>
                <w:rFonts w:eastAsia="Helvetica Neue"/>
                <w:sz w:val="20"/>
                <w:szCs w:val="20"/>
              </w:rPr>
              <w:t>primary_subject_noun が ABSTRACT_NOUN_BLACKLIST に含まれない</w:t>
            </w:r>
          </w:p>
        </w:tc>
      </w:tr>
      <w:tr w:rsidR="00FF2FC6" w14:paraId="20E419D5" w14:textId="77777777">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2138168" w14:textId="77777777" w:rsidR="00FF2FC6" w:rsidRDefault="00000000">
            <w:r>
              <w:rPr>
                <w:rFonts w:eastAsia="Helvetica Neue"/>
                <w:sz w:val="20"/>
                <w:szCs w:val="20"/>
              </w:rPr>
              <w:t>TC-02</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585AF0" w14:textId="77777777" w:rsidR="00FF2FC6" w:rsidRDefault="00000000">
            <w:r>
              <w:rPr>
                <w:rFonts w:eastAsia="Helvetica Neue"/>
                <w:sz w:val="20"/>
                <w:szCs w:val="20"/>
              </w:rPr>
              <w:t>summary="JAL City那覇、GW期間のADRが前年比+15%" (media=skift)</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5A548BC" w14:textId="77777777" w:rsidR="00FF2FC6" w:rsidRDefault="00000000">
            <w:r>
              <w:rPr>
                <w:rFonts w:eastAsia="Helvetica Neue"/>
                <w:sz w:val="20"/>
                <w:szCs w:val="20"/>
              </w:rPr>
              <w:t>同上 + 最終プロンプト中に aspirational が含まれる</w:t>
            </w:r>
          </w:p>
        </w:tc>
      </w:tr>
      <w:tr w:rsidR="00FF2FC6" w14:paraId="5B66004C" w14:textId="77777777">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9BFD4E5" w14:textId="77777777" w:rsidR="00FF2FC6" w:rsidRDefault="00000000">
            <w:r>
              <w:rPr>
                <w:rFonts w:eastAsia="Helvetica Neue"/>
                <w:sz w:val="20"/>
                <w:szCs w:val="20"/>
              </w:rPr>
              <w:t>TC-03</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F575132" w14:textId="77777777" w:rsidR="00FF2FC6" w:rsidRDefault="00000000">
            <w:r>
              <w:rPr>
                <w:rFonts w:eastAsia="Helvetica Neue"/>
                <w:sz w:val="20"/>
                <w:szCs w:val="20"/>
              </w:rPr>
              <w:t>summary="Marubeniが仙台SS30の取得を検討" (media=buysiders)</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D2DC9B" w14:textId="77777777" w:rsidR="00FF2FC6" w:rsidRDefault="00000000">
            <w:r>
              <w:rPr>
                <w:rFonts w:eastAsia="Helvetica Neue"/>
                <w:sz w:val="20"/>
                <w:szCs w:val="20"/>
              </w:rPr>
              <w:t>同上 + 最終プロンプトに navy and gold が含まれる</w:t>
            </w:r>
          </w:p>
        </w:tc>
      </w:tr>
      <w:tr w:rsidR="00FF2FC6" w14:paraId="7DAE4654" w14:textId="77777777">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3264337" w14:textId="77777777" w:rsidR="00FF2FC6" w:rsidRDefault="00000000">
            <w:r>
              <w:rPr>
                <w:rFonts w:eastAsia="Helvetica Neue"/>
                <w:sz w:val="20"/>
                <w:szCs w:val="20"/>
              </w:rPr>
              <w:t>TC-04</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ED8C7E" w14:textId="77777777" w:rsidR="00FF2FC6" w:rsidRDefault="00000000">
            <w:r>
              <w:rPr>
                <w:rFonts w:eastAsia="Helvetica Neue"/>
                <w:sz w:val="20"/>
                <w:szCs w:val="20"/>
              </w:rPr>
              <w:t>summary="AI規制の必要性" (media=nyt-op)</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338CD3" w14:textId="77777777" w:rsidR="00FF2FC6" w:rsidRDefault="00000000">
            <w:r>
              <w:rPr>
                <w:rFonts w:eastAsia="Helvetica Neue"/>
                <w:sz w:val="20"/>
                <w:szCs w:val="20"/>
              </w:rPr>
              <w:t>同上 + 最終プロンプトに bold と high-contrast が含まれる</w:t>
            </w:r>
          </w:p>
        </w:tc>
      </w:tr>
      <w:tr w:rsidR="00FF2FC6" w14:paraId="07ED64B8" w14:textId="77777777">
        <w:tc>
          <w:tcPr>
            <w:tcW w:w="7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CCEFE4" w14:textId="77777777" w:rsidR="00FF2FC6" w:rsidRDefault="00000000">
            <w:r>
              <w:rPr>
                <w:rFonts w:eastAsia="Helvetica Neue"/>
                <w:sz w:val="20"/>
                <w:szCs w:val="20"/>
              </w:rPr>
              <w:t>TC-05</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E1BBC8B" w14:textId="77777777" w:rsidR="00FF2FC6" w:rsidRDefault="00000000">
            <w:r>
              <w:rPr>
                <w:rFonts w:eastAsia="Helvetica Neue"/>
                <w:sz w:val="20"/>
                <w:szCs w:val="20"/>
              </w:rPr>
              <w:t>Gemini text が "primary_subject_noun":"growth" を返す (mock)</w:t>
            </w:r>
          </w:p>
        </w:tc>
        <w:tc>
          <w:tcPr>
            <w:tcW w:w="43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1CFB9D" w14:textId="77777777" w:rsidR="00FF2FC6" w:rsidRDefault="00000000">
            <w:r>
              <w:rPr>
                <w:rFonts w:eastAsia="Helvetica Neue"/>
                <w:sz w:val="20"/>
                <w:szCs w:val="20"/>
              </w:rPr>
              <w:t>1 回リトライが実行される</w:t>
            </w:r>
          </w:p>
        </w:tc>
      </w:tr>
      <w:tr w:rsidR="00FF2FC6" w14:paraId="30455008" w14:textId="77777777">
        <w:tc>
          <w:tcPr>
            <w:tcW w:w="7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93DA08A" w14:textId="77777777" w:rsidR="00FF2FC6" w:rsidRDefault="00000000">
            <w:r>
              <w:rPr>
                <w:rFonts w:eastAsia="Helvetica Neue"/>
                <w:sz w:val="20"/>
                <w:szCs w:val="20"/>
              </w:rPr>
              <w:t>TC-06</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44A2BB" w14:textId="77777777" w:rsidR="00FF2FC6" w:rsidRDefault="00000000">
            <w:r>
              <w:rPr>
                <w:rFonts w:eastAsia="Helvetica Neue"/>
                <w:sz w:val="20"/>
                <w:szCs w:val="20"/>
              </w:rPr>
              <w:t>Gemini text が 2 回失敗 (mock)</w:t>
            </w:r>
          </w:p>
        </w:tc>
        <w:tc>
          <w:tcPr>
            <w:tcW w:w="43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023962F" w14:textId="77777777" w:rsidR="00FF2FC6" w:rsidRDefault="00000000">
            <w:r>
              <w:rPr>
                <w:rFonts w:eastAsia="Helvetica Neue"/>
                <w:sz w:val="20"/>
                <w:szCs w:val="20"/>
              </w:rPr>
              <w:t>フォールバック (現行ロジック) が呼ばれる</w:t>
            </w:r>
          </w:p>
        </w:tc>
      </w:tr>
    </w:tbl>
    <w:p w14:paraId="6E1C1D44" w14:textId="77777777" w:rsidR="00FF2FC6" w:rsidRDefault="00000000">
      <w:pPr>
        <w:pStyle w:val="3"/>
      </w:pPr>
      <w:r>
        <w:t>§4.9.2 参考的な期待値 (LLM 非決定性のため必須合格条件ではない)</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F2FC6" w14:paraId="2FB5149F" w14:textId="77777777">
        <w:trPr>
          <w:tblHeader/>
        </w:trPr>
        <w:tc>
          <w:tcPr>
            <w:tcW w:w="4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79BBC27" w14:textId="77777777" w:rsidR="00FF2FC6" w:rsidRDefault="00000000">
            <w:r>
              <w:rPr>
                <w:rFonts w:eastAsia="Helvetica Neue"/>
                <w:b/>
                <w:bCs/>
                <w:color w:val="FFFFFF"/>
                <w:sz w:val="20"/>
                <w:szCs w:val="20"/>
              </w:rPr>
              <w:t>入力</w:t>
            </w:r>
          </w:p>
        </w:tc>
        <w:tc>
          <w:tcPr>
            <w:tcW w:w="4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C8E0726" w14:textId="77777777" w:rsidR="00FF2FC6" w:rsidRDefault="00000000">
            <w:r>
              <w:rPr>
                <w:rFonts w:eastAsia="Helvetica Neue"/>
                <w:b/>
                <w:bCs/>
                <w:color w:val="FFFFFF"/>
                <w:sz w:val="20"/>
                <w:szCs w:val="20"/>
              </w:rPr>
              <w:t>期待される主役名詞 (参考)</w:t>
            </w:r>
          </w:p>
        </w:tc>
      </w:tr>
      <w:tr w:rsidR="00FF2FC6" w14:paraId="4B5A1F59" w14:textId="77777777">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0E4ED1B" w14:textId="77777777" w:rsidR="00FF2FC6" w:rsidRDefault="00000000">
            <w:r>
              <w:rPr>
                <w:rFonts w:eastAsia="Helvetica Neue"/>
                <w:sz w:val="20"/>
                <w:szCs w:val="20"/>
              </w:rPr>
              <w:t>日銀が利上げを示唆...</w:t>
            </w:r>
          </w:p>
        </w:tc>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68FA60" w14:textId="77777777" w:rsidR="00FF2FC6" w:rsidRDefault="00000000">
            <w:r>
              <w:rPr>
                <w:rFonts w:eastAsia="Helvetica Neue"/>
                <w:sz w:val="20"/>
                <w:szCs w:val="20"/>
              </w:rPr>
              <w:t>"a steep staircase" または "a rising arrow made of yen coins"</w:t>
            </w:r>
          </w:p>
        </w:tc>
      </w:tr>
      <w:tr w:rsidR="00FF2FC6" w14:paraId="29B77415" w14:textId="77777777">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B717784" w14:textId="77777777" w:rsidR="00FF2FC6" w:rsidRDefault="00000000">
            <w:r>
              <w:rPr>
                <w:rFonts w:eastAsia="Helvetica Neue"/>
                <w:sz w:val="20"/>
                <w:szCs w:val="20"/>
              </w:rPr>
              <w:t>JAL City那覇...</w:t>
            </w:r>
          </w:p>
        </w:tc>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02E928" w14:textId="77777777" w:rsidR="00FF2FC6" w:rsidRDefault="00000000">
            <w:r>
              <w:rPr>
                <w:rFonts w:eastAsia="Helvetica Neue"/>
                <w:sz w:val="20"/>
                <w:szCs w:val="20"/>
              </w:rPr>
              <w:t>"a luxury hotel lobby" または "a traveler with luggage"</w:t>
            </w:r>
          </w:p>
        </w:tc>
      </w:tr>
      <w:tr w:rsidR="00FF2FC6" w14:paraId="310B0D64" w14:textId="77777777">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ED0737" w14:textId="77777777" w:rsidR="00FF2FC6" w:rsidRDefault="00000000">
            <w:r>
              <w:rPr>
                <w:rFonts w:eastAsia="Helvetica Neue"/>
                <w:sz w:val="20"/>
                <w:szCs w:val="20"/>
              </w:rPr>
              <w:t>Marubeniが仙台SS30...</w:t>
            </w:r>
          </w:p>
        </w:tc>
        <w:tc>
          <w:tcPr>
            <w:tcW w:w="4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3AD506" w14:textId="77777777" w:rsidR="00FF2FC6" w:rsidRDefault="00000000">
            <w:r>
              <w:rPr>
                <w:rFonts w:eastAsia="Helvetica Neue"/>
                <w:sz w:val="20"/>
                <w:szCs w:val="20"/>
              </w:rPr>
              <w:t>"a chess piece being moved" または "two skyscrapers merging"</w:t>
            </w:r>
          </w:p>
        </w:tc>
      </w:tr>
      <w:tr w:rsidR="00FF2FC6" w14:paraId="1035B394" w14:textId="77777777">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00D7060" w14:textId="77777777" w:rsidR="00FF2FC6" w:rsidRDefault="00000000">
            <w:r>
              <w:rPr>
                <w:rFonts w:eastAsia="Helvetica Neue"/>
                <w:sz w:val="20"/>
                <w:szCs w:val="20"/>
              </w:rPr>
              <w:t>AI規制...</w:t>
            </w:r>
          </w:p>
        </w:tc>
        <w:tc>
          <w:tcPr>
            <w:tcW w:w="4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E9CCB71" w14:textId="77777777" w:rsidR="00FF2FC6" w:rsidRDefault="00000000">
            <w:r>
              <w:rPr>
                <w:rFonts w:eastAsia="Helvetica Neue"/>
                <w:sz w:val="20"/>
                <w:szCs w:val="20"/>
              </w:rPr>
              <w:t>"a scale balancing a chip and a gavel"</w:t>
            </w:r>
          </w:p>
        </w:tc>
      </w:tr>
    </w:tbl>
    <w:p w14:paraId="7736DC1A" w14:textId="77777777" w:rsidR="00FF2FC6" w:rsidRDefault="00000000">
      <w:pPr>
        <w:pStyle w:val="3"/>
      </w:pPr>
      <w:r>
        <w:t>§4.9.3 2026-04-22 実配信検証の合格率 【v1.3 新規】</w:t>
      </w:r>
    </w:p>
    <w:p w14:paraId="0EA6B926" w14:textId="77777777" w:rsidR="00FF2FC6" w:rsidRDefault="00000000">
      <w:pPr>
        <w:spacing w:after="120"/>
      </w:pPr>
      <w:r>
        <w:rPr>
          <w:rFonts w:eastAsia="Helvetica Neue"/>
          <w:color w:val="A86A1A"/>
        </w:rPr>
        <w:t>4 ソース × 2-stage 経路で実行した結果、JSON 抽出は 0/4 で成功 (全件 legacy fallback)。原因は §8.1 で詳述。</w:t>
      </w:r>
    </w:p>
    <w:p w14:paraId="2D19A944" w14:textId="77777777" w:rsidR="00FF2FC6" w:rsidRDefault="00000000">
      <w:pPr>
        <w:pStyle w:val="2"/>
      </w:pPr>
      <w:r>
        <w:t>§4.10 実装順序 (12 ステップ)</w:t>
      </w:r>
    </w:p>
    <w:p w14:paraId="4C7F73F6" w14:textId="77777777" w:rsidR="00FF2FC6" w:rsidRDefault="00000000">
      <w:pPr>
        <w:spacing w:after="120"/>
      </w:pPr>
      <w:r>
        <w:rPr>
          <w:rFonts w:eastAsia="Helvetica Neue"/>
        </w:rPr>
        <w:t>SPEC v1.1 実装時の標準手順。v1.3 で追加修正時も本順序を遵守することを推奨。</w:t>
      </w:r>
    </w:p>
    <w:p w14:paraId="50909189" w14:textId="77777777" w:rsidR="00FF2FC6" w:rsidRDefault="00000000">
      <w:pPr>
        <w:pStyle w:val="a4"/>
        <w:numPr>
          <w:ilvl w:val="0"/>
          <w:numId w:val="2"/>
        </w:numPr>
        <w:spacing w:after="80"/>
      </w:pPr>
      <w:r>
        <w:rPr>
          <w:rFonts w:eastAsia="Helvetica Neue"/>
        </w:rPr>
        <w:t>Step 1. 依存確認 — google-generativeai SDK バージョン確認、aspect_ratio API の最新仕様確認</w:t>
      </w:r>
    </w:p>
    <w:p w14:paraId="552C278F" w14:textId="77777777" w:rsidR="00FF2FC6" w:rsidRDefault="00000000">
      <w:pPr>
        <w:pStyle w:val="a4"/>
        <w:numPr>
          <w:ilvl w:val="0"/>
          <w:numId w:val="2"/>
        </w:numPr>
        <w:spacing w:after="80"/>
      </w:pPr>
      <w:r>
        <w:rPr>
          <w:rFonts w:eastAsia="Helvetica Neue"/>
        </w:rPr>
        <w:t>Step 2. Economist 配信実績確認 — ls content/economist/ で日次配信の有無を確認、有無により STYLE_DICTIONARY 要素を調整</w:t>
      </w:r>
    </w:p>
    <w:p w14:paraId="19F67D48" w14:textId="77777777" w:rsidR="00FF2FC6" w:rsidRDefault="00000000">
      <w:pPr>
        <w:pStyle w:val="a4"/>
        <w:numPr>
          <w:ilvl w:val="0"/>
          <w:numId w:val="2"/>
        </w:numPr>
        <w:spacing w:after="80"/>
      </w:pPr>
      <w:r>
        <w:rPr>
          <w:rFonts w:eastAsia="Helvetica Neue"/>
        </w:rPr>
        <w:t>Step 3. STYLE_DICTIONARY 定数を追加 (§4.4)</w:t>
      </w:r>
    </w:p>
    <w:p w14:paraId="2030EEF4" w14:textId="77777777" w:rsidR="00FF2FC6" w:rsidRDefault="00000000">
      <w:pPr>
        <w:pStyle w:val="a4"/>
        <w:numPr>
          <w:ilvl w:val="0"/>
          <w:numId w:val="2"/>
        </w:numPr>
        <w:spacing w:after="80"/>
      </w:pPr>
      <w:r>
        <w:rPr>
          <w:rFonts w:eastAsia="Helvetica Neue"/>
        </w:rPr>
        <w:t>Step 4. extract_visual_concept(summary: str) -&gt; dict を実装 (Gemini 2.5 Flash text, JSON mode)</w:t>
      </w:r>
    </w:p>
    <w:p w14:paraId="104BB82C" w14:textId="77777777" w:rsidR="00FF2FC6" w:rsidRDefault="00000000">
      <w:pPr>
        <w:pStyle w:val="a4"/>
        <w:numPr>
          <w:ilvl w:val="0"/>
          <w:numId w:val="2"/>
        </w:numPr>
        <w:spacing w:after="80"/>
      </w:pPr>
      <w:r>
        <w:rPr>
          <w:rFonts w:eastAsia="Helvetica Neue"/>
        </w:rPr>
        <w:t>Step 5. ABSTRACT_NOUN_BLACKLIST とリトライロジックを実装</w:t>
      </w:r>
    </w:p>
    <w:p w14:paraId="43E525EF" w14:textId="77777777" w:rsidR="00FF2FC6" w:rsidRDefault="00000000">
      <w:pPr>
        <w:pStyle w:val="a4"/>
        <w:numPr>
          <w:ilvl w:val="0"/>
          <w:numId w:val="2"/>
        </w:numPr>
        <w:spacing w:after="80"/>
      </w:pPr>
      <w:r>
        <w:rPr>
          <w:rFonts w:eastAsia="Helvetica Neue"/>
        </w:rPr>
        <w:lastRenderedPageBreak/>
        <w:t>Step 6. build_hero_prompt() を実装 (§4.5)</w:t>
      </w:r>
    </w:p>
    <w:p w14:paraId="48ED1345" w14:textId="77777777" w:rsidR="00FF2FC6" w:rsidRDefault="00000000">
      <w:pPr>
        <w:pStyle w:val="a4"/>
        <w:numPr>
          <w:ilvl w:val="0"/>
          <w:numId w:val="2"/>
        </w:numPr>
        <w:spacing w:after="80"/>
      </w:pPr>
      <w:r>
        <w:rPr>
          <w:rFonts w:eastAsia="Helvetica Neue"/>
        </w:rPr>
        <w:t>Step 7. generate_hero_with_fallback() を実装 (§4.7.4)</w:t>
      </w:r>
    </w:p>
    <w:p w14:paraId="4A0928EA" w14:textId="77777777" w:rsidR="00FF2FC6" w:rsidRDefault="00000000">
      <w:pPr>
        <w:pStyle w:val="a4"/>
        <w:numPr>
          <w:ilvl w:val="0"/>
          <w:numId w:val="2"/>
        </w:numPr>
        <w:spacing w:after="80"/>
      </w:pPr>
      <w:r>
        <w:rPr>
          <w:rFonts w:eastAsia="Helvetica Neue"/>
        </w:rPr>
        <w:t>Step 8. Aspect ratio 16:9 強制ロジックを実装 (§4.6、必要なら Pillow fallback)</w:t>
      </w:r>
    </w:p>
    <w:p w14:paraId="5C737398" w14:textId="77777777" w:rsidR="00FF2FC6" w:rsidRDefault="00000000">
      <w:pPr>
        <w:pStyle w:val="a4"/>
        <w:numPr>
          <w:ilvl w:val="0"/>
          <w:numId w:val="2"/>
        </w:numPr>
        <w:spacing w:after="80"/>
      </w:pPr>
      <w:r>
        <w:rPr>
          <w:rFonts w:eastAsia="Helvetica Neue"/>
        </w:rPr>
        <w:t>Step 9. ログ出力を追加 (§4.8)</w:t>
      </w:r>
    </w:p>
    <w:p w14:paraId="54267F36" w14:textId="77777777" w:rsidR="00FF2FC6" w:rsidRDefault="00000000">
      <w:pPr>
        <w:pStyle w:val="a4"/>
        <w:numPr>
          <w:ilvl w:val="0"/>
          <w:numId w:val="2"/>
        </w:numPr>
        <w:spacing w:after="80"/>
      </w:pPr>
      <w:r>
        <w:rPr>
          <w:rFonts w:eastAsia="Helvetica Neue"/>
        </w:rPr>
        <w:t>Step 10. test_hero_generation.py に TC-01〜TC-06 をユニットテスト化 (§4.9.1)</w:t>
      </w:r>
    </w:p>
    <w:p w14:paraId="63EB1128" w14:textId="77777777" w:rsidR="00FF2FC6" w:rsidRDefault="00000000">
      <w:pPr>
        <w:pStyle w:val="a4"/>
        <w:numPr>
          <w:ilvl w:val="0"/>
          <w:numId w:val="2"/>
        </w:numPr>
        <w:spacing w:after="80"/>
      </w:pPr>
      <w:r>
        <w:rPr>
          <w:rFonts w:eastAsia="Helvetica Neue"/>
        </w:rPr>
        <w:t>Step 11. 手動で本日分 (4 media) を再生成し、視覚確認</w:t>
      </w:r>
    </w:p>
    <w:p w14:paraId="4BFE23DE" w14:textId="77777777" w:rsidR="00FF2FC6" w:rsidRDefault="00000000">
      <w:pPr>
        <w:pStyle w:val="a4"/>
        <w:numPr>
          <w:ilvl w:val="0"/>
          <w:numId w:val="2"/>
        </w:numPr>
        <w:spacing w:after="80"/>
      </w:pPr>
      <w:r>
        <w:rPr>
          <w:rFonts w:eastAsia="Helvetica Neue"/>
        </w:rPr>
        <w:t>Step 12. git commit &amp; push (commit message: hero: 2-stage prompt with media-style dict (v1.1 SPEC))</w:t>
      </w:r>
    </w:p>
    <w:p w14:paraId="6FB2CA8C" w14:textId="77777777" w:rsidR="00FF2FC6" w:rsidRDefault="00000000">
      <w:pPr>
        <w:pStyle w:val="2"/>
      </w:pPr>
      <w:r>
        <w:t>§4.11 コスト試算</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2880"/>
        <w:gridCol w:w="1800"/>
        <w:gridCol w:w="1800"/>
      </w:tblGrid>
      <w:tr w:rsidR="00FF2FC6" w14:paraId="28573D64" w14:textId="77777777">
        <w:trPr>
          <w:tblHeader/>
        </w:trPr>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91140F7" w14:textId="77777777" w:rsidR="00FF2FC6" w:rsidRDefault="00000000">
            <w:r>
              <w:rPr>
                <w:rFonts w:eastAsia="Helvetica Neue"/>
                <w:b/>
                <w:bCs/>
                <w:color w:val="FFFFFF"/>
                <w:sz w:val="20"/>
                <w:szCs w:val="20"/>
              </w:rPr>
              <w:t>項目</w:t>
            </w:r>
          </w:p>
        </w:tc>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5F610FB" w14:textId="77777777" w:rsidR="00FF2FC6" w:rsidRDefault="00000000">
            <w:r>
              <w:rPr>
                <w:rFonts w:eastAsia="Helvetica Neue"/>
                <w:b/>
                <w:bCs/>
                <w:color w:val="FFFFFF"/>
                <w:sz w:val="20"/>
                <w:szCs w:val="20"/>
              </w:rPr>
              <w:t>単価</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BF65170" w14:textId="77777777" w:rsidR="00FF2FC6" w:rsidRDefault="00000000">
            <w:r>
              <w:rPr>
                <w:rFonts w:eastAsia="Helvetica Neue"/>
                <w:b/>
                <w:bCs/>
                <w:color w:val="FFFFFF"/>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39F10E1" w14:textId="77777777" w:rsidR="00FF2FC6" w:rsidRDefault="00000000">
            <w:r>
              <w:rPr>
                <w:rFonts w:eastAsia="Helvetica Neue"/>
                <w:b/>
                <w:bCs/>
                <w:color w:val="FFFFFF"/>
                <w:sz w:val="20"/>
                <w:szCs w:val="20"/>
              </w:rPr>
              <w:t>年次</w:t>
            </w:r>
          </w:p>
        </w:tc>
      </w:tr>
      <w:tr w:rsidR="00FF2FC6" w14:paraId="2F91BF36"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DADAE7" w14:textId="77777777" w:rsidR="00FF2FC6" w:rsidRDefault="00000000">
            <w:r>
              <w:rPr>
                <w:rFonts w:eastAsia="Helvetica Neue"/>
                <w:sz w:val="20"/>
                <w:szCs w:val="20"/>
              </w:rPr>
              <w:t>Gemini 2.5 Flash (text)</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80CA4E3" w14:textId="77777777" w:rsidR="00FF2FC6" w:rsidRDefault="00000000">
            <w:r>
              <w:rPr>
                <w:rFonts w:eastAsia="Helvetica Neue"/>
                <w:sz w:val="20"/>
                <w:szCs w:val="20"/>
              </w:rPr>
              <w:t>無料枠 1,500 RPD</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1E718F" w14:textId="77777777" w:rsidR="00FF2FC6" w:rsidRDefault="00000000">
            <w:r>
              <w:rPr>
                <w:rFonts w:eastAsia="Helvetica Neue"/>
                <w:sz w:val="20"/>
                <w:szCs w:val="20"/>
              </w:rPr>
              <w:t>7-14 calls</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2F72D4E" w14:textId="77777777" w:rsidR="00FF2FC6" w:rsidRDefault="00000000">
            <w:r>
              <w:rPr>
                <w:rFonts w:eastAsia="Helvetica Neue"/>
                <w:sz w:val="20"/>
                <w:szCs w:val="20"/>
              </w:rPr>
              <w:t>$0</w:t>
            </w:r>
          </w:p>
        </w:tc>
      </w:tr>
      <w:tr w:rsidR="00FF2FC6" w14:paraId="2018DE93" w14:textId="77777777">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561451A" w14:textId="77777777" w:rsidR="00FF2FC6" w:rsidRDefault="00000000">
            <w:r>
              <w:rPr>
                <w:rFonts w:eastAsia="Helvetica Neue"/>
                <w:sz w:val="20"/>
                <w:szCs w:val="20"/>
              </w:rPr>
              <w:t>Gemini 2.5 Flash Image</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FA498AF" w14:textId="77777777" w:rsidR="00FF2FC6" w:rsidRDefault="00000000">
            <w:r>
              <w:rPr>
                <w:rFonts w:eastAsia="Helvetica Neue"/>
                <w:sz w:val="20"/>
                <w:szCs w:val="20"/>
              </w:rPr>
              <w:t>無料枠</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8827226" w14:textId="77777777" w:rsidR="00FF2FC6" w:rsidRDefault="00000000">
            <w:r>
              <w:rPr>
                <w:rFonts w:eastAsia="Helvetica Neue"/>
                <w:sz w:val="20"/>
                <w:szCs w:val="20"/>
              </w:rPr>
              <w:t>7-14 calls</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621051" w14:textId="77777777" w:rsidR="00FF2FC6" w:rsidRDefault="00000000">
            <w:r>
              <w:rPr>
                <w:rFonts w:eastAsia="Helvetica Neue"/>
                <w:sz w:val="20"/>
                <w:szCs w:val="20"/>
              </w:rPr>
              <w:t>$0</w:t>
            </w:r>
          </w:p>
        </w:tc>
      </w:tr>
      <w:tr w:rsidR="00FF2FC6" w14:paraId="678E4C58" w14:textId="77777777">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1F7D7F" w14:textId="77777777" w:rsidR="00FF2FC6" w:rsidRDefault="00000000">
            <w:r>
              <w:rPr>
                <w:rFonts w:eastAsia="Helvetica Neue"/>
                <w:sz w:val="20"/>
                <w:szCs w:val="20"/>
              </w:rPr>
              <w:t>合計</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41E7802" w14:textId="77777777" w:rsidR="00FF2FC6" w:rsidRDefault="00000000">
            <w:r>
              <w:rPr>
                <w:rFonts w:eastAsia="Helvetica Neue"/>
                <w:sz w:val="20"/>
                <w:szCs w:val="20"/>
              </w:rPr>
              <w:t>—</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EEBCC5" w14:textId="77777777" w:rsidR="00FF2FC6" w:rsidRDefault="00000000">
            <w:r>
              <w:rPr>
                <w:rFonts w:eastAsia="Helvetica Neue"/>
                <w:sz w:val="20"/>
                <w:szCs w:val="20"/>
              </w:rPr>
              <w:t>—</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4CC9573" w14:textId="77777777" w:rsidR="00FF2FC6" w:rsidRDefault="00000000">
            <w:r>
              <w:rPr>
                <w:rFonts w:eastAsia="Helvetica Neue"/>
                <w:sz w:val="20"/>
                <w:szCs w:val="20"/>
              </w:rPr>
              <w:t>$0</w:t>
            </w:r>
          </w:p>
        </w:tc>
      </w:tr>
    </w:tbl>
    <w:p w14:paraId="5913B7A4" w14:textId="77777777" w:rsidR="00FF2FC6" w:rsidRDefault="00000000">
      <w:pPr>
        <w:spacing w:after="120"/>
      </w:pPr>
      <w:r>
        <w:rPr>
          <w:rFonts w:eastAsia="Helvetica Neue"/>
        </w:rPr>
        <w:t>無料枠上限まで余裕: text/image とも 100 倍以上。</w:t>
      </w:r>
    </w:p>
    <w:p w14:paraId="6478E917" w14:textId="77777777" w:rsidR="00FF2FC6" w:rsidRDefault="00000000">
      <w:pPr>
        <w:pStyle w:val="2"/>
      </w:pPr>
      <w:r>
        <w:t>§4.12 リスク &amp; 未解決論点 (R1〜R4)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960"/>
        <w:gridCol w:w="4800"/>
      </w:tblGrid>
      <w:tr w:rsidR="00FF2FC6" w14:paraId="5314AD60" w14:textId="77777777">
        <w:trPr>
          <w:tblHeader/>
        </w:trPr>
        <w:tc>
          <w:tcPr>
            <w:tcW w:w="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D930162" w14:textId="77777777" w:rsidR="00FF2FC6" w:rsidRDefault="00000000">
            <w:r>
              <w:rPr>
                <w:rFonts w:eastAsia="Helvetica Neue"/>
                <w:b/>
                <w:bCs/>
                <w:color w:val="FFFFFF"/>
                <w:sz w:val="20"/>
                <w:szCs w:val="20"/>
              </w:rPr>
              <w:t>#</w:t>
            </w:r>
          </w:p>
        </w:tc>
        <w:tc>
          <w:tcPr>
            <w:tcW w:w="39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BA8C0E6" w14:textId="77777777" w:rsidR="00FF2FC6" w:rsidRDefault="00000000">
            <w:r>
              <w:rPr>
                <w:rFonts w:eastAsia="Helvetica Neue"/>
                <w:b/>
                <w:bCs/>
                <w:color w:val="FFFFFF"/>
                <w:sz w:val="20"/>
                <w:szCs w:val="20"/>
              </w:rPr>
              <w:t>リスク</w:t>
            </w:r>
          </w:p>
        </w:tc>
        <w:tc>
          <w:tcPr>
            <w:tcW w:w="4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3FD2F83" w14:textId="77777777" w:rsidR="00FF2FC6" w:rsidRDefault="00000000">
            <w:r>
              <w:rPr>
                <w:rFonts w:eastAsia="Helvetica Neue"/>
                <w:b/>
                <w:bCs/>
                <w:color w:val="FFFFFF"/>
                <w:sz w:val="20"/>
                <w:szCs w:val="20"/>
              </w:rPr>
              <w:t>緩和策</w:t>
            </w:r>
          </w:p>
        </w:tc>
      </w:tr>
      <w:tr w:rsidR="00FF2FC6" w14:paraId="3FA64BE6" w14:textId="77777777">
        <w:tc>
          <w:tcPr>
            <w:tcW w:w="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4C0E38" w14:textId="77777777" w:rsidR="00FF2FC6" w:rsidRDefault="00000000">
            <w:r>
              <w:rPr>
                <w:rFonts w:eastAsia="Helvetica Neue"/>
                <w:sz w:val="20"/>
                <w:szCs w:val="20"/>
              </w:rPr>
              <w:t>R1</w:t>
            </w:r>
          </w:p>
        </w:tc>
        <w:tc>
          <w:tcPr>
            <w:tcW w:w="3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FCA6C17" w14:textId="77777777" w:rsidR="00FF2FC6" w:rsidRDefault="00000000">
            <w:r>
              <w:rPr>
                <w:rFonts w:eastAsia="Helvetica Neue"/>
                <w:sz w:val="20"/>
                <w:szCs w:val="20"/>
              </w:rPr>
              <w:t>Gemini 無料枠の将来的変更 (Google ポリシー変更)</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3A1577D" w14:textId="77777777" w:rsidR="00FF2FC6" w:rsidRDefault="00000000">
            <w:r>
              <w:rPr>
                <w:rFonts w:eastAsia="Helvetica Neue"/>
                <w:sz w:val="20"/>
                <w:szCs w:val="20"/>
              </w:rPr>
              <w:t>月次で pricing page を確認。有料化される場合は Haiku 4.5 ($1.80/年) への差し替えを即時検討</w:t>
            </w:r>
          </w:p>
        </w:tc>
      </w:tr>
      <w:tr w:rsidR="00FF2FC6" w14:paraId="2A41E21C" w14:textId="77777777">
        <w:tc>
          <w:tcPr>
            <w:tcW w:w="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BA8933" w14:textId="77777777" w:rsidR="00FF2FC6" w:rsidRDefault="00000000">
            <w:r>
              <w:rPr>
                <w:rFonts w:eastAsia="Helvetica Neue"/>
                <w:sz w:val="20"/>
                <w:szCs w:val="20"/>
              </w:rPr>
              <w:t>R2</w:t>
            </w:r>
          </w:p>
        </w:tc>
        <w:tc>
          <w:tcPr>
            <w:tcW w:w="3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42E50C8" w14:textId="77777777" w:rsidR="00FF2FC6" w:rsidRDefault="00000000">
            <w:r>
              <w:rPr>
                <w:rFonts w:eastAsia="Helvetica Neue"/>
                <w:sz w:val="20"/>
                <w:szCs w:val="20"/>
              </w:rPr>
              <w:t>Gemini text の JSON 抽出精度が Claude より低い可能性</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DDC7AB" w14:textId="77777777" w:rsidR="00FF2FC6" w:rsidRDefault="00000000">
            <w:r>
              <w:rPr>
                <w:rFonts w:eastAsia="Helvetica Neue"/>
                <w:sz w:val="20"/>
                <w:szCs w:val="20"/>
              </w:rPr>
              <w:t>ユニットテスト (TC-01〜04) で合格率を測定、80% 以下なら Haiku 4.5 への切替を検討</w:t>
            </w:r>
          </w:p>
        </w:tc>
      </w:tr>
      <w:tr w:rsidR="00FF2FC6" w14:paraId="526C5813" w14:textId="77777777">
        <w:tc>
          <w:tcPr>
            <w:tcW w:w="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8C10BB" w14:textId="77777777" w:rsidR="00FF2FC6" w:rsidRDefault="00000000">
            <w:r>
              <w:rPr>
                <w:rFonts w:eastAsia="Helvetica Neue"/>
                <w:sz w:val="20"/>
                <w:szCs w:val="20"/>
              </w:rPr>
              <w:t>R3</w:t>
            </w:r>
          </w:p>
        </w:tc>
        <w:tc>
          <w:tcPr>
            <w:tcW w:w="3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46AB77D" w14:textId="77777777" w:rsidR="00FF2FC6" w:rsidRDefault="00000000">
            <w:r>
              <w:rPr>
                <w:rFonts w:eastAsia="Helvetica Neue"/>
                <w:sz w:val="20"/>
                <w:szCs w:val="20"/>
              </w:rPr>
              <w:t>Aspect ratio 16:9 API 指定が SDK バージョンで動かない</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0E2347" w14:textId="77777777" w:rsidR="00FF2FC6" w:rsidRDefault="00000000">
            <w:r>
              <w:rPr>
                <w:rFonts w:eastAsia="Helvetica Neue"/>
                <w:sz w:val="20"/>
                <w:szCs w:val="20"/>
              </w:rPr>
              <w:t>Pillow fallback (§4.6.3) を必ず実装</w:t>
            </w:r>
          </w:p>
        </w:tc>
      </w:tr>
      <w:tr w:rsidR="00FF2FC6" w14:paraId="4846627E" w14:textId="77777777">
        <w:tc>
          <w:tcPr>
            <w:tcW w:w="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17B9F5B" w14:textId="77777777" w:rsidR="00FF2FC6" w:rsidRDefault="00000000">
            <w:r>
              <w:rPr>
                <w:rFonts w:eastAsia="Helvetica Neue"/>
                <w:sz w:val="20"/>
                <w:szCs w:val="20"/>
              </w:rPr>
              <w:t>R4</w:t>
            </w:r>
          </w:p>
        </w:tc>
        <w:tc>
          <w:tcPr>
            <w:tcW w:w="3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9D205B" w14:textId="77777777" w:rsidR="00FF2FC6" w:rsidRDefault="00000000">
            <w:r>
              <w:rPr>
                <w:rFonts w:eastAsia="Helvetica Neue"/>
                <w:sz w:val="20"/>
                <w:szCs w:val="20"/>
              </w:rPr>
              <w:t>日本語 summary を英語として Gemini が解釈する精度</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EF02AD" w14:textId="77777777" w:rsidR="00FF2FC6" w:rsidRDefault="00000000">
            <w:r>
              <w:rPr>
                <w:rFonts w:eastAsia="Helvetica Neue"/>
                <w:sz w:val="20"/>
                <w:szCs w:val="20"/>
              </w:rPr>
              <w:t>System prompt で "translate Japanese summary to English if needed" を明示検討</w:t>
            </w:r>
          </w:p>
        </w:tc>
      </w:tr>
    </w:tbl>
    <w:p w14:paraId="4F3D45BA" w14:textId="77777777" w:rsidR="00FF2FC6" w:rsidRDefault="00000000">
      <w:pPr>
        <w:pStyle w:val="2"/>
      </w:pPr>
      <w:r>
        <w:t xml:space="preserve">§4.13 Open Questions (Claude Code 実装開始前に確認) </w:t>
      </w:r>
    </w:p>
    <w:p w14:paraId="7CA8D51F" w14:textId="77777777" w:rsidR="00FF2FC6" w:rsidRDefault="00000000">
      <w:pPr>
        <w:pStyle w:val="a4"/>
        <w:numPr>
          <w:ilvl w:val="0"/>
          <w:numId w:val="2"/>
        </w:numPr>
        <w:spacing w:after="80"/>
      </w:pPr>
      <w:r>
        <w:rPr>
          <w:rFonts w:eastAsia="Helvetica Neue"/>
        </w:rPr>
        <w:t>scripts/generate_hero_image.py の現行バージョンが v1.0 SPEC 前提で動作しているか?</w:t>
      </w:r>
    </w:p>
    <w:p w14:paraId="7404FD52" w14:textId="77777777" w:rsidR="00FF2FC6" w:rsidRDefault="00000000">
      <w:pPr>
        <w:pStyle w:val="a4"/>
        <w:numPr>
          <w:ilvl w:val="0"/>
          <w:numId w:val="2"/>
        </w:numPr>
        <w:spacing w:after="80"/>
      </w:pPr>
      <w:r>
        <w:rPr>
          <w:rFonts w:eastAsia="Helvetica Neue"/>
        </w:rPr>
        <w:t>google-generativeai SDK のバージョン (pip show)</w:t>
      </w:r>
    </w:p>
    <w:p w14:paraId="7E7724C0" w14:textId="77777777" w:rsidR="00FF2FC6" w:rsidRDefault="00000000">
      <w:pPr>
        <w:pStyle w:val="a4"/>
        <w:numPr>
          <w:ilvl w:val="0"/>
          <w:numId w:val="2"/>
        </w:numPr>
        <w:spacing w:after="80"/>
      </w:pPr>
      <w:r>
        <w:rPr>
          <w:rFonts w:eastAsia="Helvetica Neue"/>
        </w:rPr>
        <w:t>GEMINI_API_KEY の無料枠 RPD 現在使用量</w:t>
      </w:r>
    </w:p>
    <w:p w14:paraId="3BC9E498" w14:textId="77777777" w:rsidR="00FF2FC6" w:rsidRDefault="00000000">
      <w:pPr>
        <w:pStyle w:val="a4"/>
        <w:numPr>
          <w:ilvl w:val="0"/>
          <w:numId w:val="2"/>
        </w:numPr>
        <w:spacing w:after="80"/>
      </w:pPr>
      <w:r>
        <w:rPr>
          <w:rFonts w:eastAsia="Helvetica Neue"/>
        </w:rPr>
        <w:t>logs/ ディレクトリが既存か否か (新規なら .gitignore 追記)</w:t>
      </w:r>
    </w:p>
    <w:p w14:paraId="4B536506" w14:textId="77777777" w:rsidR="00FF2FC6" w:rsidRDefault="00000000">
      <w:pPr>
        <w:pStyle w:val="a4"/>
        <w:numPr>
          <w:ilvl w:val="0"/>
          <w:numId w:val="2"/>
        </w:numPr>
        <w:spacing w:after="80"/>
      </w:pPr>
      <w:r>
        <w:rPr>
          <w:rFonts w:eastAsia="Helvetica Neue"/>
        </w:rPr>
        <w:t>Economist セクションの日次配信実装予定</w:t>
      </w:r>
    </w:p>
    <w:p w14:paraId="59576DCC" w14:textId="77777777" w:rsidR="00FF2FC6" w:rsidRDefault="00000000">
      <w:r>
        <w:br w:type="page"/>
      </w:r>
    </w:p>
    <w:p w14:paraId="0A1C040E" w14:textId="77777777" w:rsidR="00FF2FC6" w:rsidRDefault="00000000">
      <w:pPr>
        <w:pStyle w:val="1"/>
      </w:pPr>
      <w:r>
        <w:lastRenderedPageBreak/>
        <w:t>§5. ソース一覧</w:t>
      </w:r>
      <w:r>
        <w:rPr>
          <w:color w:val="B5322C"/>
          <w:sz w:val="20"/>
          <w:szCs w:val="20"/>
        </w:rPr>
        <w:t xml:space="preserve">  【v1.2 継承】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400"/>
        <w:gridCol w:w="1200"/>
        <w:gridCol w:w="1800"/>
        <w:gridCol w:w="3460"/>
      </w:tblGrid>
      <w:tr w:rsidR="00FF2FC6" w14:paraId="61274253" w14:textId="77777777">
        <w:trPr>
          <w:tblHeader/>
        </w:trPr>
        <w:tc>
          <w:tcPr>
            <w:tcW w:w="5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FD43180" w14:textId="77777777" w:rsidR="00FF2FC6" w:rsidRDefault="00000000">
            <w:r>
              <w:rPr>
                <w:rFonts w:eastAsia="Helvetica Neue"/>
                <w:b/>
                <w:bCs/>
                <w:color w:val="FFFFFF"/>
                <w:sz w:val="20"/>
                <w:szCs w:val="20"/>
              </w:rPr>
              <w:t>#</w:t>
            </w:r>
          </w:p>
        </w:tc>
        <w:tc>
          <w:tcPr>
            <w:tcW w:w="2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A7BDFFB" w14:textId="77777777" w:rsidR="00FF2FC6" w:rsidRDefault="00000000">
            <w:r>
              <w:rPr>
                <w:rFonts w:eastAsia="Helvetica Neue"/>
                <w:b/>
                <w:bCs/>
                <w:color w:val="FFFFFF"/>
                <w:sz w:val="20"/>
                <w:szCs w:val="20"/>
              </w:rPr>
              <w:t>媒体名</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D4C69FD" w14:textId="77777777" w:rsidR="00FF2FC6" w:rsidRDefault="00000000">
            <w:r>
              <w:rPr>
                <w:rFonts w:eastAsia="Helvetica Neue"/>
                <w:b/>
                <w:bCs/>
                <w:color w:val="FFFFFF"/>
                <w:sz w:val="20"/>
                <w:szCs w:val="20"/>
              </w:rPr>
              <w:t>頻度</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78AE587" w14:textId="77777777" w:rsidR="00FF2FC6" w:rsidRDefault="00000000">
            <w:r>
              <w:rPr>
                <w:rFonts w:eastAsia="Helvetica Neue"/>
                <w:b/>
                <w:bCs/>
                <w:color w:val="FFFFFF"/>
                <w:sz w:val="20"/>
                <w:szCs w:val="20"/>
              </w:rPr>
              <w:t>STYLE カテゴリ</w:t>
            </w:r>
          </w:p>
        </w:tc>
        <w:tc>
          <w:tcPr>
            <w:tcW w:w="34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69444FB" w14:textId="77777777" w:rsidR="00FF2FC6" w:rsidRDefault="00000000">
            <w:r>
              <w:rPr>
                <w:rFonts w:eastAsia="Helvetica Neue"/>
                <w:b/>
                <w:bCs/>
                <w:color w:val="FFFFFF"/>
                <w:sz w:val="20"/>
                <w:szCs w:val="20"/>
              </w:rPr>
              <w:t>v1.1 STYLE_DICTIONARY 登録</w:t>
            </w:r>
          </w:p>
        </w:tc>
      </w:tr>
      <w:tr w:rsidR="00FF2FC6" w14:paraId="23EE8BDF"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A284EA2" w14:textId="77777777" w:rsidR="00FF2FC6" w:rsidRDefault="00000000">
            <w:r>
              <w:rPr>
                <w:rFonts w:eastAsia="Helvetica Neue"/>
                <w:sz w:val="20"/>
                <w:szCs w:val="20"/>
              </w:rPr>
              <w:t>1</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75D6695" w14:textId="77777777" w:rsidR="00FF2FC6" w:rsidRDefault="00000000">
            <w:r>
              <w:rPr>
                <w:rFonts w:eastAsia="Helvetica Neue"/>
                <w:sz w:val="20"/>
                <w:szCs w:val="20"/>
              </w:rPr>
              <w:t>WSJ (The 10-Point)</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53531C8"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C37C5B"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A867976" w14:textId="77777777" w:rsidR="00FF2FC6" w:rsidRDefault="00000000">
            <w:r>
              <w:rPr>
                <w:rFonts w:eastAsia="Helvetica Neue"/>
                <w:sz w:val="20"/>
                <w:szCs w:val="20"/>
              </w:rPr>
              <w:t>○ traditional editorial illustration</w:t>
            </w:r>
          </w:p>
        </w:tc>
      </w:tr>
      <w:tr w:rsidR="00FF2FC6" w14:paraId="5D9B3C1D"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78A1FC" w14:textId="77777777" w:rsidR="00FF2FC6" w:rsidRDefault="00000000">
            <w:r>
              <w:rPr>
                <w:rFonts w:eastAsia="Helvetica Neue"/>
                <w:sz w:val="20"/>
                <w:szCs w:val="20"/>
              </w:rPr>
              <w:t>2</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BEB0E52" w14:textId="77777777" w:rsidR="00FF2FC6" w:rsidRDefault="00000000">
            <w:r>
              <w:rPr>
                <w:rFonts w:eastAsia="Helvetica Neue"/>
                <w:sz w:val="20"/>
                <w:szCs w:val="20"/>
              </w:rPr>
              <w:t>NYT Breaking News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914E75"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87BC335"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FCA6E4" w14:textId="77777777" w:rsidR="00FF2FC6" w:rsidRDefault="00000000">
            <w:r>
              <w:rPr>
                <w:rFonts w:eastAsia="Helvetica Neue"/>
                <w:sz w:val="20"/>
                <w:szCs w:val="20"/>
              </w:rPr>
              <w:t>○ modern editorial illustration</w:t>
            </w:r>
          </w:p>
        </w:tc>
      </w:tr>
      <w:tr w:rsidR="00FF2FC6" w14:paraId="029A1C88"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5E02B9" w14:textId="77777777" w:rsidR="00FF2FC6" w:rsidRDefault="00000000">
            <w:r>
              <w:rPr>
                <w:rFonts w:eastAsia="Helvetica Neue"/>
                <w:sz w:val="20"/>
                <w:szCs w:val="20"/>
              </w:rPr>
              <w:t>3</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C9B330B" w14:textId="77777777" w:rsidR="00FF2FC6" w:rsidRDefault="00000000">
            <w:r>
              <w:rPr>
                <w:rFonts w:eastAsia="Helvetica Neue"/>
                <w:sz w:val="20"/>
                <w:szCs w:val="20"/>
              </w:rPr>
              <w:t>NYT Opinion Today</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90223E8"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285F3C"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DA667A" w14:textId="77777777" w:rsidR="00FF2FC6" w:rsidRDefault="00000000">
            <w:r>
              <w:rPr>
                <w:rFonts w:eastAsia="Helvetica Neue"/>
                <w:sz w:val="20"/>
                <w:szCs w:val="20"/>
              </w:rPr>
              <w:t>○ bold satirical illustration</w:t>
            </w:r>
          </w:p>
        </w:tc>
      </w:tr>
      <w:tr w:rsidR="00FF2FC6" w14:paraId="6297921B"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D454873" w14:textId="77777777" w:rsidR="00FF2FC6" w:rsidRDefault="00000000">
            <w:r>
              <w:rPr>
                <w:rFonts w:eastAsia="Helvetica Neue"/>
                <w:sz w:val="20"/>
                <w:szCs w:val="20"/>
              </w:rPr>
              <w:t>4</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5F942B7" w14:textId="77777777" w:rsidR="00FF2FC6" w:rsidRDefault="00000000">
            <w:r>
              <w:rPr>
                <w:rFonts w:eastAsia="Helvetica Neue"/>
                <w:sz w:val="20"/>
                <w:szCs w:val="20"/>
              </w:rPr>
              <w:t>Short Squeez (OWS)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6813648"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60C2CCA" w14:textId="77777777" w:rsidR="00FF2FC6" w:rsidRDefault="00000000">
            <w:r>
              <w:rPr>
                <w:rFonts w:eastAsia="Helvetica Neue"/>
                <w:sz w:val="20"/>
                <w:szCs w:val="20"/>
              </w:rPr>
              <w:t>editorial-playful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1F29E8" w14:textId="77777777" w:rsidR="00FF2FC6" w:rsidRDefault="00000000">
            <w:r>
              <w:rPr>
                <w:rFonts w:eastAsia="Helvetica Neue"/>
                <w:sz w:val="20"/>
                <w:szCs w:val="20"/>
              </w:rPr>
              <w:t>○ playful Wall Street illustration</w:t>
            </w:r>
          </w:p>
        </w:tc>
      </w:tr>
      <w:tr w:rsidR="00FF2FC6" w14:paraId="65C5755D"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CCF411" w14:textId="77777777" w:rsidR="00FF2FC6" w:rsidRDefault="00000000">
            <w:r>
              <w:rPr>
                <w:rFonts w:eastAsia="Helvetica Neue"/>
                <w:sz w:val="20"/>
                <w:szCs w:val="20"/>
              </w:rPr>
              <w:t>5</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BC1D59" w14:textId="77777777" w:rsidR="00FF2FC6" w:rsidRDefault="00000000">
            <w:r>
              <w:rPr>
                <w:rFonts w:eastAsia="Helvetica Neue"/>
                <w:sz w:val="20"/>
                <w:szCs w:val="20"/>
              </w:rPr>
              <w:t>Skift Daily</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BEABD6"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D2F5AE" w14:textId="77777777" w:rsidR="00FF2FC6" w:rsidRDefault="00000000">
            <w:r>
              <w:rPr>
                <w:rFonts w:eastAsia="Helvetica Neue"/>
                <w:sz w:val="20"/>
                <w:szCs w:val="20"/>
              </w:rPr>
              <w:t>lifestyle</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427CBE1" w14:textId="77777777" w:rsidR="00FF2FC6" w:rsidRDefault="00000000">
            <w:r>
              <w:rPr>
                <w:rFonts w:eastAsia="Helvetica Neue"/>
                <w:sz w:val="20"/>
                <w:szCs w:val="20"/>
              </w:rPr>
              <w:t>○ modern flat digital illustration</w:t>
            </w:r>
          </w:p>
        </w:tc>
      </w:tr>
      <w:tr w:rsidR="00FF2FC6" w14:paraId="39871C6E"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346FF0" w14:textId="77777777" w:rsidR="00FF2FC6" w:rsidRDefault="00000000">
            <w:r>
              <w:rPr>
                <w:rFonts w:eastAsia="Helvetica Neue"/>
                <w:sz w:val="20"/>
                <w:szCs w:val="20"/>
              </w:rPr>
              <w:t>6</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DB72D64" w14:textId="77777777" w:rsidR="00FF2FC6" w:rsidRDefault="00000000">
            <w:r>
              <w:rPr>
                <w:rFonts w:eastAsia="Helvetica Neue"/>
                <w:sz w:val="20"/>
                <w:szCs w:val="20"/>
              </w:rPr>
              <w:t>Buysiders OWS</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55420D" w14:textId="77777777" w:rsidR="00FF2FC6" w:rsidRDefault="00000000">
            <w:r>
              <w:rPr>
                <w:rFonts w:eastAsia="Helvetica Neue"/>
                <w:sz w:val="20"/>
                <w:szCs w:val="20"/>
              </w:rPr>
              <w:t>月次</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D3B5C8" w14:textId="77777777" w:rsidR="00FF2FC6" w:rsidRDefault="00000000">
            <w:r>
              <w:rPr>
                <w:rFonts w:eastAsia="Helvetica Neue"/>
                <w:sz w:val="20"/>
                <w:szCs w:val="20"/>
              </w:rPr>
              <w:t>editorial</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0F170F4" w14:textId="77777777" w:rsidR="00FF2FC6" w:rsidRDefault="00000000">
            <w:r>
              <w:rPr>
                <w:rFonts w:eastAsia="Helvetica Neue"/>
                <w:sz w:val="20"/>
                <w:szCs w:val="20"/>
              </w:rPr>
              <w:t>○ financial M&amp;A metaphor illustration</w:t>
            </w:r>
          </w:p>
        </w:tc>
      </w:tr>
      <w:tr w:rsidR="00FF2FC6" w14:paraId="558DF225" w14:textId="77777777">
        <w:tc>
          <w:tcPr>
            <w:tcW w:w="5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F5A6EFF" w14:textId="77777777" w:rsidR="00FF2FC6" w:rsidRDefault="00000000">
            <w:r>
              <w:rPr>
                <w:rFonts w:eastAsia="Helvetica Neue"/>
                <w:sz w:val="20"/>
                <w:szCs w:val="20"/>
              </w:rPr>
              <w:t>7</w:t>
            </w:r>
          </w:p>
        </w:tc>
        <w:tc>
          <w:tcPr>
            <w:tcW w:w="2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60E79C" w14:textId="77777777" w:rsidR="00FF2FC6" w:rsidRDefault="00000000">
            <w:r>
              <w:rPr>
                <w:rFonts w:eastAsia="Helvetica Neue"/>
                <w:sz w:val="20"/>
                <w:szCs w:val="20"/>
              </w:rPr>
              <w:t>Business Insider</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A1FD46" w14:textId="77777777" w:rsidR="00FF2FC6" w:rsidRDefault="00000000">
            <w:r>
              <w:rPr>
                <w:rFonts w:eastAsia="Helvetica Neue"/>
                <w:sz w:val="20"/>
                <w:szCs w:val="20"/>
              </w:rPr>
              <w:t>日次</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47E49B6" w14:textId="77777777" w:rsidR="00FF2FC6" w:rsidRDefault="00000000">
            <w:r>
              <w:rPr>
                <w:rFonts w:eastAsia="Helvetica Neue"/>
                <w:sz w:val="20"/>
                <w:szCs w:val="20"/>
              </w:rPr>
              <w:t>lifestyle</w:t>
            </w:r>
          </w:p>
        </w:tc>
        <w:tc>
          <w:tcPr>
            <w:tcW w:w="34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DE9884" w14:textId="77777777" w:rsidR="00FF2FC6" w:rsidRDefault="00000000">
            <w:r>
              <w:rPr>
                <w:rFonts w:eastAsia="Helvetica Neue"/>
                <w:sz w:val="20"/>
                <w:szCs w:val="20"/>
              </w:rPr>
              <w:t>○ modern flat digital illustration</w:t>
            </w:r>
          </w:p>
        </w:tc>
      </w:tr>
      <w:tr w:rsidR="00FF2FC6" w14:paraId="73712F44" w14:textId="77777777">
        <w:tc>
          <w:tcPr>
            <w:tcW w:w="5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18F4863" w14:textId="77777777" w:rsidR="00FF2FC6" w:rsidRDefault="00000000">
            <w:r>
              <w:rPr>
                <w:rFonts w:eastAsia="Helvetica Neue"/>
                <w:sz w:val="20"/>
                <w:szCs w:val="20"/>
              </w:rPr>
              <w:t>8*</w:t>
            </w:r>
          </w:p>
        </w:tc>
        <w:tc>
          <w:tcPr>
            <w:tcW w:w="2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0D8DABA" w14:textId="77777777" w:rsidR="00FF2FC6" w:rsidRDefault="00000000">
            <w:r>
              <w:rPr>
                <w:rFonts w:eastAsia="Helvetica Neue"/>
                <w:sz w:val="20"/>
                <w:szCs w:val="20"/>
              </w:rPr>
              <w:t>Economist</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4BE678" w14:textId="77777777" w:rsidR="00FF2FC6" w:rsidRDefault="00000000">
            <w:r>
              <w:rPr>
                <w:rFonts w:eastAsia="Helvetica Neue"/>
                <w:sz w:val="20"/>
                <w:szCs w:val="20"/>
              </w:rPr>
              <w:t>未実装</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CD5355B" w14:textId="77777777" w:rsidR="00FF2FC6" w:rsidRDefault="00000000">
            <w:r>
              <w:rPr>
                <w:rFonts w:eastAsia="Helvetica Neue"/>
                <w:sz w:val="20"/>
                <w:szCs w:val="20"/>
              </w:rPr>
              <w:t>—</w:t>
            </w:r>
          </w:p>
        </w:tc>
        <w:tc>
          <w:tcPr>
            <w:tcW w:w="34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A6C9A88" w14:textId="77777777" w:rsidR="00FF2FC6" w:rsidRDefault="00000000">
            <w:r>
              <w:rPr>
                <w:rFonts w:eastAsia="Helvetica Neue"/>
                <w:sz w:val="20"/>
                <w:szCs w:val="20"/>
              </w:rPr>
              <w:t>× (配信開始時に追加予定)</w:t>
            </w:r>
          </w:p>
        </w:tc>
      </w:tr>
    </w:tbl>
    <w:p w14:paraId="582F3811" w14:textId="77777777" w:rsidR="00FF2FC6" w:rsidRDefault="00000000">
      <w:pPr>
        <w:spacing w:after="120"/>
      </w:pPr>
      <w:r>
        <w:rPr>
          <w:rFonts w:eastAsia="Helvetica Neue"/>
          <w:i/>
          <w:iCs/>
          <w:color w:val="6A6D74"/>
        </w:rPr>
        <w:t>*8 Economist は 2026-04-22 時点で日次配信実績ゼロ。Phase 2.5 (2026-04-28 予定) で実装。</w:t>
      </w:r>
    </w:p>
    <w:p w14:paraId="2686C177" w14:textId="77777777" w:rsidR="00FF2FC6" w:rsidRDefault="00000000">
      <w:r>
        <w:br w:type="page"/>
      </w:r>
    </w:p>
    <w:p w14:paraId="1AB8AB2E" w14:textId="77777777" w:rsidR="00FF2FC6" w:rsidRDefault="00000000">
      <w:pPr>
        <w:pStyle w:val="1"/>
      </w:pPr>
      <w:r>
        <w:lastRenderedPageBreak/>
        <w:t>§6. 運用フロー</w:t>
      </w:r>
      <w:r>
        <w:rPr>
          <w:color w:val="B5322C"/>
          <w:sz w:val="20"/>
          <w:szCs w:val="20"/>
        </w:rPr>
        <w:t xml:space="preserve">  【v1.3 更新】</w:t>
      </w:r>
    </w:p>
    <w:p w14:paraId="398BB8FC" w14:textId="77777777" w:rsidR="00FF2FC6" w:rsidRDefault="00000000">
      <w:pPr>
        <w:pStyle w:val="2"/>
      </w:pPr>
      <w:r>
        <w:t>6.1 日次自動実行フロー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FF2FC6" w14:paraId="28BCD468" w14:textId="77777777">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0447B01" w14:textId="77777777" w:rsidR="00FF2FC6" w:rsidRDefault="00000000">
            <w:r>
              <w:rPr>
                <w:rFonts w:eastAsia="Helvetica Neue"/>
                <w:b/>
                <w:bCs/>
                <w:color w:val="FFFFFF"/>
                <w:sz w:val="20"/>
                <w:szCs w:val="20"/>
              </w:rPr>
              <w:t>時刻 (JST)</w:t>
            </w:r>
          </w:p>
        </w:tc>
        <w:tc>
          <w:tcPr>
            <w:tcW w:w="7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E2FBEF1" w14:textId="77777777" w:rsidR="00FF2FC6" w:rsidRDefault="00000000">
            <w:r>
              <w:rPr>
                <w:rFonts w:eastAsia="Helvetica Neue"/>
                <w:b/>
                <w:bCs/>
                <w:color w:val="FFFFFF"/>
                <w:sz w:val="20"/>
                <w:szCs w:val="20"/>
              </w:rPr>
              <w:t>処理</w:t>
            </w:r>
          </w:p>
        </w:tc>
      </w:tr>
      <w:tr w:rsidR="00FF2FC6" w14:paraId="4530EFA4"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F2D5DBD" w14:textId="77777777" w:rsidR="00FF2FC6" w:rsidRDefault="00000000">
            <w:r>
              <w:rPr>
                <w:rFonts w:eastAsia="Helvetica Neue"/>
                <w:sz w:val="20"/>
                <w:szCs w:val="20"/>
              </w:rPr>
              <w:t>06:00</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A721233" w14:textId="77777777" w:rsidR="00FF2FC6" w:rsidRDefault="00000000">
            <w:r>
              <w:rPr>
                <w:rFonts w:eastAsia="Helvetica Neue"/>
                <w:sz w:val="20"/>
                <w:szCs w:val="20"/>
              </w:rPr>
              <w:t>daily-translate.yml 開始 (cron '0 21 * * *' UTC)</w:t>
            </w:r>
          </w:p>
        </w:tc>
      </w:tr>
      <w:tr w:rsidR="00FF2FC6" w14:paraId="0BC67287"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1663A81" w14:textId="77777777" w:rsidR="00FF2FC6" w:rsidRDefault="00000000">
            <w:r>
              <w:rPr>
                <w:rFonts w:eastAsia="Helvetica Neue"/>
                <w:sz w:val="20"/>
                <w:szCs w:val="20"/>
              </w:rPr>
              <w:t>06:01</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DF04C2" w14:textId="77777777" w:rsidR="00FF2FC6" w:rsidRDefault="00000000">
            <w:r>
              <w:rPr>
                <w:rFonts w:eastAsia="Helvetica Neue"/>
                <w:sz w:val="20"/>
                <w:szCs w:val="20"/>
              </w:rPr>
              <w:t>fetch_gmail.py (7 ソース取得)</w:t>
            </w:r>
          </w:p>
        </w:tc>
      </w:tr>
      <w:tr w:rsidR="00FF2FC6" w14:paraId="4494CFBA"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7246122" w14:textId="77777777" w:rsidR="00FF2FC6" w:rsidRDefault="00000000">
            <w:r>
              <w:rPr>
                <w:rFonts w:eastAsia="Helvetica Neue"/>
                <w:sz w:val="20"/>
                <w:szCs w:val="20"/>
              </w:rPr>
              <w:t>06:02-06:04</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9AF491E" w14:textId="77777777" w:rsidR="00FF2FC6" w:rsidRDefault="00000000">
            <w:r>
              <w:rPr>
                <w:rFonts w:eastAsia="Helvetica Neue"/>
                <w:sz w:val="20"/>
                <w:szCs w:val="20"/>
              </w:rPr>
              <w:t>translate_gemini.py (GPT-4.1 / チャンク分割 / 429 リトライ対応)</w:t>
            </w:r>
          </w:p>
        </w:tc>
      </w:tr>
      <w:tr w:rsidR="00FF2FC6" w14:paraId="3059A260"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BF1E585" w14:textId="77777777" w:rsidR="00FF2FC6" w:rsidRDefault="00000000">
            <w:r>
              <w:rPr>
                <w:rFonts w:eastAsia="Helvetica Neue"/>
                <w:sz w:val="20"/>
                <w:szCs w:val="20"/>
              </w:rPr>
              <w:t>06:05-06:07</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9FED5B7" w14:textId="77777777" w:rsidR="00FF2FC6" w:rsidRDefault="00000000">
            <w:r>
              <w:rPr>
                <w:rFonts w:eastAsia="Helvetica Neue"/>
                <w:sz w:val="20"/>
                <w:szCs w:val="20"/>
              </w:rPr>
              <w:t>generate_hero_image.py (v1.1 2-stage → legacy fallback の 2 段構成で 7 枚生成) 【v1.3 更新】</w:t>
            </w:r>
          </w:p>
        </w:tc>
      </w:tr>
      <w:tr w:rsidR="00FF2FC6" w14:paraId="398EE2E5"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9B70EFE" w14:textId="77777777" w:rsidR="00FF2FC6" w:rsidRDefault="00000000">
            <w:r>
              <w:rPr>
                <w:rFonts w:eastAsia="Helvetica Neue"/>
                <w:sz w:val="20"/>
                <w:szCs w:val="20"/>
              </w:rPr>
              <w:t>06:08</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C72978" w14:textId="77777777" w:rsidR="00FF2FC6" w:rsidRDefault="00000000">
            <w:r>
              <w:rPr>
                <w:rFonts w:eastAsia="Helvetica Neue"/>
                <w:sz w:val="20"/>
                <w:szCs w:val="20"/>
              </w:rPr>
              <w:t>frontmatter 注入 (hero_image: /images/&lt;source&gt;/&lt;date&gt;.png を追加)</w:t>
            </w:r>
          </w:p>
        </w:tc>
      </w:tr>
      <w:tr w:rsidR="00FF2FC6" w14:paraId="385A2F27"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9A3403C" w14:textId="77777777" w:rsidR="00FF2FC6" w:rsidRDefault="00000000">
            <w:r>
              <w:rPr>
                <w:rFonts w:eastAsia="Helvetica Neue"/>
                <w:sz w:val="20"/>
                <w:szCs w:val="20"/>
              </w:rPr>
              <w:t>06:09</w:t>
            </w:r>
          </w:p>
        </w:tc>
        <w:tc>
          <w:tcPr>
            <w:tcW w:w="7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6E41DDB" w14:textId="77777777" w:rsidR="00FF2FC6" w:rsidRDefault="00000000">
            <w:r>
              <w:rPr>
                <w:rFonts w:eastAsia="Helvetica Neue"/>
                <w:sz w:val="20"/>
                <w:szCs w:val="20"/>
              </w:rPr>
              <w:t>git commit &amp; push (bot トークン経由)</w:t>
            </w:r>
          </w:p>
        </w:tc>
      </w:tr>
      <w:tr w:rsidR="00FF2FC6" w14:paraId="7A140378"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CFC7C7" w14:textId="77777777" w:rsidR="00FF2FC6" w:rsidRDefault="00000000">
            <w:r>
              <w:rPr>
                <w:rFonts w:eastAsia="Helvetica Neue"/>
                <w:sz w:val="20"/>
                <w:szCs w:val="20"/>
              </w:rPr>
              <w:t>06:10-06:11</w:t>
            </w:r>
          </w:p>
        </w:tc>
        <w:tc>
          <w:tcPr>
            <w:tcW w:w="7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300A9E" w14:textId="77777777" w:rsidR="00FF2FC6" w:rsidRDefault="00000000">
            <w:r>
              <w:rPr>
                <w:rFonts w:eastAsia="Helvetica Neue"/>
                <w:sz w:val="20"/>
                <w:szCs w:val="20"/>
              </w:rPr>
              <w:t>deploy.yml → Hugo build → Pages deploy</w:t>
            </w:r>
          </w:p>
        </w:tc>
      </w:tr>
    </w:tbl>
    <w:p w14:paraId="6CD61C03" w14:textId="77777777" w:rsidR="00FF2FC6" w:rsidRDefault="00000000">
      <w:pPr>
        <w:pStyle w:val="2"/>
      </w:pPr>
      <w:r>
        <w:t>6.2 Hero 画像生成フローの詳細 【v1.3 新規】</w:t>
      </w:r>
    </w:p>
    <w:p w14:paraId="6CFD7DDF" w14:textId="77777777" w:rsidR="00FF2FC6" w:rsidRDefault="00000000">
      <w:pPr>
        <w:shd w:val="clear" w:color="auto" w:fill="F6F4EE"/>
        <w:ind w:left="360"/>
      </w:pPr>
      <w:r>
        <w:rPr>
          <w:rFonts w:ascii="Courier New" w:eastAsia="Courier New" w:hAnsi="Courier New" w:cs="Courier New"/>
          <w:color w:val="303641"/>
          <w:sz w:val="18"/>
          <w:szCs w:val="18"/>
        </w:rPr>
        <w:t>for source in [wsj, nyt-bn, nyt-op, short-squeez, skift, buysiders, business-insider]:</w:t>
      </w:r>
    </w:p>
    <w:p w14:paraId="53D2CBAC" w14:textId="77777777" w:rsidR="00FF2FC6" w:rsidRDefault="00000000">
      <w:pPr>
        <w:shd w:val="clear" w:color="auto" w:fill="F6F4EE"/>
        <w:ind w:left="360"/>
      </w:pPr>
      <w:r>
        <w:rPr>
          <w:rFonts w:ascii="Courier New" w:eastAsia="Courier New" w:hAnsi="Courier New" w:cs="Courier New"/>
          <w:color w:val="303641"/>
          <w:sz w:val="18"/>
          <w:szCs w:val="18"/>
        </w:rPr>
        <w:t xml:space="preserve">    fm = parse_frontmatter(content/&lt;source&gt;/&lt;date&gt;.md)</w:t>
      </w:r>
    </w:p>
    <w:p w14:paraId="58DC6278" w14:textId="77777777" w:rsidR="00FF2FC6" w:rsidRDefault="00000000">
      <w:pPr>
        <w:shd w:val="clear" w:color="auto" w:fill="F6F4EE"/>
        <w:ind w:left="360"/>
      </w:pPr>
      <w:r>
        <w:rPr>
          <w:rFonts w:ascii="Courier New" w:eastAsia="Courier New" w:hAnsi="Courier New" w:cs="Courier New"/>
          <w:color w:val="303641"/>
          <w:sz w:val="18"/>
          <w:szCs w:val="18"/>
        </w:rPr>
        <w:t xml:space="preserve">    summary = fm.get('summary')</w:t>
      </w:r>
    </w:p>
    <w:p w14:paraId="19BA7F65" w14:textId="77777777" w:rsidR="00FF2FC6" w:rsidRDefault="00000000">
      <w:pPr>
        <w:shd w:val="clear" w:color="auto" w:fill="F6F4EE"/>
        <w:ind w:left="360"/>
      </w:pPr>
      <w:r>
        <w:rPr>
          <w:rFonts w:ascii="Courier New" w:eastAsia="Courier New" w:hAnsi="Courier New" w:cs="Courier New"/>
          <w:color w:val="303641"/>
          <w:sz w:val="18"/>
          <w:szCs w:val="18"/>
        </w:rPr>
        <w:t xml:space="preserve">    png, meta = generate_hero_with_fallback(source, fm, GEMINI_API_KEY)</w:t>
      </w:r>
    </w:p>
    <w:p w14:paraId="22B60B74" w14:textId="77777777" w:rsidR="00FF2FC6" w:rsidRDefault="00000000">
      <w:pPr>
        <w:shd w:val="clear" w:color="auto" w:fill="F6F4EE"/>
        <w:ind w:left="360"/>
      </w:pPr>
      <w:r>
        <w:rPr>
          <w:rFonts w:ascii="Courier New" w:eastAsia="Courier New" w:hAnsi="Courier New" w:cs="Courier New"/>
          <w:color w:val="303641"/>
          <w:sz w:val="18"/>
          <w:szCs w:val="18"/>
        </w:rPr>
        <w:t xml:space="preserve">    #   meta['path'] in {'2-stage', 'legacy'}</w:t>
      </w:r>
    </w:p>
    <w:p w14:paraId="3CE218BD" w14:textId="77777777" w:rsidR="00FF2FC6" w:rsidRDefault="00000000">
      <w:pPr>
        <w:shd w:val="clear" w:color="auto" w:fill="F6F4EE"/>
        <w:ind w:left="360"/>
      </w:pPr>
      <w:r>
        <w:rPr>
          <w:rFonts w:ascii="Courier New" w:eastAsia="Courier New" w:hAnsi="Courier New" w:cs="Courier New"/>
          <w:color w:val="303641"/>
          <w:sz w:val="18"/>
          <w:szCs w:val="18"/>
        </w:rPr>
        <w:t xml:space="preserve">    #   meta['concept'] = {core_theme, visual_metaphor, contextual_detail, primary_subject_noun} or None</w:t>
      </w:r>
    </w:p>
    <w:p w14:paraId="48DBDBF5" w14:textId="77777777" w:rsidR="00FF2FC6" w:rsidRDefault="00000000">
      <w:pPr>
        <w:shd w:val="clear" w:color="auto" w:fill="F6F4EE"/>
        <w:ind w:left="360"/>
      </w:pPr>
      <w:r>
        <w:rPr>
          <w:rFonts w:ascii="Courier New" w:eastAsia="Courier New" w:hAnsi="Courier New" w:cs="Courier New"/>
          <w:color w:val="303641"/>
          <w:sz w:val="18"/>
          <w:szCs w:val="18"/>
        </w:rPr>
        <w:t xml:space="preserve">    warn_if_not_16x9(png, label=f'{source}/{date}')  # aspect ratio ±5% check</w:t>
      </w:r>
    </w:p>
    <w:p w14:paraId="359222EA" w14:textId="77777777" w:rsidR="00FF2FC6" w:rsidRDefault="00000000">
      <w:pPr>
        <w:shd w:val="clear" w:color="auto" w:fill="F6F4EE"/>
        <w:ind w:left="360"/>
      </w:pPr>
      <w:r>
        <w:rPr>
          <w:rFonts w:ascii="Courier New" w:eastAsia="Courier New" w:hAnsi="Courier New" w:cs="Courier New"/>
          <w:color w:val="303641"/>
          <w:sz w:val="18"/>
          <w:szCs w:val="18"/>
        </w:rPr>
        <w:t xml:space="preserve">    output_dir = os.environ.get('HERO_OUTPUT_DIR', 'static/images')</w:t>
      </w:r>
    </w:p>
    <w:p w14:paraId="42524DD7" w14:textId="77777777" w:rsidR="00FF2FC6" w:rsidRDefault="00000000">
      <w:pPr>
        <w:shd w:val="clear" w:color="auto" w:fill="F6F4EE"/>
        <w:ind w:left="360"/>
      </w:pPr>
      <w:r>
        <w:rPr>
          <w:rFonts w:ascii="Courier New" w:eastAsia="Courier New" w:hAnsi="Courier New" w:cs="Courier New"/>
          <w:color w:val="303641"/>
          <w:sz w:val="18"/>
          <w:szCs w:val="18"/>
        </w:rPr>
        <w:t xml:space="preserve">    save_to(output_dir/&lt;source&gt;/&lt;date&gt;.png)</w:t>
      </w:r>
    </w:p>
    <w:p w14:paraId="6A80FAFC" w14:textId="77777777" w:rsidR="00FF2FC6" w:rsidRDefault="00000000">
      <w:pPr>
        <w:shd w:val="clear" w:color="auto" w:fill="F6F4EE"/>
        <w:ind w:left="360"/>
      </w:pPr>
      <w:r>
        <w:rPr>
          <w:rFonts w:ascii="Courier New" w:eastAsia="Courier New" w:hAnsi="Courier New" w:cs="Courier New"/>
          <w:color w:val="303641"/>
          <w:sz w:val="18"/>
          <w:szCs w:val="18"/>
        </w:rPr>
        <w:t xml:space="preserve">    if not os.environ.get('HERO_SKIP_FRONTMATTER_INJECT'):</w:t>
      </w:r>
    </w:p>
    <w:p w14:paraId="71297321" w14:textId="77777777" w:rsidR="00FF2FC6" w:rsidRDefault="00000000">
      <w:pPr>
        <w:shd w:val="clear" w:color="auto" w:fill="F6F4EE"/>
        <w:ind w:left="360"/>
      </w:pPr>
      <w:r>
        <w:rPr>
          <w:rFonts w:ascii="Courier New" w:eastAsia="Courier New" w:hAnsi="Courier New" w:cs="Courier New"/>
          <w:color w:val="303641"/>
          <w:sz w:val="18"/>
          <w:szCs w:val="18"/>
        </w:rPr>
        <w:t xml:space="preserve">        inject_frontmatter(content/&lt;source&gt;/&lt;date&gt;.md, hero_image=path)</w:t>
      </w:r>
    </w:p>
    <w:p w14:paraId="5E32B42B" w14:textId="77777777" w:rsidR="00FF2FC6" w:rsidRDefault="00000000">
      <w:r>
        <w:br w:type="page"/>
      </w:r>
    </w:p>
    <w:p w14:paraId="5A36C723" w14:textId="77777777" w:rsidR="00FF2FC6" w:rsidRDefault="00000000">
      <w:pPr>
        <w:pStyle w:val="1"/>
      </w:pPr>
      <w:r>
        <w:lastRenderedPageBreak/>
        <w:t>§7. 監視・トラブルシュート</w:t>
      </w:r>
      <w:r>
        <w:rPr>
          <w:color w:val="B5322C"/>
          <w:sz w:val="20"/>
          <w:szCs w:val="20"/>
        </w:rPr>
        <w:t xml:space="preserve">  【v1.3 更新】</w:t>
      </w:r>
    </w:p>
    <w:p w14:paraId="02826AAD" w14:textId="77777777" w:rsidR="00FF2FC6" w:rsidRDefault="00000000">
      <w:pPr>
        <w:pStyle w:val="2"/>
      </w:pPr>
      <w:r>
        <w:t>7.1 ログの見方</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FF2FC6" w14:paraId="2FDBF7A4" w14:textId="77777777">
        <w:trPr>
          <w:tblHeader/>
        </w:trPr>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04323F8" w14:textId="77777777" w:rsidR="00FF2FC6" w:rsidRDefault="00000000">
            <w:r>
              <w:rPr>
                <w:rFonts w:eastAsia="Helvetica Neue"/>
                <w:b/>
                <w:bCs/>
                <w:color w:val="FFFFFF"/>
                <w:sz w:val="20"/>
                <w:szCs w:val="20"/>
              </w:rPr>
              <w:t>対象</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AC7D8FC" w14:textId="77777777" w:rsidR="00FF2FC6" w:rsidRDefault="00000000">
            <w:r>
              <w:rPr>
                <w:rFonts w:eastAsia="Helvetica Neue"/>
                <w:b/>
                <w:bCs/>
                <w:color w:val="FFFFFF"/>
                <w:sz w:val="20"/>
                <w:szCs w:val="20"/>
              </w:rPr>
              <w:t>grep パターン</w:t>
            </w:r>
          </w:p>
        </w:tc>
      </w:tr>
      <w:tr w:rsidR="00FF2FC6" w14:paraId="5D6F9E09"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B81BFB" w14:textId="77777777" w:rsidR="00FF2FC6" w:rsidRDefault="00000000">
            <w:r>
              <w:rPr>
                <w:rFonts w:eastAsia="Helvetica Neue"/>
                <w:sz w:val="20"/>
                <w:szCs w:val="20"/>
              </w:rPr>
              <w:t>翻訳エラー</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6163803" w14:textId="77777777" w:rsidR="00FF2FC6" w:rsidRDefault="00000000">
            <w:r>
              <w:rPr>
                <w:rFonts w:eastAsia="Helvetica Neue"/>
                <w:sz w:val="20"/>
                <w:szCs w:val="20"/>
              </w:rPr>
              <w:t>grep -E "\[translate\]|error"</w:t>
            </w:r>
          </w:p>
        </w:tc>
      </w:tr>
      <w:tr w:rsidR="00FF2FC6" w14:paraId="4AF29198"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E0E9C08" w14:textId="77777777" w:rsidR="00FF2FC6" w:rsidRDefault="00000000">
            <w:r>
              <w:rPr>
                <w:rFonts w:eastAsia="Helvetica Neue"/>
                <w:sz w:val="20"/>
                <w:szCs w:val="20"/>
              </w:rPr>
              <w:t>Hero 画像 (全般)</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184B3CD" w14:textId="77777777" w:rsidR="00FF2FC6" w:rsidRDefault="00000000">
            <w:r>
              <w:rPr>
                <w:rFonts w:eastAsia="Helvetica Neue"/>
                <w:sz w:val="20"/>
                <w:szCs w:val="20"/>
              </w:rPr>
              <w:t>grep -E "🎨|\[hero\]|\[gemini\]"</w:t>
            </w:r>
          </w:p>
        </w:tc>
      </w:tr>
      <w:tr w:rsidR="00FF2FC6" w14:paraId="1DEC7548"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6C8510E" w14:textId="77777777" w:rsidR="00FF2FC6" w:rsidRDefault="00000000">
            <w:r>
              <w:rPr>
                <w:rFonts w:eastAsia="Helvetica Neue"/>
                <w:sz w:val="20"/>
                <w:szCs w:val="20"/>
              </w:rPr>
              <w:t>2-stage 経路成功 【v1.3 新規】</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DDA61F2" w14:textId="77777777" w:rsidR="00FF2FC6" w:rsidRDefault="00000000">
            <w:r>
              <w:rPr>
                <w:rFonts w:eastAsia="Helvetica Neue"/>
                <w:sz w:val="20"/>
                <w:szCs w:val="20"/>
              </w:rPr>
              <w:t>grep "v1.1 2-stage path"</w:t>
            </w:r>
          </w:p>
        </w:tc>
      </w:tr>
      <w:tr w:rsidR="00FF2FC6" w14:paraId="7B4BB125"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35C0202" w14:textId="77777777" w:rsidR="00FF2FC6" w:rsidRDefault="00000000">
            <w:r>
              <w:rPr>
                <w:rFonts w:eastAsia="Helvetica Neue"/>
                <w:sz w:val="20"/>
                <w:szCs w:val="20"/>
              </w:rPr>
              <w:t>legacy fallback 発動 【v1.3 新規】</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BC5B8B4" w14:textId="77777777" w:rsidR="00FF2FC6" w:rsidRDefault="00000000">
            <w:r>
              <w:rPr>
                <w:rFonts w:eastAsia="Helvetica Neue"/>
                <w:sz w:val="20"/>
                <w:szCs w:val="20"/>
              </w:rPr>
              <w:t>grep "legacy direct-summary path"</w:t>
            </w:r>
          </w:p>
        </w:tc>
      </w:tr>
      <w:tr w:rsidR="00FF2FC6" w14:paraId="469E4BA4"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D7DDE4" w14:textId="77777777" w:rsidR="00FF2FC6" w:rsidRDefault="00000000">
            <w:r>
              <w:rPr>
                <w:rFonts w:eastAsia="Helvetica Neue"/>
                <w:sz w:val="20"/>
                <w:szCs w:val="20"/>
              </w:rPr>
              <w:t>Gemini thinking 暴走 【v1.3 新規】</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683AA2" w14:textId="77777777" w:rsidR="00FF2FC6" w:rsidRDefault="00000000">
            <w:r>
              <w:rPr>
                <w:rFonts w:eastAsia="Helvetica Neue"/>
                <w:sz w:val="20"/>
                <w:szCs w:val="20"/>
              </w:rPr>
              <w:t>grep "thoughtsTokenCount"</w:t>
            </w:r>
          </w:p>
        </w:tc>
      </w:tr>
      <w:tr w:rsidR="00FF2FC6" w14:paraId="2D05D494"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1C8B6E8" w14:textId="77777777" w:rsidR="00FF2FC6" w:rsidRDefault="00000000">
            <w:r>
              <w:rPr>
                <w:rFonts w:eastAsia="Helvetica Neue"/>
                <w:sz w:val="20"/>
                <w:szCs w:val="20"/>
              </w:rPr>
              <w:t>JSON prefix 汚染 【v1.3 新規】</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1DC470" w14:textId="77777777" w:rsidR="00FF2FC6" w:rsidRDefault="00000000">
            <w:r>
              <w:rPr>
                <w:rFonts w:eastAsia="Helvetica Neue"/>
                <w:sz w:val="20"/>
                <w:szCs w:val="20"/>
              </w:rPr>
              <w:t>grep "Here is the JSON"</w:t>
            </w:r>
          </w:p>
        </w:tc>
      </w:tr>
      <w:tr w:rsidR="00FF2FC6" w14:paraId="1668BEF8"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B90E14" w14:textId="77777777" w:rsidR="00FF2FC6" w:rsidRDefault="00000000">
            <w:r>
              <w:rPr>
                <w:rFonts w:eastAsia="Helvetica Neue"/>
                <w:sz w:val="20"/>
                <w:szCs w:val="20"/>
              </w:rPr>
              <w:t>Rate limit</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5DE6B6" w14:textId="77777777" w:rsidR="00FF2FC6" w:rsidRDefault="00000000">
            <w:r>
              <w:rPr>
                <w:rFonts w:eastAsia="Helvetica Neue"/>
                <w:sz w:val="20"/>
                <w:szCs w:val="20"/>
              </w:rPr>
              <w:t>grep "HTTP 429"</w:t>
            </w:r>
          </w:p>
        </w:tc>
      </w:tr>
      <w:tr w:rsidR="00FF2FC6" w14:paraId="57BA276A" w14:textId="77777777">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B72E452" w14:textId="77777777" w:rsidR="00FF2FC6" w:rsidRDefault="00000000">
            <w:r>
              <w:rPr>
                <w:rFonts w:eastAsia="Helvetica Neue"/>
                <w:sz w:val="20"/>
                <w:szCs w:val="20"/>
              </w:rPr>
              <w:t>Service unavailable</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1ADE86C" w14:textId="77777777" w:rsidR="00FF2FC6" w:rsidRDefault="00000000">
            <w:r>
              <w:rPr>
                <w:rFonts w:eastAsia="Helvetica Neue"/>
                <w:sz w:val="20"/>
                <w:szCs w:val="20"/>
              </w:rPr>
              <w:t>grep "HTTP 503"</w:t>
            </w:r>
          </w:p>
        </w:tc>
      </w:tr>
      <w:tr w:rsidR="00FF2FC6" w14:paraId="2912783C" w14:textId="77777777">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86DF7B" w14:textId="77777777" w:rsidR="00FF2FC6" w:rsidRDefault="00000000">
            <w:r>
              <w:rPr>
                <w:rFonts w:eastAsia="Helvetica Neue"/>
                <w:sz w:val="20"/>
                <w:szCs w:val="20"/>
              </w:rPr>
              <w:t>Deploy</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384096" w14:textId="77777777" w:rsidR="00FF2FC6" w:rsidRDefault="00000000">
            <w:r>
              <w:rPr>
                <w:rFonts w:eastAsia="Helvetica Neue"/>
                <w:sz w:val="20"/>
                <w:szCs w:val="20"/>
              </w:rPr>
              <w:t>grep "Pages deploy"</w:t>
            </w:r>
          </w:p>
        </w:tc>
      </w:tr>
    </w:tbl>
    <w:p w14:paraId="449B630C" w14:textId="77777777" w:rsidR="00FF2FC6" w:rsidRDefault="00000000">
      <w:pPr>
        <w:pStyle w:val="2"/>
      </w:pPr>
      <w:r>
        <w:t>7.2 典型的失敗パターン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FF2FC6" w14:paraId="6177B1C7" w14:textId="77777777">
        <w:trPr>
          <w:tblHeader/>
        </w:trPr>
        <w:tc>
          <w:tcPr>
            <w:tcW w:w="2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833A79E" w14:textId="77777777" w:rsidR="00FF2FC6" w:rsidRDefault="00000000">
            <w:r>
              <w:rPr>
                <w:rFonts w:eastAsia="Helvetica Neue"/>
                <w:b/>
                <w:bCs/>
                <w:color w:val="FFFFFF"/>
                <w:sz w:val="20"/>
                <w:szCs w:val="20"/>
              </w:rPr>
              <w:t>エラー</w:t>
            </w:r>
          </w:p>
        </w:tc>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0B20D3A" w14:textId="77777777" w:rsidR="00FF2FC6" w:rsidRDefault="00000000">
            <w:r>
              <w:rPr>
                <w:rFonts w:eastAsia="Helvetica Neue"/>
                <w:b/>
                <w:bCs/>
                <w:color w:val="FFFFFF"/>
                <w:sz w:val="20"/>
                <w:szCs w:val="20"/>
              </w:rPr>
              <w:t>原因</w:t>
            </w:r>
          </w:p>
        </w:tc>
        <w:tc>
          <w:tcPr>
            <w:tcW w:w="3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9B21FB9" w14:textId="77777777" w:rsidR="00FF2FC6" w:rsidRDefault="00000000">
            <w:r>
              <w:rPr>
                <w:rFonts w:eastAsia="Helvetica Neue"/>
                <w:b/>
                <w:bCs/>
                <w:color w:val="FFFFFF"/>
                <w:sz w:val="20"/>
                <w:szCs w:val="20"/>
              </w:rPr>
              <w:t>対策</w:t>
            </w:r>
          </w:p>
        </w:tc>
      </w:tr>
      <w:tr w:rsidR="00FF2FC6" w14:paraId="49B1B3E7"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EC1AA0" w14:textId="77777777" w:rsidR="00FF2FC6" w:rsidRDefault="00000000">
            <w:r>
              <w:rPr>
                <w:rFonts w:eastAsia="Helvetica Neue"/>
                <w:sz w:val="20"/>
                <w:szCs w:val="20"/>
              </w:rPr>
              <w:t>GEMINI_API_KEY not set</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C64537" w14:textId="77777777" w:rsidR="00FF2FC6" w:rsidRDefault="00000000">
            <w:r>
              <w:rPr>
                <w:rFonts w:eastAsia="Helvetica Neue"/>
                <w:sz w:val="20"/>
                <w:szCs w:val="20"/>
              </w:rPr>
              <w:t>Secret 未登録</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5A27B3" w14:textId="77777777" w:rsidR="00FF2FC6" w:rsidRDefault="00000000">
            <w:r>
              <w:rPr>
                <w:rFonts w:eastAsia="Helvetica Neue"/>
                <w:sz w:val="20"/>
                <w:szCs w:val="20"/>
              </w:rPr>
              <w:t>GitHub Settings &gt; Secrets and variables に登録</w:t>
            </w:r>
          </w:p>
        </w:tc>
      </w:tr>
      <w:tr w:rsidR="00FF2FC6" w14:paraId="258C0BD3"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14F6F66" w14:textId="77777777" w:rsidR="00FF2FC6" w:rsidRDefault="00000000">
            <w:r>
              <w:rPr>
                <w:rFonts w:eastAsia="Helvetica Neue"/>
                <w:sz w:val="20"/>
                <w:szCs w:val="20"/>
              </w:rPr>
              <w:t>HTTP 429 (Gemini)</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7164AA" w14:textId="77777777" w:rsidR="00FF2FC6" w:rsidRDefault="00000000">
            <w:r>
              <w:rPr>
                <w:rFonts w:eastAsia="Helvetica Neue"/>
                <w:sz w:val="20"/>
                <w:szCs w:val="20"/>
              </w:rPr>
              <w:t>500 img/日 超過、または 15 RPM 超過</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C2F819B" w14:textId="77777777" w:rsidR="00FF2FC6" w:rsidRDefault="00000000">
            <w:r>
              <w:rPr>
                <w:rFonts w:eastAsia="Helvetica Neue"/>
                <w:sz w:val="20"/>
                <w:szCs w:val="20"/>
              </w:rPr>
              <w:t>翌日待機、または generate_hero_image の呼出間隔を調整</w:t>
            </w:r>
          </w:p>
        </w:tc>
      </w:tr>
      <w:tr w:rsidR="00FF2FC6" w14:paraId="1505F816"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AE6271" w14:textId="77777777" w:rsidR="00FF2FC6" w:rsidRDefault="00000000">
            <w:r>
              <w:rPr>
                <w:rFonts w:eastAsia="Helvetica Neue"/>
                <w:sz w:val="20"/>
                <w:szCs w:val="20"/>
              </w:rPr>
              <w:t>HTTP 503 Service Unavailable 【v1.3 実配信で確認】</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50332CA" w14:textId="77777777" w:rsidR="00FF2FC6" w:rsidRDefault="00000000">
            <w:r>
              <w:rPr>
                <w:rFonts w:eastAsia="Helvetica Neue"/>
                <w:sz w:val="20"/>
                <w:szCs w:val="20"/>
              </w:rPr>
              <w:t>Gemini 2.5 Flash 側の一時的高負荷</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6C02988" w14:textId="77777777" w:rsidR="00FF2FC6" w:rsidRDefault="00000000">
            <w:r>
              <w:rPr>
                <w:rFonts w:eastAsia="Helvetica Neue"/>
                <w:sz w:val="20"/>
                <w:szCs w:val="20"/>
              </w:rPr>
              <w:t>exponential backoff で 4 回リトライ。5-15s × 3。90秒超えると retry 枯渇。</w:t>
            </w:r>
          </w:p>
        </w:tc>
      </w:tr>
      <w:tr w:rsidR="00FF2FC6" w14:paraId="6FEB0D59"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10B27E1" w14:textId="77777777" w:rsidR="00FF2FC6" w:rsidRDefault="00000000">
            <w:r>
              <w:rPr>
                <w:rFonts w:eastAsia="Helvetica Neue"/>
                <w:sz w:val="20"/>
                <w:szCs w:val="20"/>
              </w:rPr>
              <w:t>HTTP 400 Safety</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405ABF1" w14:textId="77777777" w:rsidR="00FF2FC6" w:rsidRDefault="00000000">
            <w:r>
              <w:rPr>
                <w:rFonts w:eastAsia="Helvetica Neue"/>
                <w:sz w:val="20"/>
                <w:szCs w:val="20"/>
              </w:rPr>
              <w:t>プロンプトがポリシー違反</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A22826" w14:textId="77777777" w:rsidR="00FF2FC6" w:rsidRDefault="00000000">
            <w:r>
              <w:rPr>
                <w:rFonts w:eastAsia="Helvetica Neue"/>
                <w:sz w:val="20"/>
                <w:szCs w:val="20"/>
              </w:rPr>
              <w:t>summary を変更、または media を変更</w:t>
            </w:r>
          </w:p>
        </w:tc>
      </w:tr>
      <w:tr w:rsidR="00FF2FC6" w14:paraId="26801069"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6BFD7A" w14:textId="77777777" w:rsidR="00FF2FC6" w:rsidRDefault="00000000">
            <w:del w:id="83" w:author="Claude" w:date="2026-05-03T06:00:00Z">
              <w:r>
                <w:rPr>
                  <w:rFonts w:eastAsia="Helvetica Neue"/>
                  <w:sz w:val="18"/>
                  <w:szCs w:val="18"/>
                </w:rPr>
                <w:delText>bot push deploy 未トリガ</w:delText>
              </w:r>
            </w:del>
            <w:ins w:id="84" w:author="Claude" w:date="2026-05-03T06:00:00Z">
              <w:r>
                <w:rPr>
                  <w:rFonts w:eastAsia="Helvetica Neue"/>
                  <w:sz w:val="18"/>
                  <w:szCs w:val="18"/>
                </w:rPr>
                <w:t>bot push deploy 未トリガ (GITHUB_TOKEN 制限)</w:t>
              </w:r>
            </w:ins>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4E80B9B" w14:textId="77777777" w:rsidR="00FF2FC6" w:rsidRDefault="00000000">
            <w:r>
              <w:rPr>
                <w:rFonts w:eastAsia="Helvetica Neue"/>
                <w:sz w:val="20"/>
                <w:szCs w:val="20"/>
              </w:rPr>
              <w:t>GitHub token 仕様制限</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1234CB" w14:textId="77777777" w:rsidR="00FF2FC6" w:rsidRDefault="00000000">
            <w:r>
              <w:rPr>
                <w:rFonts w:eastAsia="Helvetica Neue"/>
                <w:sz w:val="20"/>
                <w:szCs w:val="20"/>
              </w:rPr>
              <w:t>Phase 3.5 (未着手) で修正予定</w:t>
            </w:r>
          </w:p>
        </w:tc>
      </w:tr>
      <w:tr w:rsidR="00FF2FC6" w14:paraId="7A56F02C"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025C9F" w14:textId="77777777" w:rsidR="00FF2FC6" w:rsidRDefault="00000000">
            <w:r>
              <w:rPr>
                <w:rFonts w:eastAsia="Helvetica Neue"/>
                <w:sz w:val="20"/>
                <w:szCs w:val="20"/>
              </w:rPr>
              <w:t>MAX_TOKENS (thoughtsTokenCount≈285) 【v1.3 新規】</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7A7F662" w14:textId="77777777" w:rsidR="00FF2FC6" w:rsidRDefault="00000000">
            <w:r>
              <w:rPr>
                <w:rFonts w:eastAsia="Helvetica Neue"/>
                <w:sz w:val="20"/>
                <w:szCs w:val="20"/>
              </w:rPr>
              <w:t>maxOutputTokens=300 が thinking mode 暴走で枯渇</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1A3F767" w14:textId="77777777" w:rsidR="00FF2FC6" w:rsidRDefault="00000000">
            <w:r>
              <w:rPr>
                <w:rFonts w:eastAsia="Helvetica Neue"/>
                <w:sz w:val="20"/>
                <w:szCs w:val="20"/>
              </w:rPr>
              <w:t>§9.1 Patch 1 — thinkingBudget=0 + maxOutputTokens=1024</w:t>
            </w:r>
          </w:p>
        </w:tc>
      </w:tr>
      <w:tr w:rsidR="00FF2FC6" w14:paraId="6CF6BF8F"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448CC4E" w14:textId="77777777" w:rsidR="00FF2FC6" w:rsidRDefault="00000000">
            <w:r>
              <w:rPr>
                <w:rFonts w:eastAsia="Helvetica Neue"/>
                <w:sz w:val="20"/>
                <w:szCs w:val="20"/>
              </w:rPr>
              <w:t>JSON parse: 'Here is the JSON requested:' 【v1.3 新規】</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D2C400" w14:textId="77777777" w:rsidR="00FF2FC6" w:rsidRDefault="00000000">
            <w:r>
              <w:rPr>
                <w:rFonts w:eastAsia="Helvetica Neue"/>
                <w:sz w:val="20"/>
                <w:szCs w:val="20"/>
              </w:rPr>
              <w:t>responseMimeType 指定でも Gemini がコードフェンスを付加</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B5EA9F" w14:textId="77777777" w:rsidR="00FF2FC6" w:rsidRDefault="00000000">
            <w:r>
              <w:rPr>
                <w:rFonts w:eastAsia="Helvetica Neue"/>
                <w:sz w:val="20"/>
                <w:szCs w:val="20"/>
              </w:rPr>
              <w:t>§9.1 Patch 2 — 正規表現で {...} 抽出 + ```json フェンス剥がし</w:t>
            </w:r>
          </w:p>
        </w:tc>
      </w:tr>
      <w:tr w:rsidR="00FF2FC6" w14:paraId="78BA3CE8" w14:textId="77777777">
        <w:tc>
          <w:tcPr>
            <w:tcW w:w="2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11FBD12" w14:textId="77777777" w:rsidR="00FF2FC6" w:rsidRDefault="00000000">
            <w:r>
              <w:rPr>
                <w:rFonts w:eastAsia="Helvetica Neue"/>
                <w:sz w:val="20"/>
                <w:szCs w:val="20"/>
              </w:rPr>
              <w:t>legacy fallback が photorealistic 出力 【v1.3 新規】</w:t>
            </w:r>
          </w:p>
        </w:tc>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A53993" w14:textId="77777777" w:rsidR="00FF2FC6" w:rsidRDefault="00000000">
            <w:r>
              <w:rPr>
                <w:rFonts w:eastAsia="Helvetica Neue"/>
                <w:sz w:val="20"/>
                <w:szCs w:val="20"/>
              </w:rPr>
              <w:t>COMMON_STYLE で "Photorealistic" 明示指定</w:t>
            </w:r>
          </w:p>
        </w:tc>
        <w:tc>
          <w:tcPr>
            <w:tcW w:w="3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29E94AB" w14:textId="77777777" w:rsidR="00FF2FC6" w:rsidRDefault="00000000">
            <w:r>
              <w:rPr>
                <w:rFonts w:eastAsia="Helvetica Neue"/>
                <w:sz w:val="20"/>
                <w:szCs w:val="20"/>
              </w:rPr>
              <w:t>§9.1 Patch 3-5 — illustration 語彙に書き換え</w:t>
            </w:r>
          </w:p>
        </w:tc>
      </w:tr>
      <w:tr w:rsidR="00FF2FC6" w14:paraId="0C43175F" w14:textId="77777777">
        <w:tc>
          <w:tcPr>
            <w:tcW w:w="2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BBF99DA" w14:textId="77777777" w:rsidR="00FF2FC6" w:rsidRDefault="00000000">
            <w:r>
              <w:rPr>
                <w:rFonts w:eastAsia="Helvetica Neue"/>
                <w:sz w:val="20"/>
                <w:szCs w:val="20"/>
              </w:rPr>
              <w:t>Tunnel connection failed: 403 Forbidden 【v1.3 Cowork 環境】</w:t>
            </w:r>
          </w:p>
        </w:tc>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7E068E" w14:textId="77777777" w:rsidR="00FF2FC6" w:rsidRDefault="00000000">
            <w:r>
              <w:rPr>
                <w:rFonts w:eastAsia="Helvetica Neue"/>
                <w:sz w:val="20"/>
                <w:szCs w:val="20"/>
              </w:rPr>
              <w:t>Cowork サンドボックスの HTTP proxy allowlist に Gemini endpoint 未登録</w:t>
            </w:r>
          </w:p>
        </w:tc>
        <w:tc>
          <w:tcPr>
            <w:tcW w:w="3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DCE3E92" w14:textId="77777777" w:rsidR="00FF2FC6" w:rsidRDefault="00000000">
            <w:r>
              <w:rPr>
                <w:rFonts w:eastAsia="Helvetica Neue"/>
                <w:sz w:val="20"/>
                <w:szCs w:val="20"/>
              </w:rPr>
              <w:t>ローカル Mac または Claude Code 環境で実行する (§10 参照)</w:t>
            </w:r>
          </w:p>
        </w:tc>
      </w:tr>
    </w:tbl>
    <w:p w14:paraId="04E45110" w14:textId="77777777" w:rsidR="00FF2FC6" w:rsidRDefault="00000000">
      <w:r>
        <w:lastRenderedPageBreak/>
        <w:br w:type="page"/>
      </w:r>
    </w:p>
    <w:p w14:paraId="4606731B" w14:textId="77777777" w:rsidR="00FF2FC6" w:rsidRDefault="00000000">
      <w:pPr>
        <w:pStyle w:val="1"/>
      </w:pPr>
      <w:del w:id="85" w:author="Claude" w:date="2026-05-01T09:00:00Z">
        <w:r>
          <w:lastRenderedPageBreak/>
          <w:delText>§8. 既知の課題 (2026-04-22/23 実配信検証結果 + v1.4 解消状況)</w:delText>
        </w:r>
      </w:del>
      <w:ins w:id="86" w:author="Claude" w:date="2026-05-01T09:00:00Z">
        <w:r>
          <w:t>§8. 既知の課題 (2026-04-22/23 実配信検証結果 + v2.0 解消状況)</w:t>
        </w:r>
      </w:ins>
      <w:del w:id="87" w:author="Claude" w:date="2026-05-01T09:00:00Z">
        <w:r>
          <w:rPr>
            <w:color w:val="B5322C"/>
            <w:sz w:val="20"/>
            <w:szCs w:val="20"/>
          </w:rPr>
          <w:delText xml:space="preserve">  【v1.4 更新】</w:delText>
        </w:r>
      </w:del>
      <w:ins w:id="88" w:author="Claude" w:date="2026-05-01T09:00:00Z">
        <w:r>
          <w:t xml:space="preserve">  【v2.0 更新: 解消 4 件 + 新規 3 件】</w:t>
        </w:r>
      </w:ins>
    </w:p>
    <w:p w14:paraId="007AB7AB" w14:textId="77777777" w:rsidR="00FF2FC6" w:rsidRDefault="00000000">
      <w:pPr>
        <w:spacing w:after="120"/>
      </w:pPr>
      <w:r>
        <w:rPr>
          <w:rFonts w:eastAsia="Helvetica Neue"/>
        </w:rPr>
        <w:t>v1.3 策定時に記録された 3 大課題は、本 v1.4 (2026-04-23 コミット 76e3ff8) で全て解消された。一方、実装過程で新たに 3 件の副次的課題を発見したため併記する。</w:t>
      </w:r>
    </w:p>
    <w:p w14:paraId="7EE4BAF6" w14:textId="77777777" w:rsidR="00FF2FC6" w:rsidRDefault="00000000">
      <w:pPr>
        <w:pStyle w:val="2"/>
      </w:pPr>
      <w:r>
        <w:t>§8.1 [解消] 2-stage プロンプト全件失敗 — thinking budget burn-out + JSON prefix 汚染</w:t>
      </w:r>
    </w:p>
    <w:p w14:paraId="27E57724" w14:textId="77777777" w:rsidR="00FF2FC6" w:rsidRDefault="00000000">
      <w:pPr>
        <w:spacing w:after="120"/>
      </w:pPr>
      <w:r>
        <w:rPr>
          <w:rFonts w:eastAsia="Helvetica Neue"/>
          <w:b/>
          <w:bCs/>
        </w:rPr>
        <w:t xml:space="preserve">ステータス: </w:t>
      </w:r>
      <w:r>
        <w:rPr>
          <w:rFonts w:eastAsia="Helvetica Neue"/>
          <w:b/>
          <w:bCs/>
          <w:color w:val="2F6B3D"/>
        </w:rPr>
        <w:t>✅ 解消 (v1.4 commit f42b65c 適用)</w:t>
      </w:r>
    </w:p>
    <w:p w14:paraId="29186431" w14:textId="77777777" w:rsidR="00FF2FC6" w:rsidRDefault="00000000">
      <w:pPr>
        <w:spacing w:after="120"/>
      </w:pPr>
      <w:r>
        <w:rPr>
          <w:rFonts w:eastAsia="Helvetica Neue"/>
        </w:rPr>
        <w:t>v1.3 §8.1 で記述した MAX_TOKENS / JSON prefix 汚染問題は、以下の対策により 2026-04-23 実測で解消された:</w:t>
      </w:r>
    </w:p>
    <w:p w14:paraId="27C8638D" w14:textId="77777777" w:rsidR="00FF2FC6" w:rsidRDefault="00000000">
      <w:pPr>
        <w:pStyle w:val="a4"/>
        <w:numPr>
          <w:ilvl w:val="0"/>
          <w:numId w:val="2"/>
        </w:numPr>
        <w:spacing w:after="80"/>
      </w:pPr>
      <w:r>
        <w:rPr>
          <w:rFonts w:eastAsia="Helvetica Neue"/>
        </w:rPr>
        <w:t>Patch 1: thinkingConfig.thinkingBudget=0 + maxOutputTokens 300→1024 (§9.1.1)</w:t>
      </w:r>
    </w:p>
    <w:p w14:paraId="4D9FD118" w14:textId="77777777" w:rsidR="00FF2FC6" w:rsidRDefault="00000000">
      <w:pPr>
        <w:pStyle w:val="a4"/>
        <w:numPr>
          <w:ilvl w:val="0"/>
          <w:numId w:val="2"/>
        </w:numPr>
        <w:spacing w:after="80"/>
      </w:pPr>
      <w:r>
        <w:rPr>
          <w:rFonts w:eastAsia="Helvetica Neue"/>
        </w:rPr>
        <w:t>Patch 2: _parse_concept_json に markdown fence / prefix 除去ロジック追加 (§9.1.2)</w:t>
      </w:r>
    </w:p>
    <w:p w14:paraId="07255A64" w14:textId="77777777" w:rsidR="00FF2FC6" w:rsidRDefault="00000000">
      <w:pPr>
        <w:spacing w:after="120"/>
      </w:pPr>
      <w:r>
        <w:rPr>
          <w:rFonts w:eastAsia="Helvetica Neue"/>
        </w:rPr>
        <w:t>Test B 実測値 (2026-04-23): promptTokens=45, thoughtTokens=0, total=85, finishReason=STOP。thinking 完全停止・JSON 正常返却を確認。</w:t>
      </w:r>
    </w:p>
    <w:p w14:paraId="3F096B8C" w14:textId="77777777" w:rsidR="00FF2FC6" w:rsidRDefault="00000000">
      <w:pPr>
        <w:pStyle w:val="2"/>
      </w:pPr>
      <w:r>
        <w:t>§8.2 [解消] Legacy fallback が photorealistic 出力 — 要件は illustration</w:t>
      </w:r>
    </w:p>
    <w:p w14:paraId="676F9CB1" w14:textId="77777777" w:rsidR="00FF2FC6" w:rsidRDefault="00000000">
      <w:pPr>
        <w:spacing w:after="120"/>
      </w:pPr>
      <w:r>
        <w:rPr>
          <w:rFonts w:eastAsia="Helvetica Neue"/>
          <w:b/>
          <w:bCs/>
        </w:rPr>
        <w:t xml:space="preserve">ステータス: </w:t>
      </w:r>
      <w:r>
        <w:rPr>
          <w:rFonts w:eastAsia="Helvetica Neue"/>
          <w:b/>
          <w:bCs/>
          <w:color w:val="2F6B3D"/>
        </w:rPr>
        <w:t>✅ 解消 (Patch 3-5 適用)</w:t>
      </w:r>
    </w:p>
    <w:p w14:paraId="3FDB3367" w14:textId="77777777" w:rsidR="00FF2FC6" w:rsidRDefault="00000000">
      <w:pPr>
        <w:spacing w:after="120"/>
      </w:pPr>
      <w:r>
        <w:rPr>
          <w:rFonts w:eastAsia="Helvetica Neue"/>
        </w:rPr>
        <w:t>COMMON_STYLE / SECTION_STYLES / DEFAULT_STYLE を illustration-only 指定に全面書換。さらに Pattern A (editorial satire) / Pattern B (modern flat lifestyle) の 2 分類を導入し、媒体別の方向性を強化。</w:t>
      </w:r>
    </w:p>
    <w:p w14:paraId="574FCEFB" w14:textId="77777777" w:rsidR="00FF2FC6" w:rsidRDefault="00000000">
      <w:pPr>
        <w:spacing w:after="120"/>
      </w:pPr>
      <w:r>
        <w:rPr>
          <w:rFonts w:eastAsia="Helvetica Neue"/>
        </w:rPr>
        <w:t>2026-04-23 視覚検証結果: 4 媒体 (wsj / nyt-bn / nyt-op / business-insider) 全てが肉眼で illustration と認識され、ユーザーによる全面承認を取得済み。</w:t>
      </w:r>
    </w:p>
    <w:p w14:paraId="2BC467D9" w14:textId="77777777" w:rsidR="00FF2FC6" w:rsidRDefault="00000000">
      <w:pPr>
        <w:pStyle w:val="2"/>
      </w:pPr>
      <w:r>
        <w:t>§8.3 [解消] Cowork サンドボックスから Gemini API 到達不可</w:t>
      </w:r>
    </w:p>
    <w:p w14:paraId="28D0C28E" w14:textId="77777777" w:rsidR="00FF2FC6" w:rsidRDefault="00000000">
      <w:pPr>
        <w:spacing w:after="120"/>
      </w:pPr>
      <w:r>
        <w:rPr>
          <w:rFonts w:eastAsia="Helvetica Neue"/>
          <w:b/>
          <w:bCs/>
        </w:rPr>
        <w:t xml:space="preserve">ステータス: </w:t>
      </w:r>
      <w:r>
        <w:rPr>
          <w:rFonts w:eastAsia="Helvetica Neue"/>
          <w:b/>
          <w:bCs/>
          <w:color w:val="2F6B3D"/>
        </w:rPr>
        <w:t>✅ 運用回避で解消 (§10.2.3 で明文化)</w:t>
      </w:r>
    </w:p>
    <w:p w14:paraId="6BC48971" w14:textId="77777777" w:rsidR="00FF2FC6" w:rsidRDefault="00000000">
      <w:pPr>
        <w:spacing w:after="120"/>
      </w:pPr>
      <w:r>
        <w:rPr>
          <w:rFonts w:eastAsia="Helvetica Neue"/>
        </w:rPr>
        <w:t>hero 画像生成検証は 「ローカル Mac 専用」 とする運用ガイドライン (§10.2.3) で回避。Cowork 側では Edit 系操作とドキュメント生成のみに限定。</w:t>
      </w:r>
    </w:p>
    <w:p w14:paraId="6DD9954E" w14:textId="77777777" w:rsidR="00FF2FC6" w:rsidRDefault="00000000">
      <w:pPr>
        <w:pStyle w:val="2"/>
      </w:pPr>
      <w:r>
        <w:t>§8.4 [新規] Nano Banana 2 黒画像バグ (preview モデル)</w:t>
      </w:r>
      <w:r>
        <w:rPr>
          <w:color w:val="B5322C"/>
          <w:sz w:val="18"/>
          <w:szCs w:val="18"/>
        </w:rPr>
        <w:t xml:space="preserve">  【v1.4 新規】</w:t>
      </w:r>
    </w:p>
    <w:p w14:paraId="4F41C8B2" w14:textId="77777777" w:rsidR="00FF2FC6" w:rsidRDefault="00000000">
      <w:pPr>
        <w:spacing w:after="120"/>
      </w:pPr>
      <w:r>
        <w:rPr>
          <w:rFonts w:eastAsia="Helvetica Neue"/>
          <w:b/>
          <w:bCs/>
        </w:rPr>
        <w:t xml:space="preserve">ステータス: </w:t>
      </w:r>
      <w:r>
        <w:rPr>
          <w:rFonts w:eastAsia="Helvetica Neue"/>
          <w:b/>
          <w:bCs/>
          <w:color w:val="A86A1A"/>
        </w:rPr>
        <w:t>⚠️ 未解消 — DEFAULT_MODEL 変更で回避中</w:t>
      </w:r>
    </w:p>
    <w:p w14:paraId="29BD3C24" w14:textId="77777777" w:rsidR="00FF2FC6" w:rsidRDefault="00000000">
      <w:pPr>
        <w:pStyle w:val="3"/>
      </w:pPr>
      <w:r>
        <w:t>§8.4.1 事象</w:t>
      </w:r>
    </w:p>
    <w:p w14:paraId="5BB904FF" w14:textId="77777777" w:rsidR="00FF2FC6" w:rsidRDefault="00000000">
      <w:pPr>
        <w:spacing w:after="120"/>
      </w:pPr>
      <w:r>
        <w:rPr>
          <w:rFonts w:eastAsia="Helvetica Neue"/>
        </w:rPr>
        <w:t>2026-04-23 検証で gemini-3.1-flash-image-preview (Nano Banana 2) を DEFAULT_MODEL に採用したところ、4 媒体全てで 完全に黒い JPEG (1376×768, 731-1041 KB) が返却された。file コマンドでは valid JPEG (JFIF standard 1.01, baseline, precision 8) と認識されるが、実コンテンツは全 pixel が black。</w:t>
      </w:r>
    </w:p>
    <w:p w14:paraId="64019542" w14:textId="77777777" w:rsidR="00FF2FC6" w:rsidRDefault="00000000">
      <w:pPr>
        <w:pStyle w:val="3"/>
      </w:pPr>
      <w:r>
        <w:t>§8.4.2 推定原因</w:t>
      </w:r>
    </w:p>
    <w:p w14:paraId="2BC7F106" w14:textId="77777777" w:rsidR="00FF2FC6" w:rsidRDefault="00000000">
      <w:pPr>
        <w:pStyle w:val="a4"/>
        <w:numPr>
          <w:ilvl w:val="0"/>
          <w:numId w:val="2"/>
        </w:numPr>
        <w:spacing w:after="80"/>
      </w:pPr>
      <w:r>
        <w:rPr>
          <w:rFonts w:eastAsia="Helvetica Neue"/>
        </w:rPr>
        <w:t>preview 段階での内部安全フィルタが illustration 生成を過剰ブロック</w:t>
      </w:r>
    </w:p>
    <w:p w14:paraId="30764A2C" w14:textId="77777777" w:rsidR="00FF2FC6" w:rsidRDefault="00000000">
      <w:pPr>
        <w:pStyle w:val="a4"/>
        <w:numPr>
          <w:ilvl w:val="0"/>
          <w:numId w:val="2"/>
        </w:numPr>
        <w:spacing w:after="80"/>
      </w:pPr>
      <w:r>
        <w:rPr>
          <w:rFonts w:eastAsia="Helvetica Neue"/>
        </w:rPr>
        <w:t>プロンプト中の "NOT photorealistic" 等の否定表現を model が特殊解釈</w:t>
      </w:r>
    </w:p>
    <w:p w14:paraId="45084F67" w14:textId="77777777" w:rsidR="00FF2FC6" w:rsidRDefault="00000000">
      <w:pPr>
        <w:pStyle w:val="a4"/>
        <w:numPr>
          <w:ilvl w:val="0"/>
          <w:numId w:val="2"/>
        </w:numPr>
        <w:spacing w:after="80"/>
      </w:pPr>
      <w:r>
        <w:rPr>
          <w:rFonts w:eastAsia="Helvetica Neue"/>
        </w:rPr>
        <w:t>Gemini 3.1 preview モデル固有のバグ</w:t>
      </w:r>
    </w:p>
    <w:p w14:paraId="6ADAFEF4" w14:textId="77777777" w:rsidR="00FF2FC6" w:rsidRDefault="00000000">
      <w:pPr>
        <w:pStyle w:val="3"/>
      </w:pPr>
      <w:r>
        <w:lastRenderedPageBreak/>
        <w:t>§8.4.3 暫定対応 (v1.4 適用済み)</w:t>
      </w:r>
    </w:p>
    <w:p w14:paraId="6E73BCFD" w14:textId="77777777" w:rsidR="00FF2FC6" w:rsidRDefault="00000000">
      <w:pPr>
        <w:shd w:val="clear" w:color="auto" w:fill="F6F4EE"/>
        <w:ind w:left="360"/>
      </w:pPr>
      <w:r>
        <w:rPr>
          <w:rFonts w:ascii="Courier New" w:eastAsia="Courier New" w:hAnsi="Courier New" w:cs="Courier New"/>
          <w:color w:val="303641"/>
          <w:sz w:val="18"/>
          <w:szCs w:val="18"/>
        </w:rPr>
        <w:t># scripts/generate_hero_image.py L46-47</w:t>
      </w:r>
    </w:p>
    <w:p w14:paraId="69263AC1" w14:textId="77777777" w:rsidR="00FF2FC6" w:rsidRDefault="00000000">
      <w:pPr>
        <w:shd w:val="clear" w:color="auto" w:fill="F6F4EE"/>
        <w:ind w:left="360"/>
      </w:pPr>
      <w:r>
        <w:rPr>
          <w:rFonts w:ascii="Courier New" w:eastAsia="Courier New" w:hAnsi="Courier New" w:cs="Courier New"/>
          <w:color w:val="303641"/>
          <w:sz w:val="18"/>
          <w:szCs w:val="18"/>
        </w:rPr>
        <w:t># v1.4: gemini-2.5-flash-image が GS 級 illustration 出力で安定 (Test C 検証済)。</w:t>
      </w:r>
    </w:p>
    <w:p w14:paraId="7AA90043" w14:textId="77777777" w:rsidR="00FF2FC6" w:rsidRDefault="00000000">
      <w:pPr>
        <w:shd w:val="clear" w:color="auto" w:fill="F6F4EE"/>
        <w:ind w:left="360"/>
      </w:pPr>
      <w:r>
        <w:rPr>
          <w:rFonts w:ascii="Courier New" w:eastAsia="Courier New" w:hAnsi="Courier New" w:cs="Courier New"/>
          <w:color w:val="303641"/>
          <w:sz w:val="18"/>
          <w:szCs w:val="18"/>
        </w:rPr>
        <w:t># gemini-3.1-flash-image-preview (Nano Banana 2) は preview で黒画像バグ確認のため</w:t>
      </w:r>
    </w:p>
    <w:p w14:paraId="407BF7BC" w14:textId="77777777" w:rsidR="00FF2FC6" w:rsidRDefault="00000000">
      <w:pPr>
        <w:shd w:val="clear" w:color="auto" w:fill="F6F4EE"/>
        <w:ind w:left="360"/>
      </w:pPr>
      <w:r>
        <w:rPr>
          <w:rFonts w:ascii="Courier New" w:eastAsia="Courier New" w:hAnsi="Courier New" w:cs="Courier New"/>
          <w:color w:val="303641"/>
          <w:sz w:val="18"/>
          <w:szCs w:val="18"/>
        </w:rPr>
        <w:t># OPT-IN とする (GEMINI_MODEL=gemini-3.1-flash-image-preview で上書き時のみ使用)。</w:t>
      </w:r>
    </w:p>
    <w:p w14:paraId="6EDBC8A0" w14:textId="77777777" w:rsidR="00FF2FC6" w:rsidRDefault="00000000">
      <w:pPr>
        <w:shd w:val="clear" w:color="auto" w:fill="F6F4EE"/>
        <w:ind w:left="360"/>
      </w:pPr>
      <w:r>
        <w:rPr>
          <w:rFonts w:ascii="Courier New" w:eastAsia="Courier New" w:hAnsi="Courier New" w:cs="Courier New"/>
          <w:color w:val="303641"/>
          <w:sz w:val="18"/>
          <w:szCs w:val="18"/>
        </w:rPr>
        <w:t>DEFAULT_MODEL = os.environ.get("GEMINI_MODEL", "gemini-2.5-flash-image")</w:t>
      </w:r>
    </w:p>
    <w:p w14:paraId="00ACA075" w14:textId="77777777" w:rsidR="00FF2FC6" w:rsidRDefault="00000000">
      <w:pPr>
        <w:shd w:val="clear" w:color="auto" w:fill="F6F4EE"/>
        <w:ind w:left="360"/>
      </w:pPr>
      <w:r>
        <w:rPr>
          <w:rFonts w:ascii="Courier New" w:eastAsia="Courier New" w:hAnsi="Courier New" w:cs="Courier New"/>
          <w:color w:val="303641"/>
          <w:sz w:val="18"/>
          <w:szCs w:val="18"/>
        </w:rPr>
        <w:t>FALLBACK_IMAGE_MODEL = os.environ.get("GEMINI_FALLBACK_IMAGE_MODEL", "gemini-2.5-flash-image")</w:t>
      </w:r>
    </w:p>
    <w:p w14:paraId="7994656B" w14:textId="77777777" w:rsidR="00FF2FC6" w:rsidRDefault="00000000">
      <w:pPr>
        <w:spacing w:after="120"/>
      </w:pPr>
      <w:r>
        <w:rPr>
          <w:rFonts w:eastAsia="Helvetica Neue"/>
        </w:rPr>
        <w:t>Nano Banana 2 の安定版 (non-preview) リリース後に再評価予定。それまでは gemini-2.5-flash-image 継続使用。</w:t>
      </w:r>
    </w:p>
    <w:p w14:paraId="4D03AD90" w14:textId="77777777" w:rsidR="00FF2FC6" w:rsidRDefault="00000000">
      <w:pPr>
        <w:pStyle w:val="2"/>
      </w:pPr>
      <w:r>
        <w:t>§8.5 [新規] Nano Banana 系の JPEG 出力 — PNG 非保証</w:t>
      </w:r>
      <w:r>
        <w:rPr>
          <w:color w:val="B5322C"/>
          <w:sz w:val="18"/>
          <w:szCs w:val="18"/>
        </w:rPr>
        <w:t xml:space="preserve">  【v1.4 新規】</w:t>
      </w:r>
    </w:p>
    <w:p w14:paraId="21263DB6" w14:textId="77777777" w:rsidR="00FF2FC6" w:rsidRDefault="00000000">
      <w:pPr>
        <w:spacing w:after="120"/>
      </w:pPr>
      <w:r>
        <w:rPr>
          <w:rFonts w:eastAsia="Helvetica Neue"/>
          <w:b/>
          <w:bCs/>
        </w:rPr>
        <w:t xml:space="preserve">ステータス: </w:t>
      </w:r>
      <w:r>
        <w:rPr>
          <w:rFonts w:eastAsia="Helvetica Neue"/>
          <w:b/>
          <w:bCs/>
          <w:color w:val="2F6B3D"/>
        </w:rPr>
        <w:t>✅ 多形式対応で解消 (Patch 7 適用)</w:t>
      </w:r>
    </w:p>
    <w:p w14:paraId="531A4522" w14:textId="77777777" w:rsidR="00FF2FC6" w:rsidRDefault="00000000">
      <w:pPr>
        <w:spacing w:after="120"/>
      </w:pPr>
      <w:r>
        <w:rPr>
          <w:rFonts w:eastAsia="Helvetica Neue"/>
        </w:rPr>
        <w:t>Nano Banana 系モデル (gemini-2.5-flash-image / gemini-3.1-flash-image-preview) は、リクエストに対して PNG を必ずしも返さず、JPEG (JFIF 1.01) を返すケースがある。実測: 2.5-flash-image で 1344×768 PNG も 1376×768 JPEG も同 prompt で返却された。</w:t>
      </w:r>
    </w:p>
    <w:p w14:paraId="31DB1746" w14:textId="77777777" w:rsidR="00FF2FC6" w:rsidRDefault="00000000">
      <w:pPr>
        <w:spacing w:after="120"/>
      </w:pPr>
      <w:r>
        <w:rPr>
          <w:rFonts w:eastAsia="Helvetica Neue"/>
        </w:rPr>
        <w:t>現行の frontmatter は hero_image: "/images/&lt;source&gt;/&lt;date&gt;.png" と .png 拡張子で固定、ファイル保存もすべて .png だが、実際のバイト列は JPEG のケースあり。Web ブラウザは content-type または magic bytes 優先で描画するため、現時点では表示に支障なし。</w:t>
      </w:r>
    </w:p>
    <w:p w14:paraId="3D189DD0" w14:textId="77777777" w:rsidR="00FF2FC6" w:rsidRDefault="00000000">
      <w:pPr>
        <w:pStyle w:val="3"/>
      </w:pPr>
      <w:r>
        <w:t>§8.5.1 対応 (Patch 7)</w:t>
      </w:r>
    </w:p>
    <w:p w14:paraId="746B160B" w14:textId="77777777" w:rsidR="00FF2FC6" w:rsidRDefault="00000000">
      <w:pPr>
        <w:spacing w:after="120"/>
      </w:pPr>
      <w:r>
        <w:rPr>
          <w:rFonts w:eastAsia="Helvetica Neue"/>
        </w:rPr>
        <w:t>detect_image_dimensions() を PNG/JPEG/WebP 多形式対応に拡張。各 format ごとに header parse して (width, height, format) のタプルを返すよう改修。warn_if_not_16x9() のログ出力に format= を追加。</w:t>
      </w:r>
    </w:p>
    <w:p w14:paraId="4B3989E6" w14:textId="77777777" w:rsidR="00FF2FC6" w:rsidRDefault="00000000">
      <w:pPr>
        <w:pStyle w:val="2"/>
      </w:pPr>
      <w:r>
        <w:t>§8.6 [新規] アーキテクチャ文字混入 (FRB / TICKER TAPE 等)</w:t>
      </w:r>
      <w:r>
        <w:rPr>
          <w:color w:val="B5322C"/>
          <w:sz w:val="18"/>
          <w:szCs w:val="18"/>
        </w:rPr>
        <w:t xml:space="preserve">  【v1.4 新規】</w:t>
      </w:r>
    </w:p>
    <w:p w14:paraId="796C1797" w14:textId="77777777" w:rsidR="00FF2FC6" w:rsidRDefault="00000000">
      <w:pPr>
        <w:spacing w:after="120"/>
      </w:pPr>
      <w:r>
        <w:rPr>
          <w:rFonts w:eastAsia="Helvetica Neue"/>
          <w:b/>
          <w:bCs/>
        </w:rPr>
        <w:t xml:space="preserve">ステータス: </w:t>
      </w:r>
      <w:r>
        <w:rPr>
          <w:rFonts w:eastAsia="Helvetica Neue"/>
          <w:b/>
          <w:bCs/>
          <w:color w:val="A86A1A"/>
        </w:rPr>
        <w:t>🟡 許容範囲 (v1.5 で厳格化検討)</w:t>
      </w:r>
    </w:p>
    <w:p w14:paraId="42D1F04B" w14:textId="77777777" w:rsidR="00FF2FC6" w:rsidRDefault="00000000">
      <w:pPr>
        <w:spacing w:after="120"/>
      </w:pPr>
      <w:r>
        <w:rPr>
          <w:rFonts w:eastAsia="Helvetica Neue"/>
        </w:rPr>
        <w:t>プロンプトで "absolutely no text, no letters, no words" を明記しているにもかかわらず、Gemini が建築物の彫刻的文字 (例: "FRB" を凱旋門に、"TICKER TAPE" を石碑風に) を illustration 内に埋め込むケースがある。ユーザー承認は取得済みだが、厳格要件があれば以下の対策を推奨。</w:t>
      </w:r>
    </w:p>
    <w:p w14:paraId="0AFC516E" w14:textId="77777777" w:rsidR="00FF2FC6" w:rsidRDefault="00000000">
      <w:pPr>
        <w:pStyle w:val="3"/>
      </w:pPr>
      <w:r>
        <w:t>§8.6.1 v1.5 で検討予定の対策</w:t>
      </w:r>
    </w:p>
    <w:p w14:paraId="0CCC96D2" w14:textId="77777777" w:rsidR="00FF2FC6" w:rsidRDefault="00000000">
      <w:pPr>
        <w:shd w:val="clear" w:color="auto" w:fill="F6F4EE"/>
        <w:ind w:left="360"/>
      </w:pPr>
      <w:r>
        <w:rPr>
          <w:rFonts w:ascii="Courier New" w:eastAsia="Courier New" w:hAnsi="Courier New" w:cs="Courier New"/>
          <w:color w:val="303641"/>
          <w:sz w:val="18"/>
          <w:szCs w:val="18"/>
        </w:rPr>
        <w:t># 既存 COMMON_STYLE に以下を追加</w:t>
      </w:r>
    </w:p>
    <w:p w14:paraId="1FC2B010" w14:textId="77777777" w:rsidR="00FF2FC6" w:rsidRDefault="00000000">
      <w:pPr>
        <w:shd w:val="clear" w:color="auto" w:fill="F6F4EE"/>
        <w:ind w:left="360"/>
      </w:pPr>
      <w:r>
        <w:rPr>
          <w:rFonts w:ascii="Courier New" w:eastAsia="Courier New" w:hAnsi="Courier New" w:cs="Courier New"/>
          <w:color w:val="303641"/>
          <w:sz w:val="18"/>
          <w:szCs w:val="18"/>
        </w:rPr>
        <w:t>"no inscriptions, no engraved letters, "</w:t>
      </w:r>
    </w:p>
    <w:p w14:paraId="0AE90B04" w14:textId="77777777" w:rsidR="00FF2FC6" w:rsidRDefault="00000000">
      <w:pPr>
        <w:shd w:val="clear" w:color="auto" w:fill="F6F4EE"/>
        <w:ind w:left="360"/>
      </w:pPr>
      <w:r>
        <w:rPr>
          <w:rFonts w:ascii="Courier New" w:eastAsia="Courier New" w:hAnsi="Courier New" w:cs="Courier New"/>
          <w:color w:val="303641"/>
          <w:sz w:val="18"/>
          <w:szCs w:val="18"/>
        </w:rPr>
        <w:t>"no architectural stone text, no carved signs, "</w:t>
      </w:r>
    </w:p>
    <w:p w14:paraId="29584A95" w14:textId="77777777" w:rsidR="00FF2FC6" w:rsidRDefault="00000000">
      <w:pPr>
        <w:shd w:val="clear" w:color="auto" w:fill="F6F4EE"/>
        <w:ind w:left="360"/>
      </w:pPr>
      <w:r>
        <w:rPr>
          <w:rFonts w:ascii="Courier New" w:eastAsia="Courier New" w:hAnsi="Courier New" w:cs="Courier New"/>
          <w:color w:val="303641"/>
          <w:sz w:val="18"/>
          <w:szCs w:val="18"/>
        </w:rPr>
        <w:t>"no decorative text on buildings or objects"</w:t>
      </w:r>
    </w:p>
    <w:p w14:paraId="3B31FD76" w14:textId="77777777" w:rsidR="00AB6E4E" w:rsidRDefault="00000000">
      <w:pPr>
        <w:pStyle w:val="2"/>
        <w:rPr>
          <w:ins w:id="89" w:author="Claude" w:date="2026-05-01T09:00:00Z"/>
        </w:rPr>
      </w:pPr>
      <w:ins w:id="90" w:author="Claude" w:date="2026-05-01T09:00:00Z">
        <w:r>
          <w:t>§8.7 [解消] モバイルアーカイブ画像非表示 — .arch-thumb display:none at @media(max-width:680px)</w:t>
        </w:r>
      </w:ins>
    </w:p>
    <w:p w14:paraId="07D56EB6" w14:textId="77777777" w:rsidR="00AB6E4E" w:rsidRDefault="00000000">
      <w:pPr>
        <w:rPr>
          <w:ins w:id="91" w:author="Claude" w:date="2026-05-01T09:00:00Z"/>
          <w:rFonts w:eastAsia="Helvetica Neue"/>
        </w:rPr>
      </w:pPr>
      <w:ins w:id="92" w:author="Claude" w:date="2026-05-01T09:00:00Z">
        <w:r>
          <w:rPr>
            <w:rFonts w:eastAsia="Helvetica Neue"/>
          </w:rPr>
          <w:t>✅ 解消 (v2.0 Commits 2528d9e / 7e03184 / d5dd0c3 / 974e8c1 / 73976b0 / 159ed9d)</w:t>
        </w:r>
      </w:ins>
    </w:p>
    <w:p w14:paraId="2205039A" w14:textId="77777777" w:rsidR="00AB6E4E" w:rsidRDefault="00000000">
      <w:pPr>
        <w:rPr>
          <w:ins w:id="93" w:author="Claude" w:date="2026-05-01T09:00:00Z"/>
          <w:rFonts w:eastAsia="Helvetica Neue"/>
        </w:rPr>
      </w:pPr>
      <w:ins w:id="94" w:author="Claude" w:date="2026-05-01T09:00:00Z">
        <w:r>
          <w:rPr>
            <w:rFonts w:eastAsia="Helvetica Neue"/>
          </w:rPr>
          <w:t>スマートフォン閲覧時にアーカイブ一覧ページ（layouts/&lt;section&gt;/list.html 全 6 ファイル）でサムネイル画像が表示されない問題。原因は @media(max-width:680px) ブロック内の .arch-thumb { display:none } 記述。v2.0 にて全 6 ファイルを一括修正。</w:t>
        </w:r>
      </w:ins>
    </w:p>
    <w:p w14:paraId="3567E95D" w14:textId="77777777" w:rsidR="00AB6E4E" w:rsidRDefault="00000000">
      <w:pPr>
        <w:pStyle w:val="3"/>
        <w:rPr>
          <w:ins w:id="95" w:author="Claude" w:date="2026-05-01T09:00:00Z"/>
        </w:rPr>
      </w:pPr>
      <w:ins w:id="96" w:author="Claude" w:date="2026-05-01T09:00:00Z">
        <w:r>
          <w:t>§8.7.1 根本原因</w:t>
        </w:r>
      </w:ins>
    </w:p>
    <w:p w14:paraId="6E705406" w14:textId="77777777" w:rsidR="00AB6E4E" w:rsidRDefault="00000000">
      <w:pPr>
        <w:rPr>
          <w:ins w:id="97" w:author="Claude" w:date="2026-05-01T09:00:00Z"/>
          <w:rFonts w:eastAsia="Helvetica Neue"/>
        </w:rPr>
      </w:pPr>
      <w:ins w:id="98" w:author="Claude" w:date="2026-05-01T09:00:00Z">
        <w:r>
          <w:rPr>
            <w:rFonts w:eastAsia="Helvetica Neue"/>
          </w:rPr>
          <w:t>layouts/&lt;section&gt;/list.html の @media(max-width:680px) ブロックに .arch-thumb { display:none } が残存。デスクトップ表示（120px×72px）は正常だが、モバイル（680px 以下）では強制的に非表示となっていた。</w:t>
        </w:r>
      </w:ins>
    </w:p>
    <w:p w14:paraId="66544FB5" w14:textId="77777777" w:rsidR="00AB6E4E" w:rsidRDefault="00000000">
      <w:pPr>
        <w:pStyle w:val="3"/>
        <w:rPr>
          <w:ins w:id="99" w:author="Claude" w:date="2026-05-01T09:00:00Z"/>
        </w:rPr>
      </w:pPr>
      <w:ins w:id="100" w:author="Claude" w:date="2026-05-01T09:00:00Z">
        <w:r>
          <w:t>§8.7.2 修正内容</w:t>
        </w:r>
      </w:ins>
    </w:p>
    <w:p w14:paraId="4B82B163" w14:textId="77777777" w:rsidR="00AB6E4E" w:rsidRDefault="00000000">
      <w:pPr>
        <w:shd w:val="clear" w:color="auto" w:fill="F6F4EE"/>
        <w:ind w:left="360"/>
        <w:rPr>
          <w:ins w:id="101" w:author="Claude" w:date="2026-05-01T09:00:00Z"/>
        </w:rPr>
      </w:pPr>
      <w:ins w:id="102" w:author="Claude" w:date="2026-05-01T09:00:00Z">
        <w:r>
          <w:rPr>
            <w:rFonts w:ascii="Courier New" w:eastAsia="Courier New" w:hAnsi="Courier New" w:cs="Courier New"/>
            <w:color w:val="303641"/>
            <w:sz w:val="18"/>
            <w:szCs w:val="18"/>
          </w:rPr>
          <w:lastRenderedPageBreak/>
          <w:t>/* 修正前 (6 ファイル共通) */</w:t>
        </w:r>
      </w:ins>
    </w:p>
    <w:p w14:paraId="6FDC0C9C" w14:textId="77777777" w:rsidR="00AB6E4E" w:rsidRDefault="00000000">
      <w:pPr>
        <w:shd w:val="clear" w:color="auto" w:fill="F6F4EE"/>
        <w:ind w:left="360"/>
        <w:rPr>
          <w:ins w:id="103" w:author="Claude" w:date="2026-05-01T09:00:00Z"/>
        </w:rPr>
      </w:pPr>
      <w:ins w:id="104" w:author="Claude" w:date="2026-05-01T09:00:00Z">
        <w:r>
          <w:rPr>
            <w:rFonts w:ascii="Courier New" w:eastAsia="Courier New" w:hAnsi="Courier New" w:cs="Courier New"/>
            <w:color w:val="B5322C"/>
            <w:sz w:val="18"/>
            <w:szCs w:val="18"/>
          </w:rPr>
          <w:t>@media(max-width:680px){ .arch-thumb{display:none} }</w:t>
        </w:r>
      </w:ins>
    </w:p>
    <w:p w14:paraId="67DCC138" w14:textId="77777777" w:rsidR="00AB6E4E" w:rsidRDefault="00000000">
      <w:pPr>
        <w:shd w:val="clear" w:color="auto" w:fill="F6F4EE"/>
        <w:ind w:left="360"/>
        <w:rPr>
          <w:ins w:id="105" w:author="Claude" w:date="2026-05-01T09:00:00Z"/>
        </w:rPr>
      </w:pPr>
      <w:ins w:id="106" w:author="Claude" w:date="2026-05-01T09:00:00Z">
        <w:r>
          <w:rPr>
            <w:rFonts w:ascii="Courier New" w:eastAsia="Courier New" w:hAnsi="Courier New" w:cs="Courier New"/>
            <w:color w:val="303641"/>
            <w:sz w:val="18"/>
            <w:szCs w:val="18"/>
          </w:rPr>
          <w:t>/* 修正後 */</w:t>
        </w:r>
      </w:ins>
    </w:p>
    <w:p w14:paraId="1AED67A0" w14:textId="77777777" w:rsidR="00AB6E4E" w:rsidRDefault="00000000">
      <w:pPr>
        <w:shd w:val="clear" w:color="auto" w:fill="F6F4EE"/>
        <w:ind w:left="360"/>
        <w:rPr>
          <w:ins w:id="107" w:author="Claude" w:date="2026-05-01T09:00:00Z"/>
        </w:rPr>
      </w:pPr>
      <w:ins w:id="108" w:author="Claude" w:date="2026-05-01T09:00:00Z">
        <w:r>
          <w:rPr>
            <w:rFonts w:ascii="Courier New" w:eastAsia="Courier New" w:hAnsi="Courier New" w:cs="Courier New"/>
            <w:color w:val="1C6B2A"/>
            <w:sz w:val="18"/>
            <w:szCs w:val="18"/>
          </w:rPr>
          <w:t>@media(max-width:680px){ .arch-thumb{width:100%;height:72px;object-fit:cover;border-radius:4px;display:block} }</w:t>
        </w:r>
      </w:ins>
    </w:p>
    <w:p w14:paraId="20AD1648" w14:textId="77777777" w:rsidR="00AB6E4E" w:rsidRDefault="00000000">
      <w:pPr>
        <w:shd w:val="clear" w:color="auto" w:fill="F6F4EE"/>
        <w:ind w:left="360"/>
        <w:rPr>
          <w:ins w:id="109" w:author="Claude" w:date="2026-05-01T09:00:00Z"/>
        </w:rPr>
      </w:pPr>
      <w:ins w:id="110" w:author="Claude" w:date="2026-05-01T09:00:00Z">
        <w:r>
          <w:rPr>
            <w:rFonts w:ascii="Courier New" w:eastAsia="Courier New" w:hAnsi="Courier New" w:cs="Courier New"/>
            <w:color w:val="1C6B2A"/>
            <w:sz w:val="18"/>
            <w:szCs w:val="18"/>
          </w:rPr>
          <w:t>@media(max-width:430px){ .arch-thumb{height:56px} }</w:t>
        </w:r>
      </w:ins>
    </w:p>
    <w:p w14:paraId="2B3C81A1" w14:textId="77777777" w:rsidR="00AB6E4E" w:rsidRDefault="00000000">
      <w:pPr>
        <w:rPr>
          <w:ins w:id="111" w:author="Claude" w:date="2026-05-01T09:00:00Z"/>
          <w:rFonts w:eastAsia="Helvetica Neue"/>
        </w:rPr>
      </w:pPr>
      <w:ins w:id="112" w:author="Claude" w:date="2026-05-01T09:00:00Z">
        <w:r>
          <w:rPr>
            <w:rFonts w:eastAsia="Helvetica Neue"/>
          </w:rPr>
          <w:t>対象ファイル: nyt-bn / nyt-op / short-squeez / skift / business-insider / wsj の list.html (buysiders は別グリッドレイアウトのため対象外)。モバイルレイアウト確認済み: 番号 → 全幅サムネイル (72px) → タイトル → 要約 → 日付 の縦並び表示。</w:t>
        </w:r>
      </w:ins>
    </w:p>
    <w:p w14:paraId="4B45BD2D" w14:textId="77777777" w:rsidR="00FF2FC6" w:rsidRDefault="00000000">
      <w:r>
        <w:br w:type="page"/>
      </w:r>
    </w:p>
    <w:p w14:paraId="4D775052" w14:textId="77777777" w:rsidR="00FF2FC6" w:rsidRDefault="00000000">
      <w:pPr>
        <w:pStyle w:val="1"/>
      </w:pPr>
      <w:r>
        <w:lastRenderedPageBreak/>
        <w:t>§9. v1.3 → v1.4 illustration fix パッチ実装完了記録</w:t>
      </w:r>
      <w:r>
        <w:rPr>
          <w:color w:val="B5322C"/>
          <w:sz w:val="20"/>
          <w:szCs w:val="20"/>
        </w:rPr>
        <w:t xml:space="preserve">  【v1.4 更新】</w:t>
      </w:r>
    </w:p>
    <w:p w14:paraId="755145FC" w14:textId="77777777" w:rsidR="00FF2FC6" w:rsidRDefault="00000000">
      <w:pPr>
        <w:spacing w:after="120"/>
      </w:pPr>
      <w:r>
        <w:rPr>
          <w:rFonts w:eastAsia="Helvetica Neue"/>
        </w:rPr>
        <w:t>v1.3 §9 では計画段階だった Patch 1-5 が、2026-04-23 に Patch 6-8 を追加して実装完了。本章は v1.4 における実装状況と、各 Patch の適用結果を記録する。</w:t>
      </w:r>
    </w:p>
    <w:p w14:paraId="49F6B97A" w14:textId="77777777" w:rsidR="00FF2FC6" w:rsidRDefault="00000000">
      <w:pPr>
        <w:pStyle w:val="2"/>
      </w:pPr>
      <w:r>
        <w:t>§9.0 実装サマリ</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
        <w:gridCol w:w="3033"/>
        <w:gridCol w:w="3111"/>
        <w:gridCol w:w="1074"/>
        <w:gridCol w:w="1747"/>
      </w:tblGrid>
      <w:tr w:rsidR="00FF2FC6" w14:paraId="406ED9AE" w14:textId="77777777">
        <w:trPr>
          <w:tblHeader/>
        </w:trPr>
        <w:tc>
          <w:tcPr>
            <w:tcW w:w="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9364A93" w14:textId="77777777" w:rsidR="00FF2FC6" w:rsidRDefault="00000000">
            <w:r>
              <w:rPr>
                <w:rFonts w:eastAsia="Helvetica Neue"/>
                <w:b/>
                <w:bCs/>
                <w:color w:val="FFFFFF"/>
                <w:sz w:val="20"/>
                <w:szCs w:val="20"/>
              </w:rPr>
              <w:t>#</w:t>
            </w:r>
          </w:p>
        </w:tc>
        <w:tc>
          <w:tcPr>
            <w:tcW w:w="32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2D7A74B" w14:textId="77777777" w:rsidR="00FF2FC6" w:rsidRDefault="00000000">
            <w:r>
              <w:rPr>
                <w:rFonts w:eastAsia="Helvetica Neue"/>
                <w:b/>
                <w:bCs/>
                <w:color w:val="FFFFFF"/>
                <w:sz w:val="20"/>
                <w:szCs w:val="20"/>
              </w:rPr>
              <w:t>Patch 名</w:t>
            </w:r>
          </w:p>
        </w:tc>
        <w:tc>
          <w:tcPr>
            <w:tcW w:w="2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639C36F" w14:textId="77777777" w:rsidR="00FF2FC6" w:rsidRDefault="00000000">
            <w:r>
              <w:rPr>
                <w:rFonts w:eastAsia="Helvetica Neue"/>
                <w:b/>
                <w:bCs/>
                <w:color w:val="FFFFFF"/>
                <w:sz w:val="20"/>
                <w:szCs w:val="20"/>
              </w:rPr>
              <w:t>対象</w:t>
            </w:r>
          </w:p>
        </w:tc>
        <w:tc>
          <w:tcPr>
            <w:tcW w:w="1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10B5556" w14:textId="77777777" w:rsidR="00FF2FC6" w:rsidRDefault="00000000">
            <w:r>
              <w:rPr>
                <w:rFonts w:eastAsia="Helvetica Neue"/>
                <w:b/>
                <w:bCs/>
                <w:color w:val="FFFFFF"/>
                <w:sz w:val="20"/>
                <w:szCs w:val="20"/>
              </w:rPr>
              <w:t>v1.3</w:t>
            </w:r>
          </w:p>
        </w:tc>
        <w:tc>
          <w:tcPr>
            <w:tcW w:w="19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AD5A02F" w14:textId="77777777" w:rsidR="00FF2FC6" w:rsidRDefault="00000000">
            <w:r>
              <w:rPr>
                <w:rFonts w:eastAsia="Helvetica Neue"/>
                <w:b/>
                <w:bCs/>
                <w:color w:val="FFFFFF"/>
                <w:sz w:val="20"/>
                <w:szCs w:val="20"/>
              </w:rPr>
              <w:t>v1.4</w:t>
            </w:r>
          </w:p>
        </w:tc>
      </w:tr>
      <w:tr w:rsidR="00FF2FC6" w14:paraId="46758A0D"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7A1C14C" w14:textId="77777777" w:rsidR="00FF2FC6" w:rsidRDefault="00000000">
            <w:r>
              <w:rPr>
                <w:rFonts w:eastAsia="Helvetica Neue"/>
                <w:sz w:val="20"/>
                <w:szCs w:val="20"/>
              </w:rPr>
              <w:t>1</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3817FB1" w14:textId="77777777" w:rsidR="00FF2FC6" w:rsidRDefault="00000000">
            <w:r>
              <w:rPr>
                <w:rFonts w:eastAsia="Helvetica Neue"/>
                <w:sz w:val="20"/>
                <w:szCs w:val="20"/>
              </w:rPr>
              <w:t>thinkingBudget=0 + maxOutputTokens 増量</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0C5F2C" w14:textId="77777777" w:rsidR="00FF2FC6" w:rsidRDefault="00000000">
            <w:r>
              <w:rPr>
                <w:rFonts w:eastAsia="Helvetica Neue"/>
                <w:sz w:val="20"/>
                <w:szCs w:val="20"/>
              </w:rPr>
              <w:t>scripts/generate_hero_image.py L275-281</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7AC0BD3"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E4E8CA0" w14:textId="77777777" w:rsidR="00FF2FC6" w:rsidRDefault="00000000">
            <w:r>
              <w:rPr>
                <w:rFonts w:eastAsia="Helvetica Neue"/>
                <w:sz w:val="20"/>
                <w:szCs w:val="20"/>
              </w:rPr>
              <w:t>✅ 実装済</w:t>
            </w:r>
          </w:p>
        </w:tc>
      </w:tr>
      <w:tr w:rsidR="00FF2FC6" w14:paraId="24991937"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63DE9D8" w14:textId="77777777" w:rsidR="00FF2FC6" w:rsidRDefault="00000000">
            <w:r>
              <w:rPr>
                <w:rFonts w:eastAsia="Helvetica Neue"/>
                <w:sz w:val="20"/>
                <w:szCs w:val="20"/>
              </w:rPr>
              <w:t>2</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040C422" w14:textId="77777777" w:rsidR="00FF2FC6" w:rsidRDefault="00000000">
            <w:r>
              <w:rPr>
                <w:rFonts w:eastAsia="Helvetica Neue"/>
                <w:sz w:val="20"/>
                <w:szCs w:val="20"/>
              </w:rPr>
              <w:t>JSON fence / prefix 除去 parser</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B11CD3" w14:textId="77777777" w:rsidR="00FF2FC6" w:rsidRDefault="00000000">
            <w:r>
              <w:rPr>
                <w:rFonts w:eastAsia="Helvetica Neue"/>
                <w:sz w:val="20"/>
                <w:szCs w:val="20"/>
              </w:rPr>
              <w:t>scripts/generate_hero_image.py L344-</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8ABA7A4"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C4B0204" w14:textId="77777777" w:rsidR="00FF2FC6" w:rsidRDefault="00000000">
            <w:r>
              <w:rPr>
                <w:rFonts w:eastAsia="Helvetica Neue"/>
                <w:sz w:val="20"/>
                <w:szCs w:val="20"/>
              </w:rPr>
              <w:t>✅ 実装済</w:t>
            </w:r>
          </w:p>
        </w:tc>
      </w:tr>
      <w:tr w:rsidR="00FF2FC6" w14:paraId="25D33B2D"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690A94" w14:textId="77777777" w:rsidR="00FF2FC6" w:rsidRDefault="00000000">
            <w:r>
              <w:rPr>
                <w:rFonts w:eastAsia="Helvetica Neue"/>
                <w:sz w:val="20"/>
                <w:szCs w:val="20"/>
              </w:rPr>
              <w:t>3</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8C7A10F" w14:textId="77777777" w:rsidR="00FF2FC6" w:rsidRDefault="00000000">
            <w:r>
              <w:rPr>
                <w:rFonts w:eastAsia="Helvetica Neue"/>
                <w:sz w:val="20"/>
                <w:szCs w:val="20"/>
              </w:rPr>
              <w:t>COMMON_STYLE illustration 化</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D7ABFBA" w14:textId="77777777" w:rsidR="00FF2FC6" w:rsidRDefault="00000000">
            <w:r>
              <w:rPr>
                <w:rFonts w:eastAsia="Helvetica Neue"/>
                <w:sz w:val="20"/>
                <w:szCs w:val="20"/>
              </w:rPr>
              <w:t>scripts/generate_hero_image.py L171-</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19FF0B"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559EC83" w14:textId="77777777" w:rsidR="00FF2FC6" w:rsidRDefault="00000000">
            <w:r>
              <w:rPr>
                <w:rFonts w:eastAsia="Helvetica Neue"/>
                <w:sz w:val="20"/>
                <w:szCs w:val="20"/>
              </w:rPr>
              <w:t>✅ 実装済</w:t>
            </w:r>
          </w:p>
        </w:tc>
      </w:tr>
      <w:tr w:rsidR="00FF2FC6" w14:paraId="78B059B5"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92022B" w14:textId="77777777" w:rsidR="00FF2FC6" w:rsidRDefault="00000000">
            <w:r>
              <w:rPr>
                <w:rFonts w:eastAsia="Helvetica Neue"/>
                <w:sz w:val="20"/>
                <w:szCs w:val="20"/>
              </w:rPr>
              <w:t>4</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69F6C7" w14:textId="77777777" w:rsidR="00FF2FC6" w:rsidRDefault="00000000">
            <w:r>
              <w:rPr>
                <w:rFonts w:eastAsia="Helvetica Neue"/>
                <w:sz w:val="20"/>
                <w:szCs w:val="20"/>
              </w:rPr>
              <w:t>SECTION_STYLES 8 エントリ全書換 + Pattern A/B</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32CEAE4" w14:textId="77777777" w:rsidR="00FF2FC6" w:rsidRDefault="00000000">
            <w:r>
              <w:rPr>
                <w:rFonts w:eastAsia="Helvetica Neue"/>
                <w:sz w:val="20"/>
                <w:szCs w:val="20"/>
              </w:rPr>
              <w:t>scripts/generate_hero_image.py L133-</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3BE1F4"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581F2A" w14:textId="77777777" w:rsidR="00FF2FC6" w:rsidRDefault="00000000">
            <w:r>
              <w:rPr>
                <w:rFonts w:eastAsia="Helvetica Neue"/>
                <w:sz w:val="20"/>
                <w:szCs w:val="20"/>
              </w:rPr>
              <w:t>✅ 実装済</w:t>
            </w:r>
          </w:p>
        </w:tc>
      </w:tr>
      <w:tr w:rsidR="00FF2FC6" w14:paraId="7B0E7C08"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6E7196" w14:textId="77777777" w:rsidR="00FF2FC6" w:rsidRDefault="00000000">
            <w:r>
              <w:rPr>
                <w:rFonts w:eastAsia="Helvetica Neue"/>
                <w:sz w:val="20"/>
                <w:szCs w:val="20"/>
              </w:rPr>
              <w:t>5</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08527F" w14:textId="77777777" w:rsidR="00FF2FC6" w:rsidRDefault="00000000">
            <w:r>
              <w:rPr>
                <w:rFonts w:eastAsia="Helvetica Neue"/>
                <w:sz w:val="20"/>
                <w:szCs w:val="20"/>
              </w:rPr>
              <w:t>DEFAULT_STYLE illustration 化</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251A529" w14:textId="77777777" w:rsidR="00FF2FC6" w:rsidRDefault="00000000">
            <w:r>
              <w:rPr>
                <w:rFonts w:eastAsia="Helvetica Neue"/>
                <w:sz w:val="20"/>
                <w:szCs w:val="20"/>
              </w:rPr>
              <w:t>scripts/generate_hero_image.py L168</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39D344"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6A821D" w14:textId="77777777" w:rsidR="00FF2FC6" w:rsidRDefault="00000000">
            <w:r>
              <w:rPr>
                <w:rFonts w:eastAsia="Helvetica Neue"/>
                <w:sz w:val="20"/>
                <w:szCs w:val="20"/>
              </w:rPr>
              <w:t>✅ 実装済</w:t>
            </w:r>
          </w:p>
        </w:tc>
      </w:tr>
      <w:tr w:rsidR="00FF2FC6" w14:paraId="3C07A58D"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5B93584" w14:textId="77777777" w:rsidR="00FF2FC6" w:rsidRDefault="00000000">
            <w:r>
              <w:rPr>
                <w:rFonts w:eastAsia="Helvetica Neue"/>
                <w:sz w:val="20"/>
                <w:szCs w:val="20"/>
              </w:rPr>
              <w:t>6</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D46F779" w14:textId="77777777" w:rsidR="00FF2FC6" w:rsidRDefault="00000000">
            <w:r>
              <w:rPr>
                <w:rFonts w:eastAsia="Helvetica Neue"/>
                <w:sz w:val="20"/>
                <w:szCs w:val="20"/>
              </w:rPr>
              <w:t>system prompt schema 明示 + retry 判定緩和</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690B3CE" w14:textId="77777777" w:rsidR="00FF2FC6" w:rsidRDefault="00000000">
            <w:r>
              <w:rPr>
                <w:rFonts w:eastAsia="Helvetica Neue"/>
                <w:sz w:val="20"/>
                <w:szCs w:val="20"/>
              </w:rPr>
              <w:t>scripts/generate_hero_image.py L258-, L412-</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4E86F3" w14:textId="77777777" w:rsidR="00FF2FC6" w:rsidRDefault="00000000">
            <w:r>
              <w:rPr>
                <w:rFonts w:eastAsia="Helvetica Neue"/>
                <w:sz w:val="20"/>
                <w:szCs w:val="20"/>
              </w:rPr>
              <w:t>—</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9C236B" w14:textId="77777777" w:rsidR="00FF2FC6" w:rsidRDefault="00000000">
            <w:r>
              <w:rPr>
                <w:rFonts w:eastAsia="Helvetica Neue"/>
                <w:sz w:val="20"/>
                <w:szCs w:val="20"/>
              </w:rPr>
              <w:t>✅ 新規追加</w:t>
            </w:r>
          </w:p>
        </w:tc>
      </w:tr>
      <w:tr w:rsidR="00FF2FC6" w14:paraId="5837C667" w14:textId="77777777">
        <w:tc>
          <w:tcPr>
            <w:tcW w:w="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C66D86F" w14:textId="77777777" w:rsidR="00FF2FC6" w:rsidRDefault="00000000">
            <w:r>
              <w:rPr>
                <w:rFonts w:eastAsia="Helvetica Neue"/>
                <w:sz w:val="20"/>
                <w:szCs w:val="20"/>
              </w:rPr>
              <w:t>7</w:t>
            </w:r>
          </w:p>
        </w:tc>
        <w:tc>
          <w:tcPr>
            <w:tcW w:w="32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89D55E" w14:textId="77777777" w:rsidR="00FF2FC6" w:rsidRDefault="00000000">
            <w:r>
              <w:rPr>
                <w:rFonts w:eastAsia="Helvetica Neue"/>
                <w:sz w:val="20"/>
                <w:szCs w:val="20"/>
              </w:rPr>
              <w:t>多形式対応 (PNG/JPEG/WebP 検出)</w:t>
            </w:r>
          </w:p>
        </w:tc>
        <w:tc>
          <w:tcPr>
            <w:tcW w:w="2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2CB5616" w14:textId="77777777" w:rsidR="00FF2FC6" w:rsidRDefault="00000000">
            <w:r>
              <w:rPr>
                <w:rFonts w:eastAsia="Helvetica Neue"/>
                <w:sz w:val="20"/>
                <w:szCs w:val="20"/>
              </w:rPr>
              <w:t>scripts/generate_hero_image.py L773-</w:t>
            </w:r>
          </w:p>
        </w:tc>
        <w:tc>
          <w:tcPr>
            <w:tcW w:w="1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B242C9" w14:textId="77777777" w:rsidR="00FF2FC6" w:rsidRDefault="00000000">
            <w:r>
              <w:rPr>
                <w:rFonts w:eastAsia="Helvetica Neue"/>
                <w:sz w:val="20"/>
                <w:szCs w:val="20"/>
              </w:rPr>
              <w:t>—</w:t>
            </w:r>
          </w:p>
        </w:tc>
        <w:tc>
          <w:tcPr>
            <w:tcW w:w="19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B90D15" w14:textId="77777777" w:rsidR="00FF2FC6" w:rsidRDefault="00000000">
            <w:r>
              <w:rPr>
                <w:rFonts w:eastAsia="Helvetica Neue"/>
                <w:sz w:val="20"/>
                <w:szCs w:val="20"/>
              </w:rPr>
              <w:t>✅ 新規追加</w:t>
            </w:r>
          </w:p>
        </w:tc>
      </w:tr>
      <w:tr w:rsidR="00FF2FC6" w14:paraId="75DD78F8" w14:textId="77777777">
        <w:tc>
          <w:tcPr>
            <w:tcW w:w="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EC34D35" w14:textId="77777777" w:rsidR="00FF2FC6" w:rsidRDefault="00000000">
            <w:r>
              <w:rPr>
                <w:rFonts w:eastAsia="Helvetica Neue"/>
                <w:sz w:val="20"/>
                <w:szCs w:val="20"/>
              </w:rPr>
              <w:t>S</w:t>
            </w:r>
          </w:p>
        </w:tc>
        <w:tc>
          <w:tcPr>
            <w:tcW w:w="32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575EAC1" w14:textId="77777777" w:rsidR="00FF2FC6" w:rsidRDefault="00000000">
            <w:r>
              <w:rPr>
                <w:rFonts w:eastAsia="Helvetica Neue"/>
                <w:sz w:val="20"/>
                <w:szCs w:val="20"/>
              </w:rPr>
              <w:t>Safari CSS longhand + child --hero-img</w:t>
            </w:r>
          </w:p>
        </w:tc>
        <w:tc>
          <w:tcPr>
            <w:tcW w:w="2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BBDBBC" w14:textId="77777777" w:rsidR="00FF2FC6" w:rsidRDefault="00000000">
            <w:r>
              <w:rPr>
                <w:rFonts w:eastAsia="Helvetica Neue"/>
                <w:sz w:val="20"/>
                <w:szCs w:val="20"/>
              </w:rPr>
              <w:t>layouts/wsj/list.html L37, L151</w:t>
            </w:r>
          </w:p>
        </w:tc>
        <w:tc>
          <w:tcPr>
            <w:tcW w:w="1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CE98B2B" w14:textId="77777777" w:rsidR="00FF2FC6" w:rsidRDefault="00000000">
            <w:r>
              <w:rPr>
                <w:rFonts w:eastAsia="Helvetica Neue"/>
                <w:sz w:val="20"/>
                <w:szCs w:val="20"/>
              </w:rPr>
              <w:t>計画</w:t>
            </w:r>
          </w:p>
        </w:tc>
        <w:tc>
          <w:tcPr>
            <w:tcW w:w="19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68CE296" w14:textId="77777777" w:rsidR="00FF2FC6" w:rsidRDefault="00000000">
            <w:r>
              <w:rPr>
                <w:rFonts w:eastAsia="Helvetica Neue"/>
                <w:sz w:val="20"/>
                <w:szCs w:val="20"/>
              </w:rPr>
              <w:t>✅ 実装済</w:t>
            </w:r>
          </w:p>
        </w:tc>
      </w:tr>
    </w:tbl>
    <w:p w14:paraId="4C76B230" w14:textId="77777777" w:rsidR="00FF2FC6" w:rsidRDefault="00000000">
      <w:pPr>
        <w:pStyle w:val="2"/>
      </w:pPr>
      <w:r>
        <w:t>§9.1 Patch 1 (適用済み) — thinkingBudget=0</w:t>
      </w:r>
    </w:p>
    <w:p w14:paraId="009EAB17" w14:textId="77777777" w:rsidR="00FF2FC6" w:rsidRDefault="00000000">
      <w:pPr>
        <w:spacing w:after="120"/>
      </w:pPr>
      <w:r>
        <w:rPr>
          <w:rFonts w:eastAsia="Helvetica Neue"/>
        </w:rPr>
        <w:t>scripts/generate_hero_image.py L275-281:</w:t>
      </w:r>
    </w:p>
    <w:p w14:paraId="6216480D" w14:textId="77777777" w:rsidR="00FF2FC6" w:rsidRDefault="00000000">
      <w:pPr>
        <w:shd w:val="clear" w:color="auto" w:fill="F6F4EE"/>
        <w:ind w:left="360"/>
      </w:pPr>
      <w:r>
        <w:rPr>
          <w:rFonts w:ascii="Courier New" w:eastAsia="Courier New" w:hAnsi="Courier New" w:cs="Courier New"/>
          <w:color w:val="303641"/>
          <w:sz w:val="18"/>
          <w:szCs w:val="18"/>
        </w:rPr>
        <w:t>"generationConfig": {</w:t>
      </w:r>
    </w:p>
    <w:p w14:paraId="0BD70B7F"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w:t>
      </w:r>
    </w:p>
    <w:p w14:paraId="53E0ADE0" w14:textId="77777777" w:rsidR="00FF2FC6" w:rsidRDefault="00000000">
      <w:pPr>
        <w:shd w:val="clear" w:color="auto" w:fill="F6F4EE"/>
        <w:ind w:left="360"/>
      </w:pPr>
      <w:r>
        <w:rPr>
          <w:rFonts w:ascii="Courier New" w:eastAsia="Courier New" w:hAnsi="Courier New" w:cs="Courier New"/>
          <w:color w:val="303641"/>
          <w:sz w:val="18"/>
          <w:szCs w:val="18"/>
        </w:rPr>
        <w:t xml:space="preserve">    "maxOutputTokens": 1024,        # v1.3: 300 では thinking 285 で枯渇</w:t>
      </w:r>
    </w:p>
    <w:p w14:paraId="6D7B40B1"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"responseMimeType": "application/json",</w:t>
      </w:r>
    </w:p>
    <w:p w14:paraId="2C6DA9BB" w14:textId="77777777" w:rsidR="00FF2FC6" w:rsidRDefault="00000000">
      <w:pPr>
        <w:shd w:val="clear" w:color="auto" w:fill="F6F4EE"/>
        <w:ind w:left="360"/>
      </w:pPr>
      <w:r>
        <w:rPr>
          <w:rFonts w:ascii="Courier New" w:eastAsia="Courier New" w:hAnsi="Courier New" w:cs="Courier New"/>
          <w:color w:val="303641"/>
          <w:sz w:val="18"/>
          <w:szCs w:val="18"/>
        </w:rPr>
        <w:t xml:space="preserve">    "thinkingConfig": {"thinkingBudget": 0},   # v1.3: thinking mode OFF</w:t>
      </w:r>
    </w:p>
    <w:p w14:paraId="06154646" w14:textId="77777777" w:rsidR="00FF2FC6" w:rsidRDefault="00000000">
      <w:pPr>
        <w:shd w:val="clear" w:color="auto" w:fill="F6F4EE"/>
        <w:ind w:left="360"/>
      </w:pPr>
      <w:r>
        <w:rPr>
          <w:rFonts w:ascii="Courier New" w:eastAsia="Courier New" w:hAnsi="Courier New" w:cs="Courier New"/>
          <w:color w:val="303641"/>
          <w:sz w:val="18"/>
          <w:szCs w:val="18"/>
        </w:rPr>
        <w:t>},</w:t>
      </w:r>
    </w:p>
    <w:p w14:paraId="7935AF03" w14:textId="77777777" w:rsidR="00FF2FC6" w:rsidRDefault="00000000">
      <w:pPr>
        <w:spacing w:after="120"/>
      </w:pPr>
      <w:r>
        <w:rPr>
          <w:rFonts w:eastAsia="Helvetica Neue"/>
          <w:color w:val="2F6B3D"/>
        </w:rPr>
        <w:t>2026-04-23 Test B 実測: thoughtsTokenCount=0, finishReason=STOP, text 正常返却。</w:t>
      </w:r>
    </w:p>
    <w:p w14:paraId="1B880027" w14:textId="77777777" w:rsidR="00FF2FC6" w:rsidRDefault="00000000">
      <w:pPr>
        <w:pStyle w:val="2"/>
      </w:pPr>
      <w:r>
        <w:t>§9.2 Patch 2 (適用済み) — JSON parser 堅牢化</w:t>
      </w:r>
    </w:p>
    <w:p w14:paraId="4B7A8799" w14:textId="77777777" w:rsidR="00FF2FC6" w:rsidRDefault="00000000">
      <w:pPr>
        <w:spacing w:after="120"/>
      </w:pPr>
      <w:r>
        <w:rPr>
          <w:rFonts w:eastAsia="Helvetica Neue"/>
        </w:rPr>
        <w:t>scripts/generate_hero_image.py L344-365:</w:t>
      </w:r>
    </w:p>
    <w:p w14:paraId="36B0D199" w14:textId="77777777" w:rsidR="00FF2FC6" w:rsidRDefault="00000000">
      <w:pPr>
        <w:shd w:val="clear" w:color="auto" w:fill="F6F4EE"/>
        <w:ind w:left="360"/>
      </w:pPr>
      <w:r>
        <w:rPr>
          <w:rFonts w:ascii="Courier New" w:eastAsia="Courier New" w:hAnsi="Courier New" w:cs="Courier New"/>
          <w:color w:val="303641"/>
          <w:sz w:val="18"/>
          <w:szCs w:val="18"/>
        </w:rPr>
        <w:t>def _parse_concept_json(raw_text: str) -&gt; dict:</w:t>
      </w:r>
    </w:p>
    <w:p w14:paraId="3865AC54"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raw_text.strip()</w:t>
      </w:r>
    </w:p>
    <w:p w14:paraId="2F90F2E0" w14:textId="77777777" w:rsidR="00FF2FC6" w:rsidRDefault="00000000">
      <w:pPr>
        <w:shd w:val="clear" w:color="auto" w:fill="F6F4EE"/>
        <w:ind w:left="360"/>
      </w:pPr>
      <w:r>
        <w:rPr>
          <w:rFonts w:ascii="Courier New" w:eastAsia="Courier New" w:hAnsi="Courier New" w:cs="Courier New"/>
          <w:color w:val="303641"/>
          <w:sz w:val="18"/>
          <w:szCs w:val="18"/>
        </w:rPr>
        <w:t xml:space="preserve">    # (a) markdown code fence を剥ぐ</w:t>
      </w:r>
    </w:p>
    <w:p w14:paraId="66C2457A"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re.sub(r"^```(?:json|JSON)?\s*\n?", "", text)</w:t>
      </w:r>
    </w:p>
    <w:p w14:paraId="45F04BD0" w14:textId="77777777" w:rsidR="00FF2FC6" w:rsidRDefault="00000000">
      <w:pPr>
        <w:shd w:val="clear" w:color="auto" w:fill="F6F4EE"/>
        <w:ind w:left="360"/>
      </w:pPr>
      <w:r>
        <w:rPr>
          <w:rFonts w:ascii="Courier New" w:eastAsia="Courier New" w:hAnsi="Courier New" w:cs="Courier New"/>
          <w:color w:val="303641"/>
          <w:sz w:val="18"/>
          <w:szCs w:val="18"/>
        </w:rPr>
        <w:t xml:space="preserve">    text = re.sub(r"\n?\s*```\s*$", "", text)</w:t>
      </w:r>
    </w:p>
    <w:p w14:paraId="2E993305" w14:textId="77777777" w:rsidR="00FF2FC6" w:rsidRDefault="00000000">
      <w:pPr>
        <w:shd w:val="clear" w:color="auto" w:fill="F6F4EE"/>
        <w:ind w:left="360"/>
      </w:pPr>
      <w:r>
        <w:rPr>
          <w:rFonts w:ascii="Courier New" w:eastAsia="Courier New" w:hAnsi="Courier New" w:cs="Courier New"/>
          <w:color w:val="303641"/>
          <w:sz w:val="18"/>
          <w:szCs w:val="18"/>
        </w:rPr>
        <w:t xml:space="preserve">    text = text.strip()</w:t>
      </w:r>
    </w:p>
    <w:p w14:paraId="46471318" w14:textId="77777777" w:rsidR="00FF2FC6" w:rsidRDefault="00000000">
      <w:pPr>
        <w:shd w:val="clear" w:color="auto" w:fill="F6F4EE"/>
        <w:ind w:left="360"/>
      </w:pPr>
      <w:r>
        <w:rPr>
          <w:rFonts w:ascii="Courier New" w:eastAsia="Courier New" w:hAnsi="Courier New" w:cs="Courier New"/>
          <w:color w:val="303641"/>
          <w:sz w:val="18"/>
          <w:szCs w:val="18"/>
        </w:rPr>
        <w:t xml:space="preserve">    # (b) 冒頭に 'Here is the JSON:' 等の prefix がある場合、最初の { から抽出</w:t>
      </w:r>
    </w:p>
    <w:p w14:paraId="2FB4561D" w14:textId="77777777" w:rsidR="00FF2FC6" w:rsidRDefault="00000000">
      <w:pPr>
        <w:shd w:val="clear" w:color="auto" w:fill="F6F4EE"/>
        <w:ind w:left="360"/>
      </w:pPr>
      <w:r>
        <w:rPr>
          <w:rFonts w:ascii="Courier New" w:eastAsia="Courier New" w:hAnsi="Courier New" w:cs="Courier New"/>
          <w:color w:val="303641"/>
          <w:sz w:val="18"/>
          <w:szCs w:val="18"/>
        </w:rPr>
        <w:t xml:space="preserve">    if not text.startswith("{"):</w:t>
      </w:r>
    </w:p>
    <w:p w14:paraId="34585A92" w14:textId="77777777" w:rsidR="00FF2FC6" w:rsidRDefault="00000000">
      <w:pPr>
        <w:shd w:val="clear" w:color="auto" w:fill="F6F4EE"/>
        <w:ind w:left="360"/>
      </w:pPr>
      <w:r>
        <w:rPr>
          <w:rFonts w:ascii="Courier New" w:eastAsia="Courier New" w:hAnsi="Courier New" w:cs="Courier New"/>
          <w:color w:val="303641"/>
          <w:sz w:val="18"/>
          <w:szCs w:val="18"/>
        </w:rPr>
        <w:t xml:space="preserve">        m = re.search(r"\{[\s\S]*\}", text)</w:t>
      </w:r>
    </w:p>
    <w:p w14:paraId="3C976A2E" w14:textId="77777777" w:rsidR="00FF2FC6" w:rsidRDefault="00000000">
      <w:pPr>
        <w:shd w:val="clear" w:color="auto" w:fill="F6F4EE"/>
        <w:ind w:left="360"/>
      </w:pPr>
      <w:r>
        <w:rPr>
          <w:rFonts w:ascii="Courier New" w:eastAsia="Courier New" w:hAnsi="Courier New" w:cs="Courier New"/>
          <w:color w:val="303641"/>
          <w:sz w:val="18"/>
          <w:szCs w:val="18"/>
        </w:rPr>
        <w:t xml:space="preserve">        if m:</w:t>
      </w:r>
    </w:p>
    <w:p w14:paraId="17D14A12" w14:textId="77777777" w:rsidR="00FF2FC6" w:rsidRDefault="00000000">
      <w:pPr>
        <w:shd w:val="clear" w:color="auto" w:fill="F6F4EE"/>
        <w:ind w:left="360"/>
      </w:pPr>
      <w:r>
        <w:rPr>
          <w:rFonts w:ascii="Courier New" w:eastAsia="Courier New" w:hAnsi="Courier New" w:cs="Courier New"/>
          <w:color w:val="303641"/>
          <w:sz w:val="18"/>
          <w:szCs w:val="18"/>
        </w:rPr>
        <w:t xml:space="preserve">            text = m.group(0)</w:t>
      </w:r>
    </w:p>
    <w:p w14:paraId="53134278"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24E9DCB2" w14:textId="77777777" w:rsidR="00FF2FC6" w:rsidRDefault="00000000">
      <w:pPr>
        <w:shd w:val="clear" w:color="auto" w:fill="F6F4EE"/>
        <w:ind w:left="360"/>
      </w:pPr>
      <w:r>
        <w:rPr>
          <w:rFonts w:ascii="Courier New" w:eastAsia="Courier New" w:hAnsi="Courier New" w:cs="Courier New"/>
          <w:color w:val="303641"/>
          <w:sz w:val="18"/>
          <w:szCs w:val="18"/>
        </w:rPr>
        <w:t xml:space="preserve">        obj = json.loads(text)</w:t>
      </w:r>
    </w:p>
    <w:p w14:paraId="3AC4701B"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json.JSONDecodeError as e:</w:t>
      </w:r>
    </w:p>
    <w:p w14:paraId="1D0D94AD" w14:textId="77777777" w:rsidR="00FF2FC6" w:rsidRDefault="00000000">
      <w:pPr>
        <w:shd w:val="clear" w:color="auto" w:fill="F6F4EE"/>
        <w:ind w:left="360"/>
      </w:pPr>
      <w:r>
        <w:rPr>
          <w:rFonts w:ascii="Courier New" w:eastAsia="Courier New" w:hAnsi="Courier New" w:cs="Courier New"/>
          <w:color w:val="303641"/>
          <w:sz w:val="18"/>
          <w:szCs w:val="18"/>
        </w:rPr>
        <w:t xml:space="preserve">        raise GeminiTextExtractionError(f"JSON parse failed: {e}; raw={raw_text[:300]}")</w:t>
      </w:r>
    </w:p>
    <w:p w14:paraId="2D0D74A9" w14:textId="77777777" w:rsidR="00FF2FC6" w:rsidRDefault="00000000">
      <w:pPr>
        <w:pStyle w:val="2"/>
      </w:pPr>
      <w:r>
        <w:t>§9.3 Patch 3 (適用済み) — COMMON_STYLE illustration 化</w:t>
      </w:r>
    </w:p>
    <w:p w14:paraId="784139A1" w14:textId="77777777" w:rsidR="00FF2FC6" w:rsidRDefault="00000000">
      <w:pPr>
        <w:spacing w:after="120"/>
      </w:pPr>
      <w:r>
        <w:rPr>
          <w:rFonts w:eastAsia="Helvetica Neue"/>
        </w:rPr>
        <w:t>scripts/generate_hero_image.py L171-:</w:t>
      </w:r>
    </w:p>
    <w:p w14:paraId="794CC534" w14:textId="77777777" w:rsidR="00FF2FC6" w:rsidRDefault="00000000">
      <w:pPr>
        <w:shd w:val="clear" w:color="auto" w:fill="F6F4EE"/>
        <w:ind w:left="360"/>
      </w:pPr>
      <w:r>
        <w:rPr>
          <w:rFonts w:ascii="Courier New" w:eastAsia="Courier New" w:hAnsi="Courier New" w:cs="Courier New"/>
          <w:color w:val="303641"/>
          <w:sz w:val="18"/>
          <w:szCs w:val="18"/>
        </w:rPr>
        <w:t>COMMON_STYLE = (</w:t>
      </w:r>
    </w:p>
    <w:p w14:paraId="11365581" w14:textId="77777777" w:rsidR="00FF2FC6" w:rsidRDefault="00000000">
      <w:pPr>
        <w:shd w:val="clear" w:color="auto" w:fill="F6F4EE"/>
        <w:ind w:left="360"/>
      </w:pPr>
      <w:r>
        <w:rPr>
          <w:rFonts w:ascii="Courier New" w:eastAsia="Courier New" w:hAnsi="Courier New" w:cs="Courier New"/>
          <w:color w:val="303641"/>
          <w:sz w:val="18"/>
          <w:szCs w:val="18"/>
        </w:rPr>
        <w:t xml:space="preserve">    "Editorial illustration hero image in the style of The New Yorker / The Economist / "</w:t>
      </w:r>
    </w:p>
    <w:p w14:paraId="6C7AE1D8" w14:textId="77777777" w:rsidR="00FF2FC6" w:rsidRDefault="00000000">
      <w:pPr>
        <w:shd w:val="clear" w:color="auto" w:fill="F6F4EE"/>
        <w:ind w:left="360"/>
      </w:pPr>
      <w:r>
        <w:rPr>
          <w:rFonts w:ascii="Courier New" w:eastAsia="Courier New" w:hAnsi="Courier New" w:cs="Courier New"/>
          <w:color w:val="303641"/>
          <w:sz w:val="18"/>
          <w:szCs w:val="18"/>
        </w:rPr>
        <w:t xml:space="preserve">    "WSJ Op-Ed cover art. Hand-drawn or vector illustration with textured brush strokes, "</w:t>
      </w:r>
    </w:p>
    <w:p w14:paraId="41370D36" w14:textId="77777777" w:rsidR="00FF2FC6" w:rsidRDefault="00000000">
      <w:pPr>
        <w:shd w:val="clear" w:color="auto" w:fill="F6F4EE"/>
        <w:ind w:left="360"/>
      </w:pPr>
      <w:r>
        <w:rPr>
          <w:rFonts w:ascii="Courier New" w:eastAsia="Courier New" w:hAnsi="Courier New" w:cs="Courier New"/>
          <w:color w:val="303641"/>
          <w:sz w:val="18"/>
          <w:szCs w:val="18"/>
        </w:rPr>
        <w:t xml:space="preserve">    "bold conceptual metaphor, muted editorial palette "</w:t>
      </w:r>
    </w:p>
    <w:p w14:paraId="7802A01D" w14:textId="77777777" w:rsidR="00FF2FC6" w:rsidRDefault="00000000">
      <w:pPr>
        <w:shd w:val="clear" w:color="auto" w:fill="F6F4EE"/>
        <w:ind w:left="360"/>
      </w:pPr>
      <w:r>
        <w:rPr>
          <w:rFonts w:ascii="Courier New" w:eastAsia="Courier New" w:hAnsi="Courier New" w:cs="Courier New"/>
          <w:color w:val="303641"/>
          <w:sz w:val="18"/>
          <w:szCs w:val="18"/>
        </w:rPr>
        <w:t xml:space="preserve">    "(terracotta / cream / walnut / deep navy / charcoal / soft gold accents). "</w:t>
      </w:r>
    </w:p>
    <w:p w14:paraId="17C56E07"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leaves central negative space for text overlay. "</w:t>
      </w:r>
    </w:p>
    <w:p w14:paraId="0C1AAED4" w14:textId="77777777" w:rsidR="00FF2FC6" w:rsidRDefault="00000000">
      <w:pPr>
        <w:shd w:val="clear" w:color="auto" w:fill="F6F4EE"/>
        <w:ind w:left="360"/>
      </w:pPr>
      <w:r>
        <w:rPr>
          <w:rFonts w:ascii="Courier New" w:eastAsia="Courier New" w:hAnsi="Courier New" w:cs="Courier New"/>
          <w:color w:val="303641"/>
          <w:sz w:val="18"/>
          <w:szCs w:val="18"/>
        </w:rPr>
        <w:t xml:space="preserve">    "STRICT CONSTRAINTS: illustration ONLY (NOT photorealistic, NOT a photograph, "</w:t>
      </w:r>
    </w:p>
    <w:p w14:paraId="76B1BBE7" w14:textId="77777777" w:rsidR="00FF2FC6" w:rsidRDefault="00000000">
      <w:pPr>
        <w:shd w:val="clear" w:color="auto" w:fill="F6F4EE"/>
        <w:ind w:left="360"/>
      </w:pPr>
      <w:r>
        <w:rPr>
          <w:rFonts w:ascii="Courier New" w:eastAsia="Courier New" w:hAnsi="Courier New" w:cs="Courier New"/>
          <w:color w:val="303641"/>
          <w:sz w:val="18"/>
          <w:szCs w:val="18"/>
        </w:rPr>
        <w:t xml:space="preserve">    "NOT a 3D render, NOT CGI), hand-drawn aesthetic, "</w:t>
      </w:r>
    </w:p>
    <w:p w14:paraId="1B82724C" w14:textId="77777777" w:rsidR="00FF2FC6" w:rsidRDefault="00000000">
      <w:pPr>
        <w:shd w:val="clear" w:color="auto" w:fill="F6F4EE"/>
        <w:ind w:left="360"/>
      </w:pPr>
      <w:r>
        <w:rPr>
          <w:rFonts w:ascii="Courier New" w:eastAsia="Courier New" w:hAnsi="Courier New" w:cs="Courier New"/>
          <w:color w:val="303641"/>
          <w:sz w:val="18"/>
          <w:szCs w:val="18"/>
        </w:rPr>
        <w:t xml:space="preserve">    "no text, no letters, no words, no logos, no visible human faces, "</w:t>
      </w:r>
    </w:p>
    <w:p w14:paraId="76679E4E" w14:textId="77777777" w:rsidR="00FF2FC6" w:rsidRDefault="00000000">
      <w:pPr>
        <w:shd w:val="clear" w:color="auto" w:fill="F6F4EE"/>
        <w:ind w:left="360"/>
      </w:pPr>
      <w:r>
        <w:rPr>
          <w:rFonts w:ascii="Courier New" w:eastAsia="Courier New" w:hAnsi="Courier New" w:cs="Courier New"/>
          <w:color w:val="303641"/>
          <w:sz w:val="18"/>
          <w:szCs w:val="18"/>
        </w:rPr>
        <w:t xml:space="preserve">    "no watermarks, no signage, no UI elements, no charts with labels."</w:t>
      </w:r>
    </w:p>
    <w:p w14:paraId="0031083B" w14:textId="77777777" w:rsidR="00FF2FC6" w:rsidRDefault="00000000">
      <w:pPr>
        <w:shd w:val="clear" w:color="auto" w:fill="F6F4EE"/>
        <w:ind w:left="360"/>
      </w:pPr>
      <w:r>
        <w:rPr>
          <w:rFonts w:ascii="Courier New" w:eastAsia="Courier New" w:hAnsi="Courier New" w:cs="Courier New"/>
          <w:color w:val="303641"/>
          <w:sz w:val="18"/>
          <w:szCs w:val="18"/>
        </w:rPr>
        <w:t>)</w:t>
      </w:r>
    </w:p>
    <w:p w14:paraId="74157681" w14:textId="77777777" w:rsidR="00FF2FC6" w:rsidRDefault="00000000">
      <w:pPr>
        <w:pStyle w:val="2"/>
      </w:pPr>
      <w:r>
        <w:t>§9.4 Patch 4 (適用済み) — SECTION_STYLES Pattern A/B 分類</w:t>
      </w:r>
    </w:p>
    <w:p w14:paraId="7670201B" w14:textId="77777777" w:rsidR="00FF2FC6" w:rsidRDefault="00000000">
      <w:pPr>
        <w:spacing w:after="120"/>
      </w:pPr>
      <w:r>
        <w:rPr>
          <w:rFonts w:eastAsia="Helvetica Neue"/>
        </w:rPr>
        <w:t>scripts/generate_hero_image.py L133-:</w:t>
      </w:r>
    </w:p>
    <w:p w14:paraId="468CB3F4" w14:textId="77777777" w:rsidR="00FF2FC6" w:rsidRDefault="00000000">
      <w:pPr>
        <w:pStyle w:val="3"/>
      </w:pPr>
      <w:r>
        <w:t>§9.4.1 Pattern A: 知的風刺 (editorial satire) — 6 媒体</w:t>
      </w:r>
    </w:p>
    <w:p w14:paraId="1EE07321" w14:textId="77777777" w:rsidR="00FF2FC6" w:rsidRDefault="00000000">
      <w:pPr>
        <w:pStyle w:val="a4"/>
        <w:numPr>
          <w:ilvl w:val="0"/>
          <w:numId w:val="2"/>
        </w:numPr>
        <w:spacing w:after="80"/>
      </w:pPr>
      <w:r>
        <w:rPr>
          <w:rFonts w:eastAsia="Helvetica Neue"/>
        </w:rPr>
        <w:t>wsj — traditional editorial illustration of a Wall Street financial metaphor, subtle crosshatching texture, muted earth tones with navy accents</w:t>
      </w:r>
    </w:p>
    <w:p w14:paraId="23AD8A83" w14:textId="77777777" w:rsidR="00FF2FC6" w:rsidRDefault="00000000">
      <w:pPr>
        <w:pStyle w:val="a4"/>
        <w:numPr>
          <w:ilvl w:val="0"/>
          <w:numId w:val="2"/>
        </w:numPr>
        <w:spacing w:after="80"/>
      </w:pPr>
      <w:r>
        <w:rPr>
          <w:rFonts w:eastAsia="Helvetica Neue"/>
        </w:rPr>
        <w:t>nyt-bn — modern editorial illustration of a breaking-news visual metaphor, bold composition with one accent color</w:t>
      </w:r>
    </w:p>
    <w:p w14:paraId="53A78F0B" w14:textId="77777777" w:rsidR="00FF2FC6" w:rsidRDefault="00000000">
      <w:pPr>
        <w:pStyle w:val="a4"/>
        <w:numPr>
          <w:ilvl w:val="0"/>
          <w:numId w:val="2"/>
        </w:numPr>
        <w:spacing w:after="80"/>
      </w:pPr>
      <w:r>
        <w:rPr>
          <w:rFonts w:eastAsia="Helvetica Neue"/>
        </w:rPr>
        <w:t>nyt-op — bold satirical editorial illustration, daring conceptual metaphor, high-contrast color blocks</w:t>
      </w:r>
    </w:p>
    <w:p w14:paraId="5E276F76" w14:textId="77777777" w:rsidR="00FF2FC6" w:rsidRDefault="00000000">
      <w:pPr>
        <w:pStyle w:val="a4"/>
        <w:numPr>
          <w:ilvl w:val="0"/>
          <w:numId w:val="2"/>
        </w:numPr>
        <w:spacing w:after="80"/>
      </w:pPr>
      <w:r>
        <w:rPr>
          <w:rFonts w:eastAsia="Helvetica Neue"/>
        </w:rPr>
        <w:t>buysiders — financial editorial illustration of M&amp;A or capital-markets metaphor, navy and gold palette, sophisticated minimalism</w:t>
      </w:r>
    </w:p>
    <w:p w14:paraId="29EBF33C" w14:textId="77777777" w:rsidR="00FF2FC6" w:rsidRDefault="00000000">
      <w:pPr>
        <w:pStyle w:val="a4"/>
        <w:numPr>
          <w:ilvl w:val="0"/>
          <w:numId w:val="2"/>
        </w:numPr>
        <w:spacing w:after="80"/>
      </w:pPr>
      <w:r>
        <w:rPr>
          <w:rFonts w:eastAsia="Helvetica Neue"/>
        </w:rPr>
        <w:t>short-squeez — playful editorial illustration of a Wall Street scene, witty tone, vector-style with texture accents</w:t>
      </w:r>
    </w:p>
    <w:p w14:paraId="5BDF17D1" w14:textId="77777777" w:rsidR="00FF2FC6" w:rsidRDefault="00000000">
      <w:pPr>
        <w:pStyle w:val="a4"/>
        <w:numPr>
          <w:ilvl w:val="0"/>
          <w:numId w:val="2"/>
        </w:numPr>
        <w:spacing w:after="80"/>
      </w:pPr>
      <w:r>
        <w:rPr>
          <w:rFonts w:eastAsia="Helvetica Neue"/>
        </w:rPr>
        <w:t>economist — abstract conceptual editorial illustration of an economic theme</w:t>
      </w:r>
    </w:p>
    <w:p w14:paraId="18A190A8" w14:textId="77777777" w:rsidR="00FF2FC6" w:rsidRDefault="00000000">
      <w:pPr>
        <w:pStyle w:val="3"/>
      </w:pPr>
      <w:r>
        <w:t>§9.4.2 Pattern B: 洗練ライフスタイル (modern flat lifestyle) — 2 媒体</w:t>
      </w:r>
    </w:p>
    <w:p w14:paraId="09374DCF" w14:textId="77777777" w:rsidR="00FF2FC6" w:rsidRDefault="00000000">
      <w:pPr>
        <w:pStyle w:val="a4"/>
        <w:numPr>
          <w:ilvl w:val="0"/>
          <w:numId w:val="2"/>
        </w:numPr>
        <w:spacing w:after="80"/>
      </w:pPr>
      <w:r>
        <w:rPr>
          <w:rFonts w:eastAsia="Helvetica Neue"/>
        </w:rPr>
        <w:t>skift — modern flat digital illustration of a travel or hospitality scene, soft gradients, serene atmosphere</w:t>
      </w:r>
    </w:p>
    <w:p w14:paraId="29B0AA55" w14:textId="77777777" w:rsidR="00FF2FC6" w:rsidRDefault="00000000">
      <w:pPr>
        <w:pStyle w:val="a4"/>
        <w:numPr>
          <w:ilvl w:val="0"/>
          <w:numId w:val="2"/>
        </w:numPr>
        <w:spacing w:after="80"/>
      </w:pPr>
      <w:r>
        <w:rPr>
          <w:rFonts w:eastAsia="Helvetica Neue"/>
        </w:rPr>
        <w:t>business-insider — modern flat digital illustration of a contemporary urban or business scene, textured brush strokes</w:t>
      </w:r>
    </w:p>
    <w:p w14:paraId="79835831" w14:textId="77777777" w:rsidR="00FF2FC6" w:rsidRDefault="00000000">
      <w:pPr>
        <w:pStyle w:val="2"/>
      </w:pPr>
      <w:r>
        <w:t>§9.5 Patch 5 (適用済み) — DEFAULT_STYLE illustration 化</w:t>
      </w:r>
    </w:p>
    <w:p w14:paraId="3EDB3D6C" w14:textId="77777777" w:rsidR="00FF2FC6" w:rsidRDefault="00000000">
      <w:pPr>
        <w:shd w:val="clear" w:color="auto" w:fill="F6F4EE"/>
        <w:ind w:left="360"/>
      </w:pPr>
      <w:r>
        <w:rPr>
          <w:rFonts w:ascii="Courier New" w:eastAsia="Courier New" w:hAnsi="Courier New" w:cs="Courier New"/>
          <w:color w:val="303641"/>
          <w:sz w:val="18"/>
          <w:szCs w:val="18"/>
        </w:rPr>
        <w:t>DEFAULT_STYLE = (</w:t>
      </w:r>
    </w:p>
    <w:p w14:paraId="7BD0282E" w14:textId="77777777" w:rsidR="00FF2FC6" w:rsidRDefault="00000000">
      <w:pPr>
        <w:shd w:val="clear" w:color="auto" w:fill="F6F4EE"/>
        <w:ind w:left="360"/>
      </w:pPr>
      <w:r>
        <w:rPr>
          <w:rFonts w:ascii="Courier New" w:eastAsia="Courier New" w:hAnsi="Courier New" w:cs="Courier New"/>
          <w:color w:val="303641"/>
          <w:sz w:val="18"/>
          <w:szCs w:val="18"/>
        </w:rPr>
        <w:t xml:space="preserve">    "editorial illustration, conceptual metaphor, hand-drawn aesthetic, muted palette"</w:t>
      </w:r>
    </w:p>
    <w:p w14:paraId="7BA265A4" w14:textId="77777777" w:rsidR="00FF2FC6" w:rsidRDefault="00000000">
      <w:pPr>
        <w:shd w:val="clear" w:color="auto" w:fill="F6F4EE"/>
        <w:ind w:left="360"/>
      </w:pPr>
      <w:r>
        <w:rPr>
          <w:rFonts w:ascii="Courier New" w:eastAsia="Courier New" w:hAnsi="Courier New" w:cs="Courier New"/>
          <w:color w:val="303641"/>
          <w:sz w:val="18"/>
          <w:szCs w:val="18"/>
        </w:rPr>
        <w:t>)</w:t>
      </w:r>
    </w:p>
    <w:p w14:paraId="20224B3A" w14:textId="77777777" w:rsidR="00FF2FC6" w:rsidRDefault="00000000">
      <w:pPr>
        <w:pStyle w:val="2"/>
      </w:pPr>
      <w:r>
        <w:t>§9.6 Patch 6 (v1.4 新規) — System Prompt Schema 明示 + retry 判定緩和</w:t>
      </w:r>
      <w:r>
        <w:rPr>
          <w:color w:val="B5322C"/>
          <w:sz w:val="18"/>
          <w:szCs w:val="18"/>
        </w:rPr>
        <w:t xml:space="preserve">  【v1.4 新規】</w:t>
      </w:r>
    </w:p>
    <w:p w14:paraId="5EACB348" w14:textId="77777777" w:rsidR="00FF2FC6" w:rsidRDefault="00000000">
      <w:pPr>
        <w:pStyle w:val="3"/>
      </w:pPr>
      <w:r>
        <w:t>§9.6.1 System Prompt の REQUIRED OUTPUT SCHEMA 明示</w:t>
      </w:r>
    </w:p>
    <w:p w14:paraId="2266A860" w14:textId="77777777" w:rsidR="00FF2FC6" w:rsidRDefault="00000000">
      <w:pPr>
        <w:spacing w:after="120"/>
      </w:pPr>
      <w:r>
        <w:rPr>
          <w:rFonts w:eastAsia="Helvetica Neue"/>
        </w:rPr>
        <w:t>v1.3 策定時の system prompt は 「STEP 1 - Core Theme」のように命令形で書かれていたが、Gemini がこれを field 名に反映し "step_1_core_theme" 形式で返却する現象が 2026-04-23 検証で判明。v1.4 では prompt 末尾に明示的な JSON schema を追記:</w:t>
      </w:r>
    </w:p>
    <w:p w14:paraId="57562ED5" w14:textId="77777777" w:rsidR="00FF2FC6" w:rsidRDefault="00000000">
      <w:pPr>
        <w:shd w:val="clear" w:color="auto" w:fill="F6F4EE"/>
        <w:ind w:left="360"/>
      </w:pPr>
      <w:r>
        <w:rPr>
          <w:rFonts w:ascii="Courier New" w:eastAsia="Courier New" w:hAnsi="Courier New" w:cs="Courier New"/>
          <w:color w:val="303641"/>
          <w:sz w:val="18"/>
          <w:szCs w:val="18"/>
        </w:rPr>
        <w:t>REQUIRED OUTPUT SCHEMA (use EXACTLY these field names — no prefixes like "step_1_"):</w:t>
      </w:r>
    </w:p>
    <w:p w14:paraId="204F97EB" w14:textId="77777777" w:rsidR="00FF2FC6" w:rsidRDefault="00000000">
      <w:pPr>
        <w:shd w:val="clear" w:color="auto" w:fill="F6F4EE"/>
        <w:ind w:left="360"/>
      </w:pPr>
      <w:r>
        <w:rPr>
          <w:rFonts w:ascii="Courier New" w:eastAsia="Courier New" w:hAnsi="Courier New" w:cs="Courier New"/>
          <w:color w:val="303641"/>
          <w:sz w:val="18"/>
          <w:szCs w:val="18"/>
        </w:rPr>
        <w:t>{</w:t>
      </w:r>
    </w:p>
    <w:p w14:paraId="2883D37C"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"&lt;one-keyword central topic&gt;",</w:t>
      </w:r>
    </w:p>
    <w:p w14:paraId="64550FF7"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"&lt;concrete object or action phrase&gt;",</w:t>
      </w:r>
    </w:p>
    <w:p w14:paraId="2E52615B"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"&lt;one specific element from the article&gt;",</w:t>
      </w:r>
    </w:p>
    <w:p w14:paraId="296DA5BE"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"&lt;the single most important drawable object&gt;"</w:t>
      </w:r>
    </w:p>
    <w:p w14:paraId="6E7C4103" w14:textId="77777777" w:rsidR="00FF2FC6" w:rsidRDefault="00000000">
      <w:pPr>
        <w:shd w:val="clear" w:color="auto" w:fill="F6F4EE"/>
        <w:ind w:left="360"/>
      </w:pPr>
      <w:r>
        <w:rPr>
          <w:rFonts w:ascii="Courier New" w:eastAsia="Courier New" w:hAnsi="Courier New" w:cs="Courier New"/>
          <w:color w:val="303641"/>
          <w:sz w:val="18"/>
          <w:szCs w:val="18"/>
        </w:rPr>
        <w:t>}</w:t>
      </w:r>
    </w:p>
    <w:p w14:paraId="2FD70BDF" w14:textId="77777777" w:rsidR="00FF2FC6" w:rsidRDefault="00000000">
      <w:pPr>
        <w:pStyle w:val="3"/>
      </w:pPr>
      <w:r>
        <w:t>§9.6.2 Parser 防御: step_N_ prefix 自動剥離</w:t>
      </w:r>
    </w:p>
    <w:p w14:paraId="67EF468C" w14:textId="77777777" w:rsidR="00FF2FC6" w:rsidRDefault="00000000">
      <w:pPr>
        <w:spacing w:after="120"/>
      </w:pPr>
      <w:r>
        <w:rPr>
          <w:rFonts w:eastAsia="Helvetica Neue"/>
        </w:rPr>
        <w:t>万一 prefix が残っても復旧できるよう、_parse_concept_json() に field 名正規化を追加:</w:t>
      </w:r>
    </w:p>
    <w:p w14:paraId="61724F36" w14:textId="77777777" w:rsidR="00FF2FC6" w:rsidRDefault="00000000">
      <w:pPr>
        <w:shd w:val="clear" w:color="auto" w:fill="F6F4EE"/>
        <w:ind w:left="360"/>
      </w:pPr>
      <w:r>
        <w:rPr>
          <w:rFonts w:ascii="Courier New" w:eastAsia="Courier New" w:hAnsi="Courier New" w:cs="Courier New"/>
          <w:color w:val="303641"/>
          <w:sz w:val="18"/>
          <w:szCs w:val="18"/>
        </w:rPr>
        <w:t># step_1_, step_2_, step_3_, step_N_ のプレフィックスを剥ぐ</w:t>
      </w:r>
    </w:p>
    <w:p w14:paraId="7955A919" w14:textId="77777777" w:rsidR="00FF2FC6" w:rsidRDefault="00000000">
      <w:pPr>
        <w:shd w:val="clear" w:color="auto" w:fill="F6F4EE"/>
        <w:ind w:left="360"/>
      </w:pPr>
      <w:r>
        <w:rPr>
          <w:rFonts w:ascii="Courier New" w:eastAsia="Courier New" w:hAnsi="Courier New" w:cs="Courier New"/>
          <w:color w:val="303641"/>
          <w:sz w:val="18"/>
          <w:szCs w:val="18"/>
        </w:rPr>
        <w:t>nk = re.sub(r"^step_\d+_", "", k.strip().lower())</w:t>
      </w:r>
    </w:p>
    <w:p w14:paraId="66452628" w14:textId="77777777" w:rsidR="00FF2FC6" w:rsidRDefault="00000000">
      <w:pPr>
        <w:shd w:val="clear" w:color="auto" w:fill="F6F4EE"/>
        <w:ind w:left="360"/>
      </w:pPr>
      <w:r>
        <w:rPr>
          <w:rFonts w:ascii="Courier New" w:eastAsia="Courier New" w:hAnsi="Courier New" w:cs="Courier New"/>
          <w:color w:val="303641"/>
          <w:sz w:val="18"/>
          <w:szCs w:val="18"/>
        </w:rPr>
        <w:t># camelCase → snake_case 的に軽く正規化 (coreTheme → core_theme)</w:t>
      </w:r>
    </w:p>
    <w:p w14:paraId="05D5B2F6" w14:textId="77777777" w:rsidR="00FF2FC6" w:rsidRDefault="00000000">
      <w:pPr>
        <w:shd w:val="clear" w:color="auto" w:fill="F6F4EE"/>
        <w:ind w:left="360"/>
      </w:pPr>
      <w:r>
        <w:rPr>
          <w:rFonts w:ascii="Courier New" w:eastAsia="Courier New" w:hAnsi="Courier New" w:cs="Courier New"/>
          <w:color w:val="303641"/>
          <w:sz w:val="18"/>
          <w:szCs w:val="18"/>
        </w:rPr>
        <w:t>nk = re.sub(r"([a-z0-9])([A-Z])", r"\1_\2", nk).lower()</w:t>
      </w:r>
    </w:p>
    <w:p w14:paraId="723F4674" w14:textId="77777777" w:rsidR="00FF2FC6" w:rsidRDefault="00000000">
      <w:pPr>
        <w:pStyle w:val="3"/>
      </w:pPr>
      <w:r>
        <w:t>§9.6.3 _needs_retry() の 2-word 判定緩和</w:t>
      </w:r>
    </w:p>
    <w:p w14:paraId="007ECE19" w14:textId="77777777" w:rsidR="00FF2FC6" w:rsidRDefault="00000000">
      <w:pPr>
        <w:spacing w:after="120"/>
      </w:pPr>
      <w:r>
        <w:rPr>
          <w:rFonts w:eastAsia="Helvetica Neue"/>
        </w:rPr>
        <w:t>SPEC v1.1 §7.2 の 「primary_subject_noun が 2 語以下 → retry」 ルールは、SPEC §7.3 の GOOD 例 ("a cyclist", "a suitcase" = 1 語) と矛盾。v1.4 で 「0 語 (空文字)」 のみを再試行対象に緩和:</w:t>
      </w:r>
    </w:p>
    <w:p w14:paraId="1BB55599" w14:textId="77777777" w:rsidR="00FF2FC6" w:rsidRDefault="00000000">
      <w:pPr>
        <w:shd w:val="clear" w:color="auto" w:fill="F6F4EE"/>
        <w:ind w:left="360"/>
      </w:pPr>
      <w:r>
        <w:rPr>
          <w:rFonts w:ascii="Courier New" w:eastAsia="Courier New" w:hAnsi="Courier New" w:cs="Courier New"/>
          <w:color w:val="303641"/>
          <w:sz w:val="18"/>
          <w:szCs w:val="18"/>
        </w:rPr>
        <w:t># v1.4: &lt;= 2 → &lt; 1 に緩和</w:t>
      </w:r>
    </w:p>
    <w:p w14:paraId="16A1911F" w14:textId="77777777" w:rsidR="00FF2FC6" w:rsidRDefault="00000000">
      <w:pPr>
        <w:shd w:val="clear" w:color="auto" w:fill="F6F4EE"/>
        <w:ind w:left="360"/>
      </w:pPr>
      <w:r>
        <w:rPr>
          <w:rFonts w:ascii="Courier New" w:eastAsia="Courier New" w:hAnsi="Courier New" w:cs="Courier New"/>
          <w:color w:val="303641"/>
          <w:sz w:val="18"/>
          <w:szCs w:val="18"/>
        </w:rPr>
        <w:t>if len(words) &lt; 1:</w:t>
      </w:r>
    </w:p>
    <w:p w14:paraId="4F491CA1"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True, f"too_short={len(words)}_words"</w:t>
      </w:r>
    </w:p>
    <w:p w14:paraId="42DC1DD3" w14:textId="77777777" w:rsidR="00FF2FC6" w:rsidRDefault="00000000">
      <w:pPr>
        <w:pStyle w:val="2"/>
      </w:pPr>
      <w:r>
        <w:t>§9.7 Patch 7 (v1.4 新規) — 多形式画像検出 (PNG/JPEG/WebP)</w:t>
      </w:r>
      <w:r>
        <w:rPr>
          <w:color w:val="B5322C"/>
          <w:sz w:val="18"/>
          <w:szCs w:val="18"/>
        </w:rPr>
        <w:t xml:space="preserve">  【v1.4 新規】</w:t>
      </w:r>
    </w:p>
    <w:p w14:paraId="1170F4E8" w14:textId="77777777" w:rsidR="00FF2FC6" w:rsidRDefault="00000000">
      <w:pPr>
        <w:spacing w:after="120"/>
      </w:pPr>
      <w:r>
        <w:rPr>
          <w:rFonts w:eastAsia="Helvetica Neue"/>
        </w:rPr>
        <w:t>Nano Banana 系モデルが JPEG を返す場合があるため、detect_image_dimensions() を新設し header parse で format を判定。legacy な detect_png_dimensions() は deprecated として後方互換維持:</w:t>
      </w:r>
    </w:p>
    <w:p w14:paraId="3570262C" w14:textId="77777777" w:rsidR="00FF2FC6" w:rsidRDefault="00000000">
      <w:pPr>
        <w:shd w:val="clear" w:color="auto" w:fill="F6F4EE"/>
        <w:ind w:left="360"/>
      </w:pPr>
      <w:r>
        <w:rPr>
          <w:rFonts w:ascii="Courier New" w:eastAsia="Courier New" w:hAnsi="Courier New" w:cs="Courier New"/>
          <w:color w:val="303641"/>
          <w:sz w:val="18"/>
          <w:szCs w:val="18"/>
        </w:rPr>
        <w:t>def detect_image_dimensions(img_bytes: bytes) -&gt; tuple:</w:t>
      </w:r>
    </w:p>
    <w:p w14:paraId="2A75412C" w14:textId="77777777" w:rsidR="00FF2FC6" w:rsidRDefault="00000000">
      <w:pPr>
        <w:shd w:val="clear" w:color="auto" w:fill="F6F4EE"/>
        <w:ind w:left="360"/>
      </w:pPr>
      <w:r>
        <w:rPr>
          <w:rFonts w:ascii="Courier New" w:eastAsia="Courier New" w:hAnsi="Courier New" w:cs="Courier New"/>
          <w:color w:val="303641"/>
          <w:sz w:val="18"/>
          <w:szCs w:val="18"/>
        </w:rPr>
        <w:t xml:space="preserve">    """(width, height, format) を返す。対応: PNG / JPEG / WebP。"""</w:t>
      </w:r>
    </w:p>
    <w:p w14:paraId="6F5210FE" w14:textId="77777777" w:rsidR="00FF2FC6" w:rsidRDefault="00000000">
      <w:pPr>
        <w:shd w:val="clear" w:color="auto" w:fill="F6F4EE"/>
        <w:ind w:left="360"/>
      </w:pPr>
      <w:r>
        <w:rPr>
          <w:rFonts w:ascii="Courier New" w:eastAsia="Courier New" w:hAnsi="Courier New" w:cs="Courier New"/>
          <w:color w:val="303641"/>
          <w:sz w:val="18"/>
          <w:szCs w:val="18"/>
        </w:rPr>
        <w:t xml:space="preserve">    # PNG: signature + IHDR</w:t>
      </w:r>
    </w:p>
    <w:p w14:paraId="3A62E293"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img_bytes[:8] == b"\x89PNG\r\n\x1a\n":</w:t>
      </w:r>
    </w:p>
    <w:p w14:paraId="7E9AF67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9ED537A"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"png")</w:t>
      </w:r>
    </w:p>
    <w:p w14:paraId="40A81D8D" w14:textId="77777777" w:rsidR="00FF2FC6" w:rsidRDefault="00000000">
      <w:pPr>
        <w:shd w:val="clear" w:color="auto" w:fill="F6F4EE"/>
        <w:ind w:left="360"/>
      </w:pPr>
      <w:r>
        <w:rPr>
          <w:rFonts w:ascii="Courier New" w:eastAsia="Courier New" w:hAnsi="Courier New" w:cs="Courier New"/>
          <w:color w:val="303641"/>
          <w:sz w:val="18"/>
          <w:szCs w:val="18"/>
        </w:rPr>
        <w:t xml:space="preserve">    # JPEG: SOI + SOFn markers</w:t>
      </w:r>
    </w:p>
    <w:p w14:paraId="0C8286D6"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img_bytes[:3] == b"\xff\xd8\xff":</w:t>
      </w:r>
    </w:p>
    <w:p w14:paraId="067B86B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BEB5B64"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"jpeg")</w:t>
      </w:r>
    </w:p>
    <w:p w14:paraId="1F1DE76B" w14:textId="77777777" w:rsidR="00FF2FC6" w:rsidRDefault="00000000">
      <w:pPr>
        <w:shd w:val="clear" w:color="auto" w:fill="F6F4EE"/>
        <w:ind w:left="360"/>
      </w:pPr>
      <w:r>
        <w:rPr>
          <w:rFonts w:ascii="Courier New" w:eastAsia="Courier New" w:hAnsi="Courier New" w:cs="Courier New"/>
          <w:color w:val="303641"/>
          <w:sz w:val="18"/>
          <w:szCs w:val="18"/>
        </w:rPr>
        <w:t xml:space="preserve">    # WebP: RIFF + WEBP</w:t>
      </w:r>
    </w:p>
    <w:p w14:paraId="5943B069" w14:textId="77777777" w:rsidR="00FF2FC6" w:rsidRDefault="00000000">
      <w:pPr>
        <w:shd w:val="clear" w:color="auto" w:fill="F6F4EE"/>
        <w:ind w:left="360"/>
      </w:pPr>
      <w:r>
        <w:rPr>
          <w:rFonts w:ascii="Courier New" w:eastAsia="Courier New" w:hAnsi="Courier New" w:cs="Courier New"/>
          <w:color w:val="303641"/>
          <w:sz w:val="18"/>
          <w:szCs w:val="18"/>
        </w:rPr>
        <w:t xml:space="preserve">    if img_bytes[:4] == b"RIFF" and img_bytes[8:12] == b"WEBP":</w:t>
      </w:r>
    </w:p>
    <w:p w14:paraId="14D3A35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2EB387"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(width, height, "webp")</w:t>
      </w:r>
    </w:p>
    <w:p w14:paraId="18A9F0E0"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(0, 0, "unknown")</w:t>
      </w:r>
    </w:p>
    <w:p w14:paraId="4A8A8902" w14:textId="77777777" w:rsidR="00FF2FC6" w:rsidRDefault="00000000">
      <w:pPr>
        <w:pStyle w:val="2"/>
      </w:pPr>
      <w:r>
        <w:t>§9.8 Patch S (適用済み) — Safari CSS 4 層防御</w:t>
      </w:r>
    </w:p>
    <w:p w14:paraId="3FB6DE14" w14:textId="77777777" w:rsidR="00FF2FC6" w:rsidRDefault="00000000">
      <w:pPr>
        <w:spacing w:after="120"/>
      </w:pPr>
      <w:r>
        <w:rPr>
          <w:rFonts w:eastAsia="Helvetica Neue"/>
        </w:rPr>
        <w:t>layouts/wsj/list.html:</w:t>
      </w:r>
    </w:p>
    <w:p w14:paraId="657282A0" w14:textId="77777777" w:rsidR="00FF2FC6" w:rsidRDefault="00000000">
      <w:pPr>
        <w:pStyle w:val="3"/>
      </w:pPr>
      <w:r>
        <w:t>§9.8.1 CSS: background shorthand → longhand 分解 (L37)</w:t>
      </w:r>
    </w:p>
    <w:p w14:paraId="750A1A66" w14:textId="77777777" w:rsidR="00FF2FC6" w:rsidRDefault="00000000">
      <w:pPr>
        <w:shd w:val="clear" w:color="auto" w:fill="F6F4EE"/>
        <w:ind w:left="360"/>
      </w:pPr>
      <w:r>
        <w:rPr>
          <w:rFonts w:ascii="Courier New" w:eastAsia="Courier New" w:hAnsi="Courier New" w:cs="Courier New"/>
          <w:color w:val="303641"/>
          <w:sz w:val="18"/>
          <w:szCs w:val="18"/>
        </w:rPr>
        <w:t>/* v1.4 Safari fix */</w:t>
      </w:r>
    </w:p>
    <w:p w14:paraId="1FA3B8F0" w14:textId="77777777" w:rsidR="00FF2FC6" w:rsidRDefault="00000000">
      <w:pPr>
        <w:shd w:val="clear" w:color="auto" w:fill="F6F4EE"/>
        <w:ind w:left="360"/>
      </w:pPr>
      <w:r>
        <w:rPr>
          <w:rFonts w:ascii="Courier New" w:eastAsia="Courier New" w:hAnsi="Courier New" w:cs="Courier New"/>
          <w:color w:val="303641"/>
          <w:sz w:val="18"/>
          <w:szCs w:val="18"/>
        </w:rPr>
        <w:t>.cover-photo {</w:t>
      </w:r>
    </w:p>
    <w:p w14:paraId="66FA88A8" w14:textId="77777777" w:rsidR="00FF2FC6" w:rsidRDefault="00000000">
      <w:pPr>
        <w:shd w:val="clear" w:color="auto" w:fill="F6F4EE"/>
        <w:ind w:left="360"/>
      </w:pPr>
      <w:r>
        <w:rPr>
          <w:rFonts w:ascii="Courier New" w:eastAsia="Courier New" w:hAnsi="Courier New" w:cs="Courier New"/>
          <w:color w:val="303641"/>
          <w:sz w:val="18"/>
          <w:szCs w:val="18"/>
        </w:rPr>
        <w:t xml:space="preserve">  position: absolute;</w:t>
      </w:r>
    </w:p>
    <w:p w14:paraId="34597B16" w14:textId="77777777" w:rsidR="00FF2FC6" w:rsidRDefault="00000000">
      <w:pPr>
        <w:shd w:val="clear" w:color="auto" w:fill="F6F4EE"/>
        <w:ind w:left="360"/>
      </w:pPr>
      <w:r>
        <w:rPr>
          <w:rFonts w:ascii="Courier New" w:eastAsia="Courier New" w:hAnsi="Courier New" w:cs="Courier New"/>
          <w:color w:val="303641"/>
          <w:sz w:val="18"/>
          <w:szCs w:val="18"/>
        </w:rPr>
        <w:t xml:space="preserve">  inset: 0;</w:t>
      </w:r>
    </w:p>
    <w:p w14:paraId="67D3BD9A"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background-image:</w:t>
      </w:r>
    </w:p>
    <w:p w14:paraId="411DA924" w14:textId="77777777" w:rsidR="00FF2FC6" w:rsidRDefault="00000000">
      <w:pPr>
        <w:shd w:val="clear" w:color="auto" w:fill="F6F4EE"/>
        <w:ind w:left="360"/>
      </w:pPr>
      <w:r>
        <w:rPr>
          <w:rFonts w:ascii="Courier New" w:eastAsia="Courier New" w:hAnsi="Courier New" w:cs="Courier New"/>
          <w:color w:val="303641"/>
          <w:sz w:val="18"/>
          <w:szCs w:val="18"/>
        </w:rPr>
        <w:t xml:space="preserve">    linear-gradient(180deg, rgba(10,30,63,.15), rgba(10,30,63,.72)),</w:t>
      </w:r>
    </w:p>
    <w:p w14:paraId="29EEAF02" w14:textId="77777777" w:rsidR="00FF2FC6" w:rsidRDefault="00000000">
      <w:pPr>
        <w:shd w:val="clear" w:color="auto" w:fill="F6F4EE"/>
        <w:ind w:left="360"/>
      </w:pPr>
      <w:r>
        <w:rPr>
          <w:rFonts w:ascii="Courier New" w:eastAsia="Courier New" w:hAnsi="Courier New" w:cs="Courier New"/>
          <w:color w:val="303641"/>
          <w:sz w:val="18"/>
          <w:szCs w:val="18"/>
        </w:rPr>
        <w:t xml:space="preserve">    var(--hero-img, url('https://images.unsplash.com/...'));</w:t>
      </w:r>
    </w:p>
    <w:p w14:paraId="44BCACE7"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background-size: cover, cover;</w:t>
      </w:r>
    </w:p>
    <w:p w14:paraId="1541F735"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background-position: center center, center center;</w:t>
      </w:r>
    </w:p>
    <w:p w14:paraId="1EB56534"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background-repeat: no-repeat, no-repeat;</w:t>
      </w:r>
    </w:p>
    <w:p w14:paraId="2FF8312A"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background-blend-mode: normal, normal;</w:t>
      </w:r>
    </w:p>
    <w:p w14:paraId="5F82F7B7" w14:textId="77777777" w:rsidR="00FF2FC6" w:rsidRDefault="00000000">
      <w:pPr>
        <w:shd w:val="clear" w:color="auto" w:fill="F6F4EE"/>
        <w:ind w:left="360"/>
      </w:pPr>
      <w:r>
        <w:rPr>
          <w:rFonts w:ascii="Courier New" w:eastAsia="Courier New" w:hAnsi="Courier New" w:cs="Courier New"/>
          <w:color w:val="303641"/>
          <w:sz w:val="18"/>
          <w:szCs w:val="18"/>
        </w:rPr>
        <w:t xml:space="preserve">  filter: saturate(.92);</w:t>
      </w:r>
    </w:p>
    <w:p w14:paraId="3E66110E" w14:textId="77777777" w:rsidR="00FF2FC6" w:rsidRDefault="00000000">
      <w:pPr>
        <w:shd w:val="clear" w:color="auto" w:fill="F6F4EE"/>
        <w:ind w:left="360"/>
      </w:pPr>
      <w:r>
        <w:rPr>
          <w:rFonts w:ascii="Courier New" w:eastAsia="Courier New" w:hAnsi="Courier New" w:cs="Courier New"/>
          <w:color w:val="303641"/>
          <w:sz w:val="18"/>
          <w:szCs w:val="18"/>
        </w:rPr>
        <w:t xml:space="preserve">  transition: opacity .4s ease;      /* background-image は Safari で不安定 */</w:t>
      </w:r>
    </w:p>
    <w:p w14:paraId="6CA91D4D" w14:textId="77777777" w:rsidR="00FF2FC6" w:rsidRDefault="00000000">
      <w:pPr>
        <w:shd w:val="clear" w:color="auto" w:fill="F6F4EE"/>
        <w:ind w:left="360"/>
      </w:pPr>
      <w:r>
        <w:rPr>
          <w:rFonts w:ascii="Courier New" w:eastAsia="Courier New" w:hAnsi="Courier New" w:cs="Courier New"/>
          <w:color w:val="303641"/>
          <w:sz w:val="18"/>
          <w:szCs w:val="18"/>
        </w:rPr>
        <w:t xml:space="preserve">  will-change: background-image;     /* 独立レイヤー合成ヒント */</w:t>
      </w:r>
    </w:p>
    <w:p w14:paraId="2ED5FD4C" w14:textId="77777777" w:rsidR="00FF2FC6" w:rsidRDefault="00000000">
      <w:pPr>
        <w:shd w:val="clear" w:color="auto" w:fill="F6F4EE"/>
        <w:ind w:left="360"/>
      </w:pPr>
      <w:r>
        <w:rPr>
          <w:rFonts w:ascii="Courier New" w:eastAsia="Courier New" w:hAnsi="Courier New" w:cs="Courier New"/>
          <w:color w:val="303641"/>
          <w:sz w:val="18"/>
          <w:szCs w:val="18"/>
        </w:rPr>
        <w:t>}</w:t>
      </w:r>
    </w:p>
    <w:p w14:paraId="62631CDB" w14:textId="77777777" w:rsidR="00FF2FC6" w:rsidRDefault="00000000">
      <w:pPr>
        <w:pStyle w:val="3"/>
      </w:pPr>
      <w:r>
        <w:t>§9.8.2 HTML: --hero-img を子要素 .cover-photo に直付け (L151)</w:t>
      </w:r>
    </w:p>
    <w:p w14:paraId="0F56EC02" w14:textId="77777777" w:rsidR="00FF2FC6" w:rsidRDefault="00000000">
      <w:pPr>
        <w:shd w:val="clear" w:color="auto" w:fill="F6F4EE"/>
        <w:ind w:left="360"/>
      </w:pPr>
      <w:r>
        <w:rPr>
          <w:rFonts w:ascii="Courier New" w:eastAsia="Courier New" w:hAnsi="Courier New" w:cs="Courier New"/>
          <w:color w:val="303641"/>
          <w:sz w:val="18"/>
          <w:szCs w:val="18"/>
        </w:rPr>
        <w:t>&lt;!-- v1.4 Safari fix: --hero-img を子要素に直付け (inheritance hop 削除) --&gt;</w:t>
      </w:r>
    </w:p>
    <w:p w14:paraId="14A8B22A" w14:textId="77777777" w:rsidR="00FF2FC6" w:rsidRDefault="00000000">
      <w:pPr>
        <w:shd w:val="clear" w:color="auto" w:fill="F6F4EE"/>
        <w:ind w:left="360"/>
      </w:pPr>
      <w:r>
        <w:rPr>
          <w:rFonts w:ascii="Courier New" w:eastAsia="Courier New" w:hAnsi="Courier New" w:cs="Courier New"/>
          <w:color w:val="303641"/>
          <w:sz w:val="18"/>
          <w:szCs w:val="18"/>
        </w:rPr>
        <w:t>&lt;section class="cover"&gt;</w:t>
      </w:r>
    </w:p>
    <w:p w14:paraId="26C7B9E5" w14:textId="77777777" w:rsidR="00FF2FC6" w:rsidRDefault="00000000">
      <w:pPr>
        <w:shd w:val="clear" w:color="auto" w:fill="F6F4EE"/>
        <w:ind w:left="360"/>
      </w:pPr>
      <w:r>
        <w:rPr>
          <w:rFonts w:ascii="Courier New" w:eastAsia="Courier New" w:hAnsi="Courier New" w:cs="Courier New"/>
          <w:color w:val="303641"/>
          <w:sz w:val="18"/>
          <w:szCs w:val="18"/>
        </w:rPr>
        <w:t xml:space="preserve">  &lt;div class="cover-photo"{{ with $heroUrl }} style="--hero-img:url('{{ . | relURL }}')"{{ end }}&gt;&lt;/div&gt;</w:t>
      </w:r>
    </w:p>
    <w:p w14:paraId="5733485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56B8D71" w14:textId="77777777" w:rsidR="00FF2FC6" w:rsidRDefault="00000000">
      <w:pPr>
        <w:shd w:val="clear" w:color="auto" w:fill="F6F4EE"/>
        <w:ind w:left="360"/>
      </w:pPr>
      <w:r>
        <w:rPr>
          <w:rFonts w:ascii="Courier New" w:eastAsia="Courier New" w:hAnsi="Courier New" w:cs="Courier New"/>
          <w:color w:val="303641"/>
          <w:sz w:val="18"/>
          <w:szCs w:val="18"/>
        </w:rPr>
        <w:t>&lt;/section&gt;</w:t>
      </w:r>
    </w:p>
    <w:p w14:paraId="6A1E25B4" w14:textId="77777777" w:rsidR="00FF2FC6" w:rsidRDefault="00000000">
      <w:pPr>
        <w:pStyle w:val="2"/>
      </w:pPr>
      <w:r>
        <w:t>§9.9 v1.4 実装検証結果 (2026-04-23)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680"/>
        <w:gridCol w:w="3680"/>
      </w:tblGrid>
      <w:tr w:rsidR="00FF2FC6" w14:paraId="4468B838" w14:textId="77777777">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1995BAF" w14:textId="77777777" w:rsidR="00FF2FC6" w:rsidRDefault="00000000">
            <w:r>
              <w:rPr>
                <w:rFonts w:eastAsia="Helvetica Neue"/>
                <w:b/>
                <w:bCs/>
                <w:color w:val="FFFFFF"/>
                <w:sz w:val="20"/>
                <w:szCs w:val="20"/>
              </w:rPr>
              <w:t>受入基準</w:t>
            </w:r>
          </w:p>
        </w:tc>
        <w:tc>
          <w:tcPr>
            <w:tcW w:w="2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35F14A1" w14:textId="77777777" w:rsidR="00FF2FC6" w:rsidRDefault="00000000">
            <w:r>
              <w:rPr>
                <w:rFonts w:eastAsia="Helvetica Neue"/>
                <w:b/>
                <w:bCs/>
                <w:color w:val="FFFFFF"/>
                <w:sz w:val="20"/>
                <w:szCs w:val="20"/>
              </w:rPr>
              <w:t>合格基準</w:t>
            </w:r>
          </w:p>
        </w:tc>
        <w:tc>
          <w:tcPr>
            <w:tcW w:w="36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1A725FA" w14:textId="77777777" w:rsidR="00FF2FC6" w:rsidRDefault="00000000">
            <w:r>
              <w:rPr>
                <w:rFonts w:eastAsia="Helvetica Neue"/>
                <w:b/>
                <w:bCs/>
                <w:color w:val="FFFFFF"/>
                <w:sz w:val="20"/>
                <w:szCs w:val="20"/>
              </w:rPr>
              <w:t>v1.4 実測</w:t>
            </w:r>
          </w:p>
        </w:tc>
      </w:tr>
      <w:tr w:rsidR="00FF2FC6" w14:paraId="3E3B73A4"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70125E" w14:textId="77777777" w:rsidR="00FF2FC6" w:rsidRDefault="00000000">
            <w:r>
              <w:rPr>
                <w:rFonts w:eastAsia="Helvetica Neue"/>
                <w:sz w:val="20"/>
                <w:szCs w:val="20"/>
              </w:rPr>
              <w:t>Unit test TC-01〜06 PASS</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67D4157" w14:textId="77777777" w:rsidR="00FF2FC6" w:rsidRDefault="00000000">
            <w:r>
              <w:rPr>
                <w:rFonts w:eastAsia="Helvetica Neue"/>
                <w:sz w:val="20"/>
                <w:szCs w:val="20"/>
              </w:rPr>
              <w:t>全件 PASS</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40925A" w14:textId="77777777" w:rsidR="00FF2FC6" w:rsidRDefault="00000000">
            <w:r>
              <w:rPr>
                <w:rFonts w:eastAsia="Helvetica Neue"/>
                <w:sz w:val="20"/>
                <w:szCs w:val="20"/>
              </w:rPr>
              <w:t>（要 CI 確認、未実行）</w:t>
            </w:r>
          </w:p>
        </w:tc>
      </w:tr>
      <w:tr w:rsidR="00FF2FC6" w14:paraId="1A7BC4A4"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9D03878" w14:textId="77777777" w:rsidR="00FF2FC6" w:rsidRDefault="00000000">
            <w:r>
              <w:rPr>
                <w:rFonts w:eastAsia="Helvetica Neue"/>
                <w:sz w:val="20"/>
                <w:szCs w:val="20"/>
              </w:rPr>
              <w:t>Test B: thinkingBudget=0 効く</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412F790" w14:textId="77777777" w:rsidR="00FF2FC6" w:rsidRDefault="00000000">
            <w:r>
              <w:rPr>
                <w:rFonts w:eastAsia="Helvetica Neue"/>
                <w:sz w:val="20"/>
                <w:szCs w:val="20"/>
              </w:rPr>
              <w:t>finishReason=STOP / thoughts=0</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6B009FB" w14:textId="77777777" w:rsidR="00FF2FC6" w:rsidRDefault="00000000">
            <w:r>
              <w:rPr>
                <w:rFonts w:eastAsia="Helvetica Neue"/>
                <w:sz w:val="20"/>
                <w:szCs w:val="20"/>
              </w:rPr>
              <w:t>✅ 合格 (thoughts=0, total=85)</w:t>
            </w:r>
          </w:p>
        </w:tc>
      </w:tr>
      <w:tr w:rsidR="00FF2FC6" w14:paraId="15FFF91C"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3394FB" w14:textId="77777777" w:rsidR="00FF2FC6" w:rsidRDefault="00000000">
            <w:r>
              <w:rPr>
                <w:rFonts w:eastAsia="Helvetica Neue"/>
                <w:sz w:val="20"/>
                <w:szCs w:val="20"/>
              </w:rPr>
              <w:t>Test C: illustration 出力</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E72D02" w14:textId="77777777" w:rsidR="00FF2FC6" w:rsidRDefault="00000000">
            <w:r>
              <w:rPr>
                <w:rFonts w:eastAsia="Helvetica Neue"/>
                <w:sz w:val="20"/>
                <w:szCs w:val="20"/>
              </w:rPr>
              <w:t>肉眼で挿絵と判定</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1B69F09" w14:textId="77777777" w:rsidR="00FF2FC6" w:rsidRDefault="00000000">
            <w:r>
              <w:rPr>
                <w:rFonts w:eastAsia="Helvetica Neue"/>
                <w:sz w:val="20"/>
                <w:szCs w:val="20"/>
              </w:rPr>
              <w:t>✅ 合格 (editorial illustration)</w:t>
            </w:r>
          </w:p>
        </w:tc>
      </w:tr>
      <w:tr w:rsidR="00FF2FC6" w14:paraId="0CF32652"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8045CAC" w14:textId="77777777" w:rsidR="00FF2FC6" w:rsidRDefault="00000000">
            <w:r>
              <w:rPr>
                <w:rFonts w:eastAsia="Helvetica Neue"/>
                <w:sz w:val="20"/>
                <w:szCs w:val="20"/>
              </w:rPr>
              <w:t>4 媒体視覚承認</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A64007B" w14:textId="77777777" w:rsidR="00FF2FC6" w:rsidRDefault="00000000">
            <w:r>
              <w:rPr>
                <w:rFonts w:eastAsia="Helvetica Neue"/>
                <w:sz w:val="20"/>
                <w:szCs w:val="20"/>
              </w:rPr>
              <w:t>user による全面承認</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9737241" w14:textId="77777777" w:rsidR="00FF2FC6" w:rsidRDefault="00000000">
            <w:r>
              <w:rPr>
                <w:rFonts w:eastAsia="Helvetica Neue"/>
                <w:sz w:val="20"/>
                <w:szCs w:val="20"/>
              </w:rPr>
              <w:t>✅ 合格 (2026-04-23 12:47)</w:t>
            </w:r>
          </w:p>
        </w:tc>
      </w:tr>
      <w:tr w:rsidR="00FF2FC6" w14:paraId="7DEC13F1"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11D12F" w14:textId="77777777" w:rsidR="00FF2FC6" w:rsidRDefault="00000000">
            <w:r>
              <w:rPr>
                <w:rFonts w:eastAsia="Helvetica Neue"/>
                <w:sz w:val="20"/>
                <w:szCs w:val="20"/>
              </w:rPr>
              <w:t>16:9 aspect ratio ±5%</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192D729" w14:textId="77777777" w:rsidR="00FF2FC6" w:rsidRDefault="00000000">
            <w:r>
              <w:rPr>
                <w:rFonts w:eastAsia="Helvetica Neue"/>
                <w:sz w:val="20"/>
                <w:szCs w:val="20"/>
              </w:rPr>
              <w:t>deviation &lt;= 5%</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95506A0" w14:textId="77777777" w:rsidR="00FF2FC6" w:rsidRDefault="00000000">
            <w:r>
              <w:rPr>
                <w:rFonts w:eastAsia="Helvetica Neue"/>
                <w:sz w:val="20"/>
                <w:szCs w:val="20"/>
              </w:rPr>
              <w:t>✅ 合格 (4 件 dev 0.8%)</w:t>
            </w:r>
          </w:p>
        </w:tc>
      </w:tr>
      <w:tr w:rsidR="00FF2FC6" w14:paraId="7BF632E8"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C6135D" w14:textId="77777777" w:rsidR="00FF2FC6" w:rsidRDefault="00000000">
            <w:r>
              <w:rPr>
                <w:rFonts w:eastAsia="Helvetica Neue"/>
                <w:sz w:val="20"/>
                <w:szCs w:val="20"/>
              </w:rPr>
              <w:t>format 検出</w:t>
            </w:r>
          </w:p>
        </w:tc>
        <w:tc>
          <w:tcPr>
            <w:tcW w:w="2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E1B892" w14:textId="77777777" w:rsidR="00FF2FC6" w:rsidRDefault="00000000">
            <w:r>
              <w:rPr>
                <w:rFonts w:eastAsia="Helvetica Neue"/>
                <w:sz w:val="20"/>
                <w:szCs w:val="20"/>
              </w:rPr>
              <w:t>PNG/JPEG/WebP 全て検出可</w:t>
            </w:r>
          </w:p>
        </w:tc>
        <w:tc>
          <w:tcPr>
            <w:tcW w:w="36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726E16" w14:textId="77777777" w:rsidR="00FF2FC6" w:rsidRDefault="00000000">
            <w:r>
              <w:rPr>
                <w:rFonts w:eastAsia="Helvetica Neue"/>
                <w:sz w:val="20"/>
                <w:szCs w:val="20"/>
              </w:rPr>
              <w:t>✅ 合格 (JPEG 検出確認)</w:t>
            </w:r>
          </w:p>
        </w:tc>
      </w:tr>
      <w:tr w:rsidR="00FF2FC6" w14:paraId="21A99257"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0BE44B" w14:textId="77777777" w:rsidR="00FF2FC6" w:rsidRDefault="00000000">
            <w:r>
              <w:rPr>
                <w:rFonts w:eastAsia="Helvetica Neue"/>
                <w:sz w:val="20"/>
                <w:szCs w:val="20"/>
              </w:rPr>
              <w:t>Safari で hero 画像表示</w:t>
            </w:r>
          </w:p>
        </w:tc>
        <w:tc>
          <w:tcPr>
            <w:tcW w:w="2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41EE61" w14:textId="77777777" w:rsidR="00FF2FC6" w:rsidRDefault="00000000">
            <w:r>
              <w:rPr>
                <w:rFonts w:eastAsia="Helvetica Neue"/>
                <w:sz w:val="20"/>
                <w:szCs w:val="20"/>
              </w:rPr>
              <w:t>iPhone/Mac Safari で reproduceable</w:t>
            </w:r>
          </w:p>
        </w:tc>
        <w:tc>
          <w:tcPr>
            <w:tcW w:w="36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62F6F9" w14:textId="77777777" w:rsidR="00FF2FC6" w:rsidRDefault="00000000">
            <w:r>
              <w:rPr>
                <w:rFonts w:eastAsia="Helvetica Neue"/>
                <w:sz w:val="20"/>
                <w:szCs w:val="20"/>
              </w:rPr>
              <w:t>⏸ 要 4/23 朝本番後ユーザー確認</w:t>
            </w:r>
          </w:p>
        </w:tc>
      </w:tr>
    </w:tbl>
    <w:p w14:paraId="015FCBF5" w14:textId="77777777" w:rsidR="00FF2FC6" w:rsidRDefault="00000000">
      <w:r>
        <w:br w:type="page"/>
      </w:r>
    </w:p>
    <w:p w14:paraId="532019E5" w14:textId="77777777" w:rsidR="00FF2FC6" w:rsidRDefault="00000000">
      <w:pPr>
        <w:pStyle w:val="1"/>
      </w:pPr>
      <w:r>
        <w:t>§10. 運用ガイドライン</w:t>
      </w:r>
      <w:r>
        <w:rPr>
          <w:color w:val="B5322C"/>
          <w:sz w:val="20"/>
          <w:szCs w:val="20"/>
        </w:rPr>
        <w:t xml:space="preserve">  【v1.3 新規】</w:t>
      </w:r>
    </w:p>
    <w:p w14:paraId="118E4042" w14:textId="77777777" w:rsidR="00FF2FC6" w:rsidRDefault="00000000">
      <w:pPr>
        <w:spacing w:after="120"/>
      </w:pPr>
      <w:r>
        <w:rPr>
          <w:rFonts w:eastAsia="Helvetica Neue"/>
        </w:rPr>
        <w:t>本章は Phase 6 (illustration fix) 実施時に 2026-04-23 付で新設された運用ガイドライン。再発防止のため全関係者が遵守する。</w:t>
      </w:r>
    </w:p>
    <w:p w14:paraId="1943EFA8" w14:textId="77777777" w:rsidR="00FF2FC6" w:rsidRDefault="00000000">
      <w:pPr>
        <w:pStyle w:val="2"/>
      </w:pPr>
      <w:r>
        <w:t>§10.1 ブランチ運用 — main 直接 push 禁止</w:t>
      </w:r>
    </w:p>
    <w:p w14:paraId="5E4DC50A" w14:textId="77777777" w:rsidR="00FF2FC6" w:rsidRDefault="00000000">
      <w:pPr>
        <w:pStyle w:val="3"/>
      </w:pPr>
      <w:r>
        <w:t>§10.1.1 原則</w:t>
      </w:r>
    </w:p>
    <w:p w14:paraId="688CF5A2" w14:textId="77777777" w:rsidR="00FF2FC6" w:rsidRDefault="00000000">
      <w:pPr>
        <w:pStyle w:val="a4"/>
        <w:numPr>
          <w:ilvl w:val="0"/>
          <w:numId w:val="2"/>
        </w:numPr>
        <w:spacing w:after="80"/>
      </w:pPr>
      <w:r>
        <w:rPr>
          <w:rFonts w:eastAsia="Helvetica Neue"/>
        </w:rPr>
        <w:t>main ブランチは常に「動作確認済み・視覚検証済み」のコードのみを保持する</w:t>
      </w:r>
    </w:p>
    <w:p w14:paraId="02B8425D" w14:textId="77777777" w:rsidR="00FF2FC6" w:rsidRDefault="00000000">
      <w:pPr>
        <w:pStyle w:val="a4"/>
        <w:numPr>
          <w:ilvl w:val="0"/>
          <w:numId w:val="2"/>
        </w:numPr>
        <w:spacing w:after="80"/>
      </w:pPr>
      <w:r>
        <w:rPr>
          <w:rFonts w:eastAsia="Helvetica Neue"/>
        </w:rPr>
        <w:t>コード変更 (特に hero 画像生成 / 翻訳プロンプト / UI) は feature branch で作業し、PR 経由でのみ main にマージする</w:t>
      </w:r>
    </w:p>
    <w:p w14:paraId="71D69C95" w14:textId="77777777" w:rsidR="00FF2FC6" w:rsidRDefault="00000000">
      <w:pPr>
        <w:pStyle w:val="3"/>
      </w:pPr>
      <w:r>
        <w:t>§10.1.2 標準ワークフロー</w:t>
      </w:r>
    </w:p>
    <w:p w14:paraId="5142062D" w14:textId="77777777" w:rsidR="00FF2FC6" w:rsidRDefault="00000000">
      <w:pPr>
        <w:shd w:val="clear" w:color="auto" w:fill="F6F4EE"/>
        <w:ind w:left="360"/>
      </w:pPr>
      <w:r>
        <w:rPr>
          <w:rFonts w:ascii="Courier New" w:eastAsia="Courier New" w:hAnsi="Courier New" w:cs="Courier New"/>
          <w:color w:val="303641"/>
          <w:sz w:val="18"/>
          <w:szCs w:val="18"/>
        </w:rPr>
        <w:t># Step 1: feature branch 作成</w:t>
      </w:r>
    </w:p>
    <w:p w14:paraId="6CF3DB77" w14:textId="77777777" w:rsidR="00FF2FC6" w:rsidRDefault="00000000">
      <w:pPr>
        <w:shd w:val="clear" w:color="auto" w:fill="F6F4EE"/>
        <w:ind w:left="360"/>
      </w:pPr>
      <w:r>
        <w:rPr>
          <w:rFonts w:ascii="Courier New" w:eastAsia="Courier New" w:hAnsi="Courier New" w:cs="Courier New"/>
          <w:color w:val="303641"/>
          <w:sz w:val="18"/>
          <w:szCs w:val="18"/>
        </w:rPr>
        <w:t>git checkout main &amp;&amp; git pull</w:t>
      </w:r>
    </w:p>
    <w:p w14:paraId="62374C61" w14:textId="77777777" w:rsidR="00FF2FC6" w:rsidRDefault="00000000">
      <w:pPr>
        <w:shd w:val="clear" w:color="auto" w:fill="F6F4EE"/>
        <w:ind w:left="360"/>
      </w:pPr>
      <w:r>
        <w:rPr>
          <w:rFonts w:ascii="Courier New" w:eastAsia="Courier New" w:hAnsi="Courier New" w:cs="Courier New"/>
          <w:color w:val="303641"/>
          <w:sz w:val="18"/>
          <w:szCs w:val="18"/>
        </w:rPr>
        <w:t>git checkout -b feat/&lt;topic&gt;-&lt;YYYY-MM-DD&gt;</w:t>
      </w:r>
    </w:p>
    <w:p w14:paraId="7E7A118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FE9420" w14:textId="77777777" w:rsidR="00FF2FC6" w:rsidRDefault="00000000">
      <w:pPr>
        <w:shd w:val="clear" w:color="auto" w:fill="F6F4EE"/>
        <w:ind w:left="360"/>
      </w:pPr>
      <w:r>
        <w:rPr>
          <w:rFonts w:ascii="Courier New" w:eastAsia="Courier New" w:hAnsi="Courier New" w:cs="Courier New"/>
          <w:color w:val="303641"/>
          <w:sz w:val="18"/>
          <w:szCs w:val="18"/>
        </w:rPr>
        <w:t># Step 2: コード修正 &amp; commit</w:t>
      </w:r>
    </w:p>
    <w:p w14:paraId="608558AE" w14:textId="77777777" w:rsidR="00FF2FC6" w:rsidRDefault="00000000">
      <w:pPr>
        <w:shd w:val="clear" w:color="auto" w:fill="F6F4EE"/>
        <w:ind w:left="360"/>
      </w:pPr>
      <w:r>
        <w:rPr>
          <w:rFonts w:ascii="Courier New" w:eastAsia="Courier New" w:hAnsi="Courier New" w:cs="Courier New"/>
          <w:color w:val="303641"/>
          <w:sz w:val="18"/>
          <w:szCs w:val="18"/>
        </w:rPr>
        <w:t xml:space="preserve"># ... Edit / Add / ... </w:t>
      </w:r>
    </w:p>
    <w:p w14:paraId="76A7E8DE" w14:textId="77777777" w:rsidR="00FF2FC6" w:rsidRDefault="00000000">
      <w:pPr>
        <w:shd w:val="clear" w:color="auto" w:fill="F6F4EE"/>
        <w:ind w:left="360"/>
      </w:pPr>
      <w:r>
        <w:rPr>
          <w:rFonts w:ascii="Courier New" w:eastAsia="Courier New" w:hAnsi="Courier New" w:cs="Courier New"/>
          <w:color w:val="303641"/>
          <w:sz w:val="18"/>
          <w:szCs w:val="18"/>
        </w:rPr>
        <w:t>git add &lt;files&gt;</w:t>
      </w:r>
    </w:p>
    <w:p w14:paraId="229D8ECD" w14:textId="77777777" w:rsidR="00FF2FC6" w:rsidRDefault="00000000">
      <w:pPr>
        <w:shd w:val="clear" w:color="auto" w:fill="F6F4EE"/>
        <w:ind w:left="360"/>
      </w:pPr>
      <w:r>
        <w:rPr>
          <w:rFonts w:ascii="Courier New" w:eastAsia="Courier New" w:hAnsi="Courier New" w:cs="Courier New"/>
          <w:color w:val="303641"/>
          <w:sz w:val="18"/>
          <w:szCs w:val="18"/>
        </w:rPr>
        <w:t>git commit -m "&lt;topic&gt;: &lt;summary&gt;"</w:t>
      </w:r>
    </w:p>
    <w:p w14:paraId="117C159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054B710" w14:textId="77777777" w:rsidR="00FF2FC6" w:rsidRDefault="00000000">
      <w:pPr>
        <w:shd w:val="clear" w:color="auto" w:fill="F6F4EE"/>
        <w:ind w:left="360"/>
      </w:pPr>
      <w:r>
        <w:rPr>
          <w:rFonts w:ascii="Courier New" w:eastAsia="Courier New" w:hAnsi="Courier New" w:cs="Courier New"/>
          <w:color w:val="303641"/>
          <w:sz w:val="18"/>
          <w:szCs w:val="18"/>
        </w:rPr>
        <w:t># Step 3: 視覚・挙動検証</w:t>
      </w:r>
    </w:p>
    <w:p w14:paraId="2CFFDB06" w14:textId="77777777" w:rsidR="00FF2FC6" w:rsidRDefault="00000000">
      <w:pPr>
        <w:shd w:val="clear" w:color="auto" w:fill="F6F4EE"/>
        <w:ind w:left="360"/>
      </w:pPr>
      <w:r>
        <w:rPr>
          <w:rFonts w:ascii="Courier New" w:eastAsia="Courier New" w:hAnsi="Courier New" w:cs="Courier New"/>
          <w:color w:val="303641"/>
          <w:sz w:val="18"/>
          <w:szCs w:val="18"/>
        </w:rPr>
        <w:t># - hero 画像 → ローカルで再生成 → A/B HTML で比較 → 肉眼承認</w:t>
      </w:r>
    </w:p>
    <w:p w14:paraId="6E823278" w14:textId="77777777" w:rsidR="00FF2FC6" w:rsidRDefault="00000000">
      <w:pPr>
        <w:shd w:val="clear" w:color="auto" w:fill="F6F4EE"/>
        <w:ind w:left="360"/>
      </w:pPr>
      <w:r>
        <w:rPr>
          <w:rFonts w:ascii="Courier New" w:eastAsia="Courier New" w:hAnsi="Courier New" w:cs="Courier New"/>
          <w:color w:val="303641"/>
          <w:sz w:val="18"/>
          <w:szCs w:val="18"/>
        </w:rPr>
        <w:t># - UI → hugo server でローカル確認</w:t>
      </w:r>
    </w:p>
    <w:p w14:paraId="13D715C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D6AB088" w14:textId="77777777" w:rsidR="00FF2FC6" w:rsidRDefault="00000000">
      <w:pPr>
        <w:shd w:val="clear" w:color="auto" w:fill="F6F4EE"/>
        <w:ind w:left="360"/>
      </w:pPr>
      <w:r>
        <w:rPr>
          <w:rFonts w:ascii="Courier New" w:eastAsia="Courier New" w:hAnsi="Courier New" w:cs="Courier New"/>
          <w:color w:val="303641"/>
          <w:sz w:val="18"/>
          <w:szCs w:val="18"/>
        </w:rPr>
        <w:t># Step 4: main へマージ (承認後のみ)</w:t>
      </w:r>
    </w:p>
    <w:p w14:paraId="41033151" w14:textId="77777777" w:rsidR="00FF2FC6" w:rsidRDefault="00000000">
      <w:pPr>
        <w:shd w:val="clear" w:color="auto" w:fill="F6F4EE"/>
        <w:ind w:left="360"/>
      </w:pPr>
      <w:r>
        <w:rPr>
          <w:rFonts w:ascii="Courier New" w:eastAsia="Courier New" w:hAnsi="Courier New" w:cs="Courier New"/>
          <w:color w:val="303641"/>
          <w:sz w:val="18"/>
          <w:szCs w:val="18"/>
        </w:rPr>
        <w:t>git checkout main</w:t>
      </w:r>
    </w:p>
    <w:p w14:paraId="3287B716" w14:textId="77777777" w:rsidR="00FF2FC6" w:rsidRDefault="00000000">
      <w:pPr>
        <w:shd w:val="clear" w:color="auto" w:fill="F6F4EE"/>
        <w:ind w:left="360"/>
      </w:pPr>
      <w:r>
        <w:rPr>
          <w:rFonts w:ascii="Courier New" w:eastAsia="Courier New" w:hAnsi="Courier New" w:cs="Courier New"/>
          <w:color w:val="303641"/>
          <w:sz w:val="18"/>
          <w:szCs w:val="18"/>
        </w:rPr>
        <w:t>git merge feat/&lt;topic&gt;-&lt;YYYY-MM-DD&gt;</w:t>
      </w:r>
    </w:p>
    <w:p w14:paraId="1B87857C" w14:textId="77777777" w:rsidR="00FF2FC6" w:rsidRDefault="00000000">
      <w:pPr>
        <w:shd w:val="clear" w:color="auto" w:fill="F6F4EE"/>
        <w:ind w:left="360"/>
      </w:pPr>
      <w:r>
        <w:rPr>
          <w:rFonts w:ascii="Courier New" w:eastAsia="Courier New" w:hAnsi="Courier New" w:cs="Courier New"/>
          <w:color w:val="303641"/>
          <w:sz w:val="18"/>
          <w:szCs w:val="18"/>
        </w:rPr>
        <w:t>git push origin main</w:t>
      </w:r>
    </w:p>
    <w:p w14:paraId="3918AC4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2951B06" w14:textId="77777777" w:rsidR="00FF2FC6" w:rsidRDefault="00000000">
      <w:pPr>
        <w:shd w:val="clear" w:color="auto" w:fill="F6F4EE"/>
        <w:ind w:left="360"/>
      </w:pPr>
      <w:r>
        <w:rPr>
          <w:rFonts w:ascii="Courier New" w:eastAsia="Courier New" w:hAnsi="Courier New" w:cs="Courier New"/>
          <w:color w:val="303641"/>
          <w:sz w:val="18"/>
          <w:szCs w:val="18"/>
        </w:rPr>
        <w:t># Step 5: feature branch の削除 (任意)</w:t>
      </w:r>
    </w:p>
    <w:p w14:paraId="2D3A6DC1" w14:textId="77777777" w:rsidR="00FF2FC6" w:rsidRDefault="00000000">
      <w:pPr>
        <w:shd w:val="clear" w:color="auto" w:fill="F6F4EE"/>
        <w:ind w:left="360"/>
      </w:pPr>
      <w:r>
        <w:rPr>
          <w:rFonts w:ascii="Courier New" w:eastAsia="Courier New" w:hAnsi="Courier New" w:cs="Courier New"/>
          <w:color w:val="303641"/>
          <w:sz w:val="18"/>
          <w:szCs w:val="18"/>
        </w:rPr>
        <w:t>git branch -d feat/&lt;topic&gt;-&lt;YYYY-MM-DD&gt;</w:t>
      </w:r>
    </w:p>
    <w:p w14:paraId="35913DEA" w14:textId="77777777" w:rsidR="00FF2FC6" w:rsidRDefault="00000000">
      <w:pPr>
        <w:pStyle w:val="3"/>
      </w:pPr>
      <w:r>
        <w:t>§10.1.3 Phase 8 — GitHub ブランチ保護ルール導入 (計画)</w:t>
      </w:r>
    </w:p>
    <w:p w14:paraId="2000F85A" w14:textId="77777777" w:rsidR="00FF2FC6" w:rsidRDefault="00000000">
      <w:pPr>
        <w:pStyle w:val="a4"/>
        <w:numPr>
          <w:ilvl w:val="0"/>
          <w:numId w:val="2"/>
        </w:numPr>
        <w:spacing w:after="80"/>
      </w:pPr>
      <w:r>
        <w:rPr>
          <w:rFonts w:eastAsia="Helvetica Neue"/>
        </w:rPr>
        <w:t>main ブランチへの直接 push を GitHub 側で禁止</w:t>
      </w:r>
    </w:p>
    <w:p w14:paraId="60444CF7" w14:textId="77777777" w:rsidR="00FF2FC6" w:rsidRDefault="00000000">
      <w:pPr>
        <w:pStyle w:val="a4"/>
        <w:numPr>
          <w:ilvl w:val="0"/>
          <w:numId w:val="2"/>
        </w:numPr>
        <w:spacing w:after="80"/>
      </w:pPr>
      <w:r>
        <w:rPr>
          <w:rFonts w:eastAsia="Helvetica Neue"/>
        </w:rPr>
        <w:t>PR 経由のみマージ可、最低 1 レビュー承認必須</w:t>
      </w:r>
    </w:p>
    <w:p w14:paraId="37498961" w14:textId="77777777" w:rsidR="00FF2FC6" w:rsidRDefault="00000000">
      <w:pPr>
        <w:pStyle w:val="a4"/>
        <w:numPr>
          <w:ilvl w:val="0"/>
          <w:numId w:val="2"/>
        </w:numPr>
        <w:spacing w:after="80"/>
      </w:pPr>
      <w:r>
        <w:rPr>
          <w:rFonts w:eastAsia="Helvetica Neue"/>
        </w:rPr>
        <w:t>CI テスト合格を必須化 (test_hero_generation.py PASS)</w:t>
      </w:r>
    </w:p>
    <w:p w14:paraId="1B282C6D" w14:textId="77777777" w:rsidR="00FF2FC6" w:rsidRDefault="00000000">
      <w:pPr>
        <w:pStyle w:val="2"/>
      </w:pPr>
      <w:r>
        <w:t>§10.2 Cowork サンドボックスの制約</w:t>
      </w:r>
    </w:p>
    <w:p w14:paraId="6F3D116F" w14:textId="77777777" w:rsidR="00FF2FC6" w:rsidRDefault="00000000">
      <w:pPr>
        <w:pStyle w:val="3"/>
      </w:pPr>
      <w:r>
        <w:t>§10.2.1 Cowork で実行不可な操作</w:t>
      </w:r>
    </w:p>
    <w:p w14:paraId="14D2C63D" w14:textId="77777777" w:rsidR="00FF2FC6" w:rsidRDefault="00000000">
      <w:pPr>
        <w:pStyle w:val="a4"/>
        <w:numPr>
          <w:ilvl w:val="0"/>
          <w:numId w:val="2"/>
        </w:numPr>
        <w:spacing w:after="80"/>
      </w:pPr>
      <w:r>
        <w:rPr>
          <w:rFonts w:eastAsia="Helvetica Neue"/>
        </w:rPr>
        <w:t>Gemini API を叩くスクリプト (generate_hero_image.py 等) — HTTP proxy allowlist により 403 Forbidden</w:t>
      </w:r>
    </w:p>
    <w:p w14:paraId="750BCFD3" w14:textId="77777777" w:rsidR="00FF2FC6" w:rsidRDefault="00000000">
      <w:pPr>
        <w:pStyle w:val="a4"/>
        <w:numPr>
          <w:ilvl w:val="0"/>
          <w:numId w:val="2"/>
        </w:numPr>
        <w:spacing w:after="80"/>
      </w:pPr>
      <w:r>
        <w:rPr>
          <w:rFonts w:eastAsia="Helvetica Neue"/>
        </w:rPr>
        <w:t>外部 API への任意通信 — allowlisted でない domain は全て 403</w:t>
      </w:r>
    </w:p>
    <w:p w14:paraId="6130BE4C" w14:textId="77777777" w:rsidR="00FF2FC6" w:rsidRDefault="00000000">
      <w:pPr>
        <w:pStyle w:val="a4"/>
        <w:numPr>
          <w:ilvl w:val="0"/>
          <w:numId w:val="2"/>
        </w:numPr>
        <w:spacing w:after="80"/>
      </w:pPr>
      <w:r>
        <w:rPr>
          <w:rFonts w:eastAsia="Helvetica Neue"/>
        </w:rPr>
        <w:t>45 秒を超える bash コマンド — Cowork の timeout 仕様で強制終了</w:t>
      </w:r>
    </w:p>
    <w:p w14:paraId="260151FD" w14:textId="77777777" w:rsidR="00FF2FC6" w:rsidRDefault="00000000">
      <w:pPr>
        <w:pStyle w:val="3"/>
      </w:pPr>
      <w:r>
        <w:t>§10.2.2 Cowork で可能な操作</w:t>
      </w:r>
    </w:p>
    <w:p w14:paraId="1BB30B5D" w14:textId="77777777" w:rsidR="00FF2FC6" w:rsidRDefault="00000000">
      <w:pPr>
        <w:pStyle w:val="a4"/>
        <w:numPr>
          <w:ilvl w:val="0"/>
          <w:numId w:val="2"/>
        </w:numPr>
        <w:spacing w:after="80"/>
      </w:pPr>
      <w:r>
        <w:rPr>
          <w:rFonts w:eastAsia="Helvetica Neue"/>
        </w:rPr>
        <w:t>Git 操作 (commit / push / pull / branch)</w:t>
      </w:r>
    </w:p>
    <w:p w14:paraId="3EC7A7F5" w14:textId="77777777" w:rsidR="00FF2FC6" w:rsidRDefault="00000000">
      <w:pPr>
        <w:pStyle w:val="a4"/>
        <w:numPr>
          <w:ilvl w:val="0"/>
          <w:numId w:val="2"/>
        </w:numPr>
        <w:spacing w:after="80"/>
      </w:pPr>
      <w:r>
        <w:rPr>
          <w:rFonts w:eastAsia="Helvetica Neue"/>
        </w:rPr>
        <w:t>ファイル編集 (scripts / layouts / content)</w:t>
      </w:r>
    </w:p>
    <w:p w14:paraId="0C832C30" w14:textId="77777777" w:rsidR="00FF2FC6" w:rsidRDefault="00000000">
      <w:pPr>
        <w:pStyle w:val="a4"/>
        <w:numPr>
          <w:ilvl w:val="0"/>
          <w:numId w:val="2"/>
        </w:numPr>
        <w:spacing w:after="80"/>
      </w:pPr>
      <w:r>
        <w:rPr>
          <w:rFonts w:eastAsia="Helvetica Neue"/>
        </w:rPr>
        <w:t>Hugo build (hugo binary をインストール済みの場合)</w:t>
      </w:r>
    </w:p>
    <w:p w14:paraId="1F42DA2C" w14:textId="77777777" w:rsidR="00FF2FC6" w:rsidRDefault="00000000">
      <w:pPr>
        <w:pStyle w:val="a4"/>
        <w:numPr>
          <w:ilvl w:val="0"/>
          <w:numId w:val="2"/>
        </w:numPr>
        <w:spacing w:after="80"/>
      </w:pPr>
      <w:r>
        <w:rPr>
          <w:rFonts w:eastAsia="Helvetica Neue"/>
        </w:rPr>
        <w:t>docx / pdf / pptx 等のドキュメント生成</w:t>
      </w:r>
    </w:p>
    <w:p w14:paraId="62B88E51" w14:textId="77777777" w:rsidR="00FF2FC6" w:rsidRDefault="00000000">
      <w:pPr>
        <w:pStyle w:val="3"/>
      </w:pPr>
      <w:r>
        <w:t>§10.2.3 hero 画像生成の指定実行環境 【v1.3 重要】</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5160"/>
      </w:tblGrid>
      <w:tr w:rsidR="00FF2FC6" w14:paraId="408A800F" w14:textId="77777777">
        <w:trPr>
          <w:tblHeader/>
        </w:trPr>
        <w:tc>
          <w:tcPr>
            <w:tcW w:w="3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D38AC70" w14:textId="77777777" w:rsidR="00FF2FC6" w:rsidRDefault="00000000">
            <w:r>
              <w:rPr>
                <w:rFonts w:eastAsia="Helvetica Neue"/>
                <w:b/>
                <w:bCs/>
                <w:color w:val="FFFFFF"/>
                <w:sz w:val="20"/>
                <w:szCs w:val="20"/>
              </w:rPr>
              <w:t>環境</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23C3DEB" w14:textId="77777777" w:rsidR="00FF2FC6" w:rsidRDefault="00000000">
            <w:r>
              <w:rPr>
                <w:rFonts w:eastAsia="Helvetica Neue"/>
                <w:b/>
                <w:bCs/>
                <w:color w:val="FFFFFF"/>
                <w:sz w:val="20"/>
                <w:szCs w:val="20"/>
              </w:rPr>
              <w:t>可否</w:t>
            </w:r>
          </w:p>
        </w:tc>
        <w:tc>
          <w:tcPr>
            <w:tcW w:w="5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C205C87" w14:textId="77777777" w:rsidR="00FF2FC6" w:rsidRDefault="00000000">
            <w:r>
              <w:rPr>
                <w:rFonts w:eastAsia="Helvetica Neue"/>
                <w:b/>
                <w:bCs/>
                <w:color w:val="FFFFFF"/>
                <w:sz w:val="20"/>
                <w:szCs w:val="20"/>
              </w:rPr>
              <w:t>備考</w:t>
            </w:r>
          </w:p>
        </w:tc>
      </w:tr>
      <w:tr w:rsidR="00FF2FC6" w14:paraId="7F993425"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C5F9133" w14:textId="77777777" w:rsidR="00FF2FC6" w:rsidRDefault="00000000">
            <w:r>
              <w:rPr>
                <w:rFonts w:eastAsia="Helvetica Neue"/>
                <w:sz w:val="20"/>
                <w:szCs w:val="20"/>
              </w:rPr>
              <w:t>Cowork (Claude Desktop)</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520B86" w14:textId="77777777" w:rsidR="00FF2FC6" w:rsidRDefault="00000000">
            <w:r>
              <w:rPr>
                <w:rFonts w:eastAsia="Helvetica Neue"/>
                <w:sz w:val="20"/>
                <w:szCs w:val="20"/>
              </w:rPr>
              <w:t>× 不可</w:t>
            </w:r>
          </w:p>
        </w:tc>
        <w:tc>
          <w:tcPr>
            <w:tcW w:w="5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90DDC8" w14:textId="77777777" w:rsidR="00FF2FC6" w:rsidRDefault="00000000">
            <w:r>
              <w:rPr>
                <w:rFonts w:eastAsia="Helvetica Neue"/>
                <w:sz w:val="20"/>
                <w:szCs w:val="20"/>
              </w:rPr>
              <w:t>Gemini API 403 Forbidden (§8.3)</w:t>
            </w:r>
          </w:p>
        </w:tc>
      </w:tr>
      <w:tr w:rsidR="00FF2FC6" w14:paraId="70BF0CAB"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725E43" w14:textId="77777777" w:rsidR="00FF2FC6" w:rsidRDefault="00000000">
            <w:r>
              <w:rPr>
                <w:rFonts w:eastAsia="Helvetica Neue"/>
                <w:sz w:val="20"/>
                <w:szCs w:val="20"/>
              </w:rPr>
              <w:t>ローカル Mac ターミナル</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596FCB1" w14:textId="77777777" w:rsidR="00FF2FC6" w:rsidRDefault="00000000">
            <w:r>
              <w:rPr>
                <w:rFonts w:eastAsia="Helvetica Neue"/>
                <w:sz w:val="20"/>
                <w:szCs w:val="20"/>
              </w:rPr>
              <w:t>○ 推奨</w:t>
            </w:r>
          </w:p>
        </w:tc>
        <w:tc>
          <w:tcPr>
            <w:tcW w:w="5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68EFA9" w14:textId="77777777" w:rsidR="00FF2FC6" w:rsidRDefault="00000000">
            <w:r>
              <w:rPr>
                <w:rFonts w:eastAsia="Helvetica Neue"/>
                <w:sz w:val="20"/>
                <w:szCs w:val="20"/>
              </w:rPr>
              <w:t>制約なし、最速</w:t>
            </w:r>
          </w:p>
        </w:tc>
      </w:tr>
      <w:tr w:rsidR="00FF2FC6" w14:paraId="172A2ACF" w14:textId="77777777">
        <w:tc>
          <w:tcPr>
            <w:tcW w:w="3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C55FA00" w14:textId="77777777" w:rsidR="00FF2FC6" w:rsidRDefault="00000000">
            <w:r>
              <w:rPr>
                <w:rFonts w:eastAsia="Helvetica Neue"/>
                <w:sz w:val="20"/>
                <w:szCs w:val="20"/>
              </w:rPr>
              <w:t>Claude Code (ローカル)</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64B1D6" w14:textId="77777777" w:rsidR="00FF2FC6" w:rsidRDefault="00000000">
            <w:r>
              <w:rPr>
                <w:rFonts w:eastAsia="Helvetica Neue"/>
                <w:sz w:val="20"/>
                <w:szCs w:val="20"/>
              </w:rPr>
              <w:t>○ 可</w:t>
            </w:r>
          </w:p>
        </w:tc>
        <w:tc>
          <w:tcPr>
            <w:tcW w:w="5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071E81" w14:textId="77777777" w:rsidR="00FF2FC6" w:rsidRDefault="00000000">
            <w:r>
              <w:rPr>
                <w:rFonts w:eastAsia="Helvetica Neue"/>
                <w:sz w:val="20"/>
                <w:szCs w:val="20"/>
              </w:rPr>
              <w:t>自律的エラー処理、ログ解析に強い</w:t>
            </w:r>
          </w:p>
        </w:tc>
      </w:tr>
      <w:tr w:rsidR="00FF2FC6" w14:paraId="6BDBCF81" w14:textId="77777777">
        <w:tc>
          <w:tcPr>
            <w:tcW w:w="3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7B908E9" w14:textId="77777777" w:rsidR="00FF2FC6" w:rsidRDefault="00000000">
            <w:r>
              <w:rPr>
                <w:rFonts w:eastAsia="Helvetica Neue"/>
                <w:sz w:val="20"/>
                <w:szCs w:val="20"/>
              </w:rPr>
              <w:t>GitHub Actions (本番)</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097B7F3" w14:textId="77777777" w:rsidR="00FF2FC6" w:rsidRDefault="00000000">
            <w:r>
              <w:rPr>
                <w:rFonts w:eastAsia="Helvetica Neue"/>
                <w:sz w:val="20"/>
                <w:szCs w:val="20"/>
              </w:rPr>
              <w:t>○ 本番</w:t>
            </w:r>
          </w:p>
        </w:tc>
        <w:tc>
          <w:tcPr>
            <w:tcW w:w="5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78AEEE" w14:textId="77777777" w:rsidR="00FF2FC6" w:rsidRDefault="00000000">
            <w:r>
              <w:rPr>
                <w:rFonts w:eastAsia="Helvetica Neue"/>
                <w:sz w:val="20"/>
                <w:szCs w:val="20"/>
              </w:rPr>
              <w:t>daily-translate.yml の 06:05-06:07 ジョブ</w:t>
            </w:r>
          </w:p>
        </w:tc>
      </w:tr>
    </w:tbl>
    <w:p w14:paraId="6AB4690B" w14:textId="77777777" w:rsidR="00FF2FC6" w:rsidRDefault="00000000">
      <w:pPr>
        <w:pStyle w:val="2"/>
      </w:pPr>
      <w:r>
        <w:t>§10.3 API キー管理</w:t>
      </w:r>
    </w:p>
    <w:p w14:paraId="262EBB77" w14:textId="77777777" w:rsidR="00FF2FC6" w:rsidRDefault="00000000">
      <w:pPr>
        <w:pStyle w:val="a4"/>
        <w:numPr>
          <w:ilvl w:val="0"/>
          <w:numId w:val="2"/>
        </w:numPr>
        <w:spacing w:after="80"/>
      </w:pPr>
      <w:r>
        <w:rPr>
          <w:rFonts w:eastAsia="Helvetica Neue"/>
        </w:rPr>
        <w:t>GEMINI_API_KEY は .env ファイル + GitHub Secrets の 2 箇所で管理</w:t>
      </w:r>
    </w:p>
    <w:p w14:paraId="69DA905B" w14:textId="77777777" w:rsidR="00FF2FC6" w:rsidRDefault="00000000">
      <w:pPr>
        <w:pStyle w:val="a4"/>
        <w:numPr>
          <w:ilvl w:val="0"/>
          <w:numId w:val="2"/>
        </w:numPr>
        <w:spacing w:after="80"/>
      </w:pPr>
      <w:r>
        <w:rPr>
          <w:rFonts w:eastAsia="Helvetica Neue"/>
        </w:rPr>
        <w:t>.env は .gitignore で除外済み (commit 740309f)</w:t>
      </w:r>
    </w:p>
    <w:p w14:paraId="00E0E1E2" w14:textId="77777777" w:rsidR="00FF2FC6" w:rsidRDefault="00000000">
      <w:pPr>
        <w:pStyle w:val="a4"/>
        <w:numPr>
          <w:ilvl w:val="0"/>
          <w:numId w:val="2"/>
        </w:numPr>
        <w:spacing w:after="80"/>
      </w:pPr>
      <w:r>
        <w:rPr>
          <w:rFonts w:eastAsia="Helvetica Neue"/>
        </w:rPr>
        <w:t>チャット / ログ / スクリーンショットに露出したキーは即座に https://aistudio.google.com/apikey で無効化</w:t>
      </w:r>
    </w:p>
    <w:p w14:paraId="4E464104" w14:textId="77777777" w:rsidR="00FF2FC6" w:rsidRDefault="00000000">
      <w:pPr>
        <w:pStyle w:val="a4"/>
        <w:numPr>
          <w:ilvl w:val="0"/>
          <w:numId w:val="2"/>
        </w:numPr>
        <w:spacing w:after="80"/>
      </w:pPr>
      <w:r>
        <w:rPr>
          <w:rFonts w:eastAsia="Helvetica Neue"/>
        </w:rPr>
        <w:t>新規キー発行は aistudio.google.com の自分のアカウントで実施</w:t>
      </w:r>
    </w:p>
    <w:p w14:paraId="78390CD8" w14:textId="77777777" w:rsidR="00FF2FC6" w:rsidRDefault="00000000">
      <w:pPr>
        <w:pStyle w:val="2"/>
      </w:pPr>
      <w:r>
        <w:t>§10.4 視覚検証プロトコル (hero 画像変更時)</w:t>
      </w:r>
    </w:p>
    <w:p w14:paraId="3FAEB055" w14:textId="77777777" w:rsidR="00FF2FC6" w:rsidRDefault="00000000">
      <w:pPr>
        <w:pStyle w:val="a4"/>
        <w:numPr>
          <w:ilvl w:val="0"/>
          <w:numId w:val="2"/>
        </w:numPr>
        <w:spacing w:after="80"/>
      </w:pPr>
      <w:r>
        <w:rPr>
          <w:rFonts w:eastAsia="Helvetica Neue"/>
        </w:rPr>
        <w:t>1. feature branch で scripts/generate_hero_image.py を修正</w:t>
      </w:r>
    </w:p>
    <w:p w14:paraId="2BAF7C14" w14:textId="77777777" w:rsidR="00FF2FC6" w:rsidRDefault="00000000">
      <w:pPr>
        <w:pStyle w:val="a4"/>
        <w:numPr>
          <w:ilvl w:val="0"/>
          <w:numId w:val="2"/>
        </w:numPr>
        <w:spacing w:after="80"/>
      </w:pPr>
      <w:r>
        <w:rPr>
          <w:rFonts w:eastAsia="Helvetica Neue"/>
        </w:rPr>
        <w:t>2. ローカル Mac で HERO_OUTPUT_DIR=_preview_hero_v1.x_&lt;date&gt; HERO_SKIP_FRONTMATTER_INJECT=1 の環境変数付きで 4 ソース再生成</w:t>
      </w:r>
    </w:p>
    <w:p w14:paraId="0637E4E2" w14:textId="77777777" w:rsidR="00FF2FC6" w:rsidRDefault="00000000">
      <w:pPr>
        <w:pStyle w:val="a4"/>
        <w:numPr>
          <w:ilvl w:val="0"/>
          <w:numId w:val="2"/>
        </w:numPr>
        <w:spacing w:after="80"/>
      </w:pPr>
      <w:r>
        <w:rPr>
          <w:rFonts w:eastAsia="Helvetica Neue"/>
        </w:rPr>
        <w:t>3. logs/hero_generation.log を確認し extraction_method / style_category / retry_count / 16:9 警告をレビュー</w:t>
      </w:r>
    </w:p>
    <w:p w14:paraId="29546EDF" w14:textId="77777777" w:rsidR="00FF2FC6" w:rsidRDefault="00000000">
      <w:pPr>
        <w:pStyle w:val="a4"/>
        <w:numPr>
          <w:ilvl w:val="0"/>
          <w:numId w:val="2"/>
        </w:numPr>
        <w:spacing w:after="80"/>
      </w:pPr>
      <w:r>
        <w:rPr>
          <w:rFonts w:eastAsia="Helvetica Neue"/>
        </w:rPr>
        <w:t>4. verify_hero_v1.x_&lt;date&gt;.html に v1.0 vs v1.x の A/B 比較 HTML を作成</w:t>
      </w:r>
    </w:p>
    <w:p w14:paraId="272E2067" w14:textId="77777777" w:rsidR="00FF2FC6" w:rsidRDefault="00000000">
      <w:pPr>
        <w:pStyle w:val="a4"/>
        <w:numPr>
          <w:ilvl w:val="0"/>
          <w:numId w:val="2"/>
        </w:numPr>
        <w:spacing w:after="80"/>
      </w:pPr>
      <w:r>
        <w:rPr>
          <w:rFonts w:eastAsia="Helvetica Neue"/>
        </w:rPr>
        <w:t>5. 肉眼で全ソースが illustration / 16:9 / 意図どおりの構図になっていることを確認</w:t>
      </w:r>
    </w:p>
    <w:p w14:paraId="2F9DDC85" w14:textId="77777777" w:rsidR="00FF2FC6" w:rsidRDefault="00000000">
      <w:pPr>
        <w:pStyle w:val="a4"/>
        <w:numPr>
          <w:ilvl w:val="0"/>
          <w:numId w:val="2"/>
        </w:numPr>
        <w:spacing w:after="80"/>
      </w:pPr>
      <w:r>
        <w:rPr>
          <w:rFonts w:eastAsia="Helvetica Neue"/>
        </w:rPr>
        <w:t>6. 問題なければ PR 作成 → main マージ</w:t>
      </w:r>
    </w:p>
    <w:p w14:paraId="5621B0A2" w14:textId="77777777" w:rsidR="00FF2FC6" w:rsidRDefault="00000000">
      <w:pPr>
        <w:pStyle w:val="a4"/>
        <w:numPr>
          <w:ilvl w:val="0"/>
          <w:numId w:val="2"/>
        </w:numPr>
        <w:spacing w:after="80"/>
      </w:pPr>
      <w:r>
        <w:rPr>
          <w:rFonts w:eastAsia="Helvetica Neue"/>
        </w:rPr>
        <w:t>7. 翌朝の本番配信でも同様の品質が出ることを 06:10 の Pages deploy 完了後に再確認</w:t>
      </w:r>
    </w:p>
    <w:p w14:paraId="65821A48" w14:textId="77777777" w:rsidR="00FF2FC6" w:rsidRDefault="00000000">
      <w:r>
        <w:br w:type="page"/>
      </w:r>
    </w:p>
    <w:p w14:paraId="4B37176B" w14:textId="77777777" w:rsidR="00FF2FC6" w:rsidRDefault="00000000">
      <w:pPr>
        <w:pStyle w:val="1"/>
      </w:pPr>
      <w:r>
        <w:t>§11. ロードマップ</w:t>
      </w:r>
      <w:r>
        <w:rPr>
          <w:color w:val="B5322C"/>
          <w:sz w:val="20"/>
          <w:szCs w:val="20"/>
        </w:rPr>
        <w:t xml:space="preserve">  【v1.4 更新】</w:t>
      </w:r>
    </w:p>
    <w:p w14:paraId="1B8A46DB" w14:textId="77777777" w:rsidR="00FF2FC6" w:rsidRDefault="00000000">
      <w:pPr>
        <w:pStyle w:val="2"/>
      </w:pPr>
      <w:r>
        <w:t>11.1 完了済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760"/>
        <w:gridCol w:w="1800"/>
      </w:tblGrid>
      <w:tr w:rsidR="00FF2FC6" w14:paraId="056B8D4E" w14:textId="77777777">
        <w:trPr>
          <w:tblHeader/>
        </w:trPr>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2CCF103" w14:textId="77777777" w:rsidR="00FF2FC6" w:rsidRDefault="00000000">
            <w:r>
              <w:rPr>
                <w:rFonts w:eastAsia="Helvetica Neue"/>
                <w:b/>
                <w:bCs/>
                <w:color w:val="FFFFFF"/>
                <w:sz w:val="20"/>
                <w:szCs w:val="20"/>
              </w:rPr>
              <w:t>Phase</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B46D56F" w14:textId="77777777" w:rsidR="00FF2FC6" w:rsidRDefault="00000000">
            <w:r>
              <w:rPr>
                <w:rFonts w:eastAsia="Helvetica Neue"/>
                <w:b/>
                <w:bCs/>
                <w:color w:val="FFFFFF"/>
                <w:sz w:val="20"/>
                <w:szCs w:val="20"/>
              </w:rPr>
              <w:t>内容</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776D8E4" w14:textId="77777777" w:rsidR="00FF2FC6" w:rsidRDefault="00000000">
            <w:r>
              <w:rPr>
                <w:rFonts w:eastAsia="Helvetica Neue"/>
                <w:b/>
                <w:bCs/>
                <w:color w:val="FFFFFF"/>
                <w:sz w:val="20"/>
                <w:szCs w:val="20"/>
              </w:rPr>
              <w:t>完了日</w:t>
            </w:r>
          </w:p>
        </w:tc>
      </w:tr>
      <w:tr w:rsidR="00FF2FC6" w14:paraId="7E98A738"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18A116" w14:textId="77777777" w:rsidR="00FF2FC6" w:rsidRDefault="00000000">
            <w:r>
              <w:rPr>
                <w:rFonts w:eastAsia="Helvetica Neue"/>
                <w:sz w:val="20"/>
                <w:szCs w:val="20"/>
              </w:rPr>
              <w:t>Phase 1</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E881DC" w14:textId="77777777" w:rsidR="00FF2FC6" w:rsidRDefault="00000000">
            <w:r>
              <w:rPr>
                <w:rFonts w:eastAsia="Helvetica Neue"/>
                <w:sz w:val="20"/>
                <w:szCs w:val="20"/>
              </w:rPr>
              <w:t>GitHub Models 移行 (Claude → GPT-4.1)</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BCACFF5" w14:textId="77777777" w:rsidR="00FF2FC6" w:rsidRDefault="00000000">
            <w:r>
              <w:rPr>
                <w:rFonts w:eastAsia="Helvetica Neue"/>
                <w:sz w:val="20"/>
                <w:szCs w:val="20"/>
              </w:rPr>
              <w:t>2026-04-15</w:t>
            </w:r>
          </w:p>
        </w:tc>
      </w:tr>
      <w:tr w:rsidR="00FF2FC6" w14:paraId="34D6BB16"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153F88B" w14:textId="77777777" w:rsidR="00FF2FC6" w:rsidRDefault="00000000">
            <w:r>
              <w:rPr>
                <w:rFonts w:eastAsia="Helvetica Neue"/>
                <w:sz w:val="20"/>
                <w:szCs w:val="20"/>
              </w:rPr>
              <w:t>Phase 2</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72C73C" w14:textId="77777777" w:rsidR="00FF2FC6" w:rsidRDefault="00000000">
            <w:r>
              <w:rPr>
                <w:rFonts w:eastAsia="Helvetica Neue"/>
                <w:sz w:val="20"/>
                <w:szCs w:val="20"/>
              </w:rPr>
              <w:t>チャンク分割 + 429 リトライ対応</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752215D" w14:textId="77777777" w:rsidR="00FF2FC6" w:rsidRDefault="00000000">
            <w:r>
              <w:rPr>
                <w:rFonts w:eastAsia="Helvetica Neue"/>
                <w:sz w:val="20"/>
                <w:szCs w:val="20"/>
              </w:rPr>
              <w:t>2026-04-21</w:t>
            </w:r>
          </w:p>
        </w:tc>
      </w:tr>
      <w:tr w:rsidR="00FF2FC6" w14:paraId="54D5487F"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D40DB7" w14:textId="77777777" w:rsidR="00FF2FC6" w:rsidRDefault="00000000">
            <w:r>
              <w:rPr>
                <w:rFonts w:eastAsia="Helvetica Neue"/>
                <w:sz w:val="20"/>
                <w:szCs w:val="20"/>
              </w:rPr>
              <w:t>Phase 3</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1EED56" w14:textId="77777777" w:rsidR="00FF2FC6" w:rsidRDefault="00000000">
            <w:r>
              <w:rPr>
                <w:rFonts w:eastAsia="Helvetica Neue"/>
                <w:sz w:val="20"/>
                <w:szCs w:val="20"/>
              </w:rPr>
              <w:t>Hero Image 自動生成 (v1.0 1 段階プロンプト)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383DD7F" w14:textId="77777777" w:rsidR="00FF2FC6" w:rsidRDefault="00000000">
            <w:r>
              <w:rPr>
                <w:rFonts w:eastAsia="Helvetica Neue"/>
                <w:sz w:val="20"/>
                <w:szCs w:val="20"/>
              </w:rPr>
              <w:t>2026-04-21</w:t>
            </w:r>
          </w:p>
        </w:tc>
      </w:tr>
      <w:tr w:rsidR="00FF2FC6" w14:paraId="26727230"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54B178A" w14:textId="77777777" w:rsidR="00FF2FC6" w:rsidRDefault="00000000">
            <w:r>
              <w:rPr>
                <w:rFonts w:eastAsia="Helvetica Neue"/>
                <w:sz w:val="20"/>
                <w:szCs w:val="20"/>
              </w:rPr>
              <w:t>Phase 4</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CD2D615" w14:textId="77777777" w:rsidR="00FF2FC6" w:rsidRDefault="00000000">
            <w:r>
              <w:rPr>
                <w:rFonts w:eastAsia="Helvetica Neue"/>
                <w:sz w:val="20"/>
                <w:szCs w:val="20"/>
              </w:rPr>
              <w:t>動的 Hero UI (layouts/index.html)</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6BD260" w14:textId="77777777" w:rsidR="00FF2FC6" w:rsidRDefault="00000000">
            <w:r>
              <w:rPr>
                <w:rFonts w:eastAsia="Helvetica Neue"/>
                <w:sz w:val="20"/>
                <w:szCs w:val="20"/>
              </w:rPr>
              <w:t>2026-04-21</w:t>
            </w:r>
          </w:p>
        </w:tc>
      </w:tr>
      <w:tr w:rsidR="00FF2FC6" w14:paraId="5A4167FE"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F934F97" w14:textId="77777777" w:rsidR="00FF2FC6" w:rsidRDefault="00000000">
            <w:r>
              <w:rPr>
                <w:rFonts w:eastAsia="Helvetica Neue"/>
                <w:sz w:val="20"/>
                <w:szCs w:val="20"/>
              </w:rPr>
              <w:t>Phase 5</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611785" w14:textId="77777777" w:rsidR="00FF2FC6" w:rsidRDefault="00000000">
            <w:r>
              <w:rPr>
                <w:rFonts w:eastAsia="Helvetica Neue"/>
                <w:sz w:val="20"/>
                <w:szCs w:val="20"/>
              </w:rPr>
              <w:t>モバイル対応強化</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CFFD9E" w14:textId="77777777" w:rsidR="00FF2FC6" w:rsidRDefault="00000000">
            <w:r>
              <w:rPr>
                <w:rFonts w:eastAsia="Helvetica Neue"/>
                <w:sz w:val="20"/>
                <w:szCs w:val="20"/>
              </w:rPr>
              <w:t>2026-04-21</w:t>
            </w:r>
          </w:p>
        </w:tc>
      </w:tr>
      <w:tr w:rsidR="00FF2FC6" w14:paraId="28ECF0E9" w14:textId="77777777">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3F740F" w14:textId="77777777" w:rsidR="00FF2FC6" w:rsidRDefault="00000000">
            <w:r>
              <w:rPr>
                <w:rFonts w:eastAsia="Helvetica Neue"/>
                <w:sz w:val="20"/>
                <w:szCs w:val="20"/>
              </w:rPr>
              <w:t>Phase 5.5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F5435CC" w14:textId="77777777" w:rsidR="00FF2FC6" w:rsidRDefault="00000000">
            <w:r>
              <w:rPr>
                <w:rFonts w:eastAsia="Helvetica Neue"/>
                <w:sz w:val="20"/>
                <w:szCs w:val="20"/>
              </w:rPr>
              <w:t>Hero v1.1 SPEC 実装 (2-stage prompt / STYLE_DICTIONARY)</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CA09E7D" w14:textId="77777777" w:rsidR="00FF2FC6" w:rsidRDefault="00000000">
            <w:r>
              <w:rPr>
                <w:rFonts w:eastAsia="Helvetica Neue"/>
                <w:sz w:val="20"/>
                <w:szCs w:val="20"/>
              </w:rPr>
              <w:t>2026-04-22 (commit 4dc913f)</w:t>
            </w:r>
          </w:p>
        </w:tc>
      </w:tr>
      <w:tr w:rsidR="00FF2FC6" w14:paraId="58301506" w14:textId="77777777">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E2E9C5" w14:textId="77777777" w:rsidR="00FF2FC6" w:rsidRDefault="00000000">
            <w:r>
              <w:rPr>
                <w:rFonts w:eastAsia="Helvetica Neue"/>
                <w:sz w:val="20"/>
                <w:szCs w:val="20"/>
              </w:rPr>
              <w:t>Phase 6 【v1.4 完了】</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2EFD37" w14:textId="77777777" w:rsidR="00FF2FC6" w:rsidRDefault="00000000">
            <w:r>
              <w:rPr>
                <w:rFonts w:eastAsia="Helvetica Neue"/>
                <w:sz w:val="20"/>
                <w:szCs w:val="20"/>
              </w:rPr>
              <w:t>Hero illustration fix (Patch 1-7 + Safari) + Pattern A/B</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5B4E7DF" w14:textId="77777777" w:rsidR="00FF2FC6" w:rsidRDefault="00000000">
            <w:r>
              <w:rPr>
                <w:rFonts w:eastAsia="Helvetica Neue"/>
                <w:sz w:val="20"/>
                <w:szCs w:val="20"/>
              </w:rPr>
              <w:t>2026-04-23 (commit 76e3ff8)</w:t>
            </w:r>
          </w:p>
        </w:tc>
      </w:tr>
    </w:tbl>
    <w:p w14:paraId="47A37E2A" w14:textId="77777777" w:rsidR="00FF2FC6" w:rsidRDefault="00000000">
      <w:pPr>
        <w:pStyle w:val="2"/>
      </w:pPr>
      <w:r>
        <w:t>11.2 進行中・計画中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800"/>
        <w:gridCol w:w="1200"/>
        <w:gridCol w:w="1760"/>
      </w:tblGrid>
      <w:tr w:rsidR="00FF2FC6" w14:paraId="64A61D3D" w14:textId="77777777">
        <w:trPr>
          <w:tblHeader/>
        </w:trPr>
        <w:tc>
          <w:tcPr>
            <w:tcW w:w="1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62BFC2E" w14:textId="77777777" w:rsidR="00FF2FC6" w:rsidRDefault="00000000">
            <w:r>
              <w:rPr>
                <w:rFonts w:eastAsia="Helvetica Neue"/>
                <w:b/>
                <w:bCs/>
                <w:color w:val="FFFFFF"/>
                <w:sz w:val="20"/>
                <w:szCs w:val="20"/>
              </w:rPr>
              <w:t>Phase</w:t>
            </w:r>
          </w:p>
        </w:tc>
        <w:tc>
          <w:tcPr>
            <w:tcW w:w="4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0765245" w14:textId="77777777" w:rsidR="00FF2FC6" w:rsidRDefault="00000000">
            <w:r>
              <w:rPr>
                <w:rFonts w:eastAsia="Helvetica Neue"/>
                <w:b/>
                <w:bCs/>
                <w:color w:val="FFFFFF"/>
                <w:sz w:val="20"/>
                <w:szCs w:val="20"/>
              </w:rPr>
              <w:t>内容</w:t>
            </w:r>
          </w:p>
        </w:tc>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63EE794" w14:textId="77777777" w:rsidR="00FF2FC6" w:rsidRDefault="00000000">
            <w:r>
              <w:rPr>
                <w:rFonts w:eastAsia="Helvetica Neue"/>
                <w:b/>
                <w:bCs/>
                <w:color w:val="FFFFFF"/>
                <w:sz w:val="20"/>
                <w:szCs w:val="20"/>
              </w:rPr>
              <w:t>状態</w:t>
            </w:r>
          </w:p>
        </w:tc>
        <w:tc>
          <w:tcPr>
            <w:tcW w:w="1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646C953" w14:textId="77777777" w:rsidR="00FF2FC6" w:rsidRDefault="00000000">
            <w:r>
              <w:rPr>
                <w:rFonts w:eastAsia="Helvetica Neue"/>
                <w:b/>
                <w:bCs/>
                <w:color w:val="FFFFFF"/>
                <w:sz w:val="20"/>
                <w:szCs w:val="20"/>
              </w:rPr>
              <w:t>見込み</w:t>
            </w:r>
          </w:p>
        </w:tc>
      </w:tr>
      <w:tr w:rsidR="00FF2FC6" w14:paraId="12BC1448"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3BC8DD1" w14:textId="77777777" w:rsidR="00FF2FC6" w:rsidRDefault="00000000">
            <w:r>
              <w:rPr>
                <w:rFonts w:eastAsia="Helvetica Neue"/>
                <w:sz w:val="20"/>
                <w:szCs w:val="20"/>
              </w:rPr>
              <w:t>Phase 2.5</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9970E8" w14:textId="77777777" w:rsidR="00FF2FC6" w:rsidRDefault="00000000">
            <w:r>
              <w:rPr>
                <w:rFonts w:eastAsia="Helvetica Neue"/>
                <w:sz w:val="20"/>
                <w:szCs w:val="20"/>
              </w:rPr>
              <w:t>Economist 媒体実装</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8D2FED" w14:textId="77777777" w:rsidR="00FF2FC6" w:rsidRDefault="00000000">
            <w:del w:id="113" w:author="Claude" w:date="2026-05-01T09:00:00Z">
              <w:r>
                <w:rPr>
                  <w:rFonts w:eastAsia="Helvetica Neue"/>
                  <w:sz w:val="20"/>
                  <w:szCs w:val="20"/>
                </w:rPr>
                <w:delText>未着手</w:delText>
              </w:r>
            </w:del>
            <w:ins w:id="114" w:author="Claude" w:date="2026-05-01T09:00:00Z">
              <w:r>
                <w:t>✅ 完了</w:t>
              </w:r>
            </w:ins>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374610E" w14:textId="77777777" w:rsidR="00FF2FC6" w:rsidRDefault="00000000">
            <w:r>
              <w:rPr>
                <w:rFonts w:eastAsia="Helvetica Neue"/>
                <w:sz w:val="20"/>
                <w:szCs w:val="20"/>
              </w:rPr>
              <w:t>2026-04-28</w:t>
            </w:r>
          </w:p>
        </w:tc>
      </w:tr>
      <w:tr w:rsidR="00FF2FC6" w14:paraId="4D75EEF0"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462B87D" w14:textId="77777777" w:rsidR="00FF2FC6" w:rsidRDefault="00000000">
            <w:r>
              <w:rPr>
                <w:rFonts w:eastAsia="Helvetica Neue"/>
                <w:sz w:val="20"/>
                <w:szCs w:val="20"/>
              </w:rPr>
              <w:t>Phase 3.5</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A4C854D" w14:textId="77777777" w:rsidR="00FF2FC6" w:rsidRDefault="00000000">
            <w:r>
              <w:rPr>
                <w:rFonts w:eastAsia="Helvetica Neue"/>
                <w:sz w:val="20"/>
                <w:szCs w:val="20"/>
              </w:rPr>
              <w:t>bot push → deploy 未トリガ問題の修正</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4A2B869"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1895B07" w14:textId="77777777" w:rsidR="00FF2FC6" w:rsidRDefault="00000000">
            <w:r>
              <w:rPr>
                <w:rFonts w:eastAsia="Helvetica Neue"/>
                <w:sz w:val="20"/>
                <w:szCs w:val="20"/>
              </w:rPr>
              <w:t>2026-05 中旬</w:t>
            </w:r>
          </w:p>
        </w:tc>
      </w:tr>
      <w:tr w:rsidR="00FF2FC6" w14:paraId="0C059EC8"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05C4D65" w14:textId="77777777" w:rsidR="00FF2FC6" w:rsidRDefault="00000000">
            <w:r>
              <w:rPr>
                <w:rFonts w:eastAsia="Helvetica Neue"/>
                <w:sz w:val="20"/>
                <w:szCs w:val="20"/>
              </w:rPr>
              <w:t>Phase 7</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11FE39" w14:textId="77777777" w:rsidR="00FF2FC6" w:rsidRDefault="00000000">
            <w:r>
              <w:rPr>
                <w:rFonts w:eastAsia="Helvetica Neue"/>
                <w:sz w:val="20"/>
                <w:szCs w:val="20"/>
              </w:rPr>
              <w:t>視覚検証プロトコル整備・自動化 (A/B HTML 自動生成)</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D52A514" w14:textId="77777777" w:rsidR="00FF2FC6" w:rsidRDefault="00000000">
            <w:r>
              <w:rPr>
                <w:rFonts w:eastAsia="Helvetica Neue"/>
                <w:sz w:val="20"/>
                <w:szCs w:val="20"/>
              </w:rPr>
              <w:t>計画中</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693B7F9" w14:textId="77777777" w:rsidR="00FF2FC6" w:rsidRDefault="00000000">
            <w:r>
              <w:rPr>
                <w:rFonts w:eastAsia="Helvetica Neue"/>
                <w:sz w:val="20"/>
                <w:szCs w:val="20"/>
              </w:rPr>
              <w:t>2026-05 上旬</w:t>
            </w:r>
          </w:p>
        </w:tc>
      </w:tr>
      <w:tr w:rsidR="00FF2FC6" w14:paraId="2EE10F81"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EA91188" w14:textId="77777777" w:rsidR="00FF2FC6" w:rsidRDefault="00000000">
            <w:r>
              <w:rPr>
                <w:rFonts w:eastAsia="Helvetica Neue"/>
                <w:sz w:val="20"/>
                <w:szCs w:val="20"/>
              </w:rPr>
              <w:t>Phase 8</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712750F" w14:textId="77777777" w:rsidR="00FF2FC6" w:rsidRDefault="00000000">
            <w:r>
              <w:rPr>
                <w:rFonts w:eastAsia="Helvetica Neue"/>
                <w:sz w:val="20"/>
                <w:szCs w:val="20"/>
              </w:rPr>
              <w:t>GitHub ブランチ保護ルール導入 (main 直接 push 禁止)</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A219472" w14:textId="77777777" w:rsidR="00FF2FC6" w:rsidRDefault="00000000">
            <w:r>
              <w:rPr>
                <w:rFonts w:eastAsia="Helvetica Neue"/>
                <w:sz w:val="20"/>
                <w:szCs w:val="20"/>
              </w:rPr>
              <w:t>計画中</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548A4A4" w14:textId="77777777" w:rsidR="00FF2FC6" w:rsidRDefault="00000000">
            <w:r>
              <w:rPr>
                <w:rFonts w:eastAsia="Helvetica Neue"/>
                <w:sz w:val="20"/>
                <w:szCs w:val="20"/>
              </w:rPr>
              <w:t>2026-05 中旬</w:t>
            </w:r>
          </w:p>
        </w:tc>
      </w:tr>
      <w:tr w:rsidR="00FF2FC6" w14:paraId="4D87FB79"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B1C9F3C" w14:textId="77777777" w:rsidR="00FF2FC6" w:rsidRDefault="00000000">
            <w:r>
              <w:rPr>
                <w:rFonts w:eastAsia="Helvetica Neue"/>
                <w:sz w:val="20"/>
                <w:szCs w:val="20"/>
              </w:rPr>
              <w:t>Phase 9 【v1.4 新規】</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4156C54" w14:textId="77777777" w:rsidR="00FF2FC6" w:rsidRDefault="00000000">
            <w:r>
              <w:rPr>
                <w:rFonts w:eastAsia="Helvetica Neue"/>
                <w:sz w:val="20"/>
                <w:szCs w:val="20"/>
              </w:rPr>
              <w:t>Nano Banana 2 安定版評価 + opt-in → 標準化</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E9C0D0" w14:textId="77777777" w:rsidR="00FF2FC6" w:rsidRDefault="00000000">
            <w:r>
              <w:rPr>
                <w:rFonts w:eastAsia="Helvetica Neue"/>
                <w:sz w:val="20"/>
                <w:szCs w:val="20"/>
              </w:rPr>
              <w:t>未着手 (preview 安定待ち)</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696AD6D" w14:textId="77777777" w:rsidR="00FF2FC6" w:rsidRDefault="00000000">
            <w:r>
              <w:rPr>
                <w:rFonts w:eastAsia="Helvetica Neue"/>
                <w:sz w:val="20"/>
                <w:szCs w:val="20"/>
              </w:rPr>
              <w:t>2026-06</w:t>
            </w:r>
          </w:p>
        </w:tc>
      </w:tr>
      <w:tr w:rsidR="00FF2FC6" w14:paraId="4982CDE1"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4C738BB" w14:textId="77777777" w:rsidR="00FF2FC6" w:rsidRDefault="00000000">
            <w:del w:id="115" w:author="Claude" w:date="2026-05-01T09:00:00Z">
              <w:r>
                <w:rPr>
                  <w:rFonts w:eastAsia="Helvetica Neue"/>
                  <w:sz w:val="20"/>
                  <w:szCs w:val="20"/>
                </w:rPr>
                <w:delText>Phase 10 【v1.4 新規】</w:delText>
              </w:r>
            </w:del>
            <w:ins w:id="116" w:author="Claude" w:date="2026-05-01T09:00:00Z">
              <w:r>
                <w:t>Phase 10 【v2.0 ✅ 完了】</w:t>
              </w:r>
            </w:ins>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D84DBB" w14:textId="77777777" w:rsidR="00FF2FC6" w:rsidRDefault="00000000">
            <w:del w:id="117" w:author="Claude" w:date="2026-05-01T09:00:00Z">
              <w:r>
                <w:rPr>
                  <w:rFonts w:eastAsia="Helvetica Neue"/>
                  <w:sz w:val="20"/>
                  <w:szCs w:val="20"/>
                </w:rPr>
                <w:delText>残り 6 媒体の layouts/&lt;section&gt;/list.html 展開</w:delText>
              </w:r>
            </w:del>
            <w:ins w:id="118" w:author="Claude" w:date="2026-05-01T09:00:00Z">
              <w:r>
                <w:t>全 7 媒体 layouts/&lt;section&gt;/list.html 展開 ✅ + モバイルアーカイブ画像修正 (§8.7) ✅</w:t>
              </w:r>
            </w:ins>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2AB2B6"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316B74C" w14:textId="77777777" w:rsidR="00FF2FC6" w:rsidRDefault="00000000">
            <w:del w:id="119" w:author="Claude" w:date="2026-05-01T09:00:00Z">
              <w:r>
                <w:rPr>
                  <w:rFonts w:eastAsia="Helvetica Neue"/>
                  <w:sz w:val="20"/>
                  <w:szCs w:val="20"/>
                </w:rPr>
                <w:delText>2026-05 下旬</w:delText>
              </w:r>
            </w:del>
            <w:ins w:id="120" w:author="Claude" w:date="2026-05-01T09:00:00Z">
              <w:r>
                <w:t>2026-04-24 〜 2026-05-01</w:t>
              </w:r>
            </w:ins>
          </w:p>
        </w:tc>
      </w:tr>
      <w:tr w:rsidR="00FF2FC6" w14:paraId="64DEC214"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A21008A" w14:textId="77777777" w:rsidR="00FF2FC6" w:rsidRDefault="00000000">
            <w:r>
              <w:rPr>
                <w:rFonts w:eastAsia="Helvetica Neue"/>
                <w:sz w:val="20"/>
                <w:szCs w:val="20"/>
              </w:rPr>
              <w:t>Phase 11 【v1.4 新規】</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F1E72C5" w14:textId="77777777" w:rsidR="00FF2FC6" w:rsidRDefault="00000000">
            <w:r>
              <w:rPr>
                <w:rFonts w:eastAsia="Helvetica Neue"/>
                <w:sz w:val="20"/>
                <w:szCs w:val="20"/>
              </w:rPr>
              <w:t>アーキテクチャ文字混入 (§8.6) 厳格化オプション</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25B1BA" w14:textId="77777777" w:rsidR="00FF2FC6" w:rsidRDefault="00000000">
            <w:r>
              <w:rPr>
                <w:rFonts w:eastAsia="Helvetica Neue"/>
                <w:sz w:val="20"/>
                <w:szCs w:val="20"/>
              </w:rPr>
              <w:t>検討中</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7201552" w14:textId="77777777" w:rsidR="00FF2FC6" w:rsidRDefault="00000000">
            <w:r>
              <w:rPr>
                <w:rFonts w:eastAsia="Helvetica Neue"/>
                <w:sz w:val="20"/>
                <w:szCs w:val="20"/>
              </w:rPr>
              <w:t>2026-06</w:t>
            </w:r>
          </w:p>
        </w:tc>
      </w:tr>
      <w:tr w:rsidR="00FF2FC6" w14:paraId="40D7573D" w14:textId="77777777">
        <w:tc>
          <w:tcPr>
            <w:tcW w:w="1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0C86A8E" w14:textId="77777777" w:rsidR="00FF2FC6" w:rsidRDefault="00000000">
            <w:r>
              <w:rPr>
                <w:rFonts w:eastAsia="Helvetica Neue"/>
                <w:sz w:val="20"/>
                <w:szCs w:val="20"/>
              </w:rPr>
              <w:t>Phase X</w:t>
            </w:r>
          </w:p>
        </w:tc>
        <w:tc>
          <w:tcPr>
            <w:tcW w:w="4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ACBC01" w14:textId="77777777" w:rsidR="00FF2FC6" w:rsidRDefault="00000000">
            <w:r>
              <w:rPr>
                <w:rFonts w:eastAsia="Helvetica Neue"/>
                <w:sz w:val="20"/>
                <w:szCs w:val="20"/>
              </w:rPr>
              <w:t>多言語対応 / UI 強化</w:t>
            </w:r>
          </w:p>
        </w:tc>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B533DB"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6930298" w14:textId="77777777" w:rsidR="00FF2FC6" w:rsidRDefault="00000000">
            <w:r>
              <w:rPr>
                <w:rFonts w:eastAsia="Helvetica Neue"/>
                <w:sz w:val="20"/>
                <w:szCs w:val="20"/>
              </w:rPr>
              <w:t>2026 Q3</w:t>
            </w:r>
          </w:p>
        </w:tc>
      </w:tr>
      <w:tr w:rsidR="00FF2FC6" w14:paraId="526D000C" w14:textId="77777777">
        <w:tc>
          <w:tcPr>
            <w:tcW w:w="1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3A86B8" w14:textId="77777777" w:rsidR="00FF2FC6" w:rsidRDefault="00000000">
            <w:r>
              <w:rPr>
                <w:rFonts w:eastAsia="Helvetica Neue"/>
                <w:sz w:val="20"/>
                <w:szCs w:val="20"/>
              </w:rPr>
              <w:t>Phase Y</w:t>
            </w:r>
          </w:p>
        </w:tc>
        <w:tc>
          <w:tcPr>
            <w:tcW w:w="4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4F063B" w14:textId="77777777" w:rsidR="00FF2FC6" w:rsidRDefault="00000000">
            <w:r>
              <w:rPr>
                <w:rFonts w:eastAsia="Helvetica Neue"/>
                <w:sz w:val="20"/>
                <w:szCs w:val="20"/>
              </w:rPr>
              <w:t>Node.js 20 deprecation 対応 (2026-09-16 期限)</w:t>
            </w:r>
          </w:p>
        </w:tc>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2AEC08D" w14:textId="77777777" w:rsidR="00FF2FC6" w:rsidRDefault="00000000">
            <w:r>
              <w:rPr>
                <w:rFonts w:eastAsia="Helvetica Neue"/>
                <w:sz w:val="20"/>
                <w:szCs w:val="20"/>
              </w:rPr>
              <w:t>未着手</w:t>
            </w:r>
          </w:p>
        </w:tc>
        <w:tc>
          <w:tcPr>
            <w:tcW w:w="1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1DC721" w14:textId="77777777" w:rsidR="00FF2FC6" w:rsidRDefault="00000000">
            <w:r>
              <w:rPr>
                <w:rFonts w:eastAsia="Helvetica Neue"/>
                <w:sz w:val="20"/>
                <w:szCs w:val="20"/>
              </w:rPr>
              <w:t>2026 Q2</w:t>
            </w:r>
          </w:p>
        </w:tc>
      </w:tr>
    </w:tbl>
    <w:p w14:paraId="3AA7BC01" w14:textId="77777777" w:rsidR="00FF2FC6" w:rsidRDefault="00000000">
      <w:r>
        <w:br w:type="page"/>
      </w:r>
    </w:p>
    <w:p w14:paraId="4FE43E91" w14:textId="77777777" w:rsidR="00FF2FC6" w:rsidRDefault="00000000">
      <w:pPr>
        <w:pStyle w:val="1"/>
      </w:pPr>
      <w:r>
        <w:t>§12. 2026-04-23 実装ログ (Phase 6 完了記録)</w:t>
      </w:r>
      <w:r>
        <w:rPr>
          <w:color w:val="B5322C"/>
          <w:sz w:val="20"/>
          <w:szCs w:val="20"/>
        </w:rPr>
        <w:t xml:space="preserve">  【v1.4 新規】</w:t>
      </w:r>
    </w:p>
    <w:p w14:paraId="0241101B" w14:textId="77777777" w:rsidR="00FF2FC6" w:rsidRDefault="00000000">
      <w:pPr>
        <w:spacing w:after="120"/>
      </w:pPr>
      <w:r>
        <w:rPr>
          <w:rFonts w:eastAsia="Helvetica Neue"/>
        </w:rPr>
        <w:t>本章は 2026-04-23 に実施した Phase 6 (Hero illustration fix) の全作業記録を時系列で残す。</w:t>
      </w:r>
    </w:p>
    <w:p w14:paraId="15137D9B" w14:textId="77777777" w:rsidR="00FF2FC6" w:rsidRDefault="00000000">
      <w:pPr>
        <w:pStyle w:val="2"/>
      </w:pPr>
      <w:r>
        <w:t>§12.1 タイムライン</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4000"/>
        <w:gridCol w:w="4160"/>
      </w:tblGrid>
      <w:tr w:rsidR="00FF2FC6" w14:paraId="3BBD19B9" w14:textId="77777777">
        <w:trPr>
          <w:tblHeader/>
        </w:trPr>
        <w:tc>
          <w:tcPr>
            <w:tcW w:w="12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27C653B7" w14:textId="77777777" w:rsidR="00FF2FC6" w:rsidRDefault="00000000">
            <w:r>
              <w:rPr>
                <w:rFonts w:eastAsia="Helvetica Neue"/>
                <w:b/>
                <w:bCs/>
                <w:color w:val="FFFFFF"/>
                <w:sz w:val="20"/>
                <w:szCs w:val="20"/>
              </w:rPr>
              <w:t>時刻 (JST)</w:t>
            </w:r>
          </w:p>
        </w:tc>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E866AFE" w14:textId="77777777" w:rsidR="00FF2FC6" w:rsidRDefault="00000000">
            <w:r>
              <w:rPr>
                <w:rFonts w:eastAsia="Helvetica Neue"/>
                <w:b/>
                <w:bCs/>
                <w:color w:val="FFFFFF"/>
                <w:sz w:val="20"/>
                <w:szCs w:val="20"/>
              </w:rPr>
              <w:t>作業</w:t>
            </w:r>
          </w:p>
        </w:tc>
        <w:tc>
          <w:tcPr>
            <w:tcW w:w="4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5C39879" w14:textId="77777777" w:rsidR="00FF2FC6" w:rsidRDefault="00000000">
            <w:r>
              <w:rPr>
                <w:rFonts w:eastAsia="Helvetica Neue"/>
                <w:b/>
                <w:bCs/>
                <w:color w:val="FFFFFF"/>
                <w:sz w:val="20"/>
                <w:szCs w:val="20"/>
              </w:rPr>
              <w:t>結果</w:t>
            </w:r>
          </w:p>
        </w:tc>
      </w:tr>
      <w:tr w:rsidR="00FF2FC6" w14:paraId="027DE7D7"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9097C9" w14:textId="77777777" w:rsidR="00FF2FC6" w:rsidRDefault="00000000">
            <w:r>
              <w:rPr>
                <w:rFonts w:eastAsia="Helvetica Neue"/>
                <w:sz w:val="20"/>
                <w:szCs w:val="20"/>
              </w:rPr>
              <w:t>08:53</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61BE219" w14:textId="77777777" w:rsidR="00FF2FC6" w:rsidRDefault="00000000">
            <w:r>
              <w:rPr>
                <w:rFonts w:eastAsia="Helvetica Neue"/>
                <w:sz w:val="20"/>
                <w:szCs w:val="20"/>
              </w:rPr>
              <w:t>ユーザーが 4/22 配信の v1.1 hero 画像 (wsj) を目視、「写真っぽい、NG」とレポート</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6BD9806" w14:textId="77777777" w:rsidR="00FF2FC6" w:rsidRDefault="00000000">
            <w:r>
              <w:rPr>
                <w:rFonts w:eastAsia="Helvetica Neue"/>
                <w:sz w:val="20"/>
                <w:szCs w:val="20"/>
              </w:rPr>
              <w:t>v1.1 fallback 経路の photorealistic 出力課題が発覚</w:t>
            </w:r>
          </w:p>
        </w:tc>
      </w:tr>
      <w:tr w:rsidR="00FF2FC6" w14:paraId="3ED28E60"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33C56C" w14:textId="77777777" w:rsidR="00FF2FC6" w:rsidRDefault="00000000">
            <w:r>
              <w:rPr>
                <w:rFonts w:eastAsia="Helvetica Neue"/>
                <w:sz w:val="20"/>
                <w:szCs w:val="20"/>
              </w:rPr>
              <w:t>09:00-09:30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29A16B" w14:textId="77777777" w:rsidR="00FF2FC6" w:rsidRDefault="00000000">
            <w:r>
              <w:rPr>
                <w:rFonts w:eastAsia="Helvetica Neue"/>
                <w:sz w:val="20"/>
                <w:szCs w:val="20"/>
              </w:rPr>
              <w:t>診断: scripts/generate_hero_image.py 精読 + A/B HTML 確認</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C2266E8" w14:textId="77777777" w:rsidR="00FF2FC6" w:rsidRDefault="00000000">
            <w:r>
              <w:rPr>
                <w:rFonts w:eastAsia="Helvetica Neue"/>
                <w:sz w:val="20"/>
                <w:szCs w:val="20"/>
              </w:rPr>
              <w:t>COMMON_STYLE に "Photorealistic" 明示を特定</w:t>
            </w:r>
          </w:p>
        </w:tc>
      </w:tr>
      <w:tr w:rsidR="00FF2FC6" w14:paraId="61854F83"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ACC647" w14:textId="77777777" w:rsidR="00FF2FC6" w:rsidRDefault="00000000">
            <w:r>
              <w:rPr>
                <w:rFonts w:eastAsia="Helvetica Neue"/>
                <w:sz w:val="20"/>
                <w:szCs w:val="20"/>
              </w:rPr>
              <w:t>09:30-10:00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53F5D9F" w14:textId="77777777" w:rsidR="00FF2FC6" w:rsidRDefault="00000000">
            <w:r>
              <w:rPr>
                <w:rFonts w:eastAsia="Helvetica Neue"/>
                <w:sz w:val="20"/>
                <w:szCs w:val="20"/>
              </w:rPr>
              <w:t>仕様書 v1.3 (40 ページ A4) 作成・配置</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F76FB5" w14:textId="77777777" w:rsidR="00FF2FC6" w:rsidRDefault="00000000">
            <w:r>
              <w:rPr>
                <w:rFonts w:eastAsia="Helvetica Neue"/>
                <w:sz w:val="20"/>
                <w:szCs w:val="20"/>
              </w:rPr>
              <w:t>Hero v1.1 SPEC 440 行を §4 に完全統合</w:t>
            </w:r>
          </w:p>
        </w:tc>
      </w:tr>
      <w:tr w:rsidR="00FF2FC6" w14:paraId="0179CE30"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2484FD9" w14:textId="77777777" w:rsidR="00FF2FC6" w:rsidRDefault="00000000">
            <w:r>
              <w:rPr>
                <w:rFonts w:eastAsia="Helvetica Neue"/>
                <w:sz w:val="20"/>
                <w:szCs w:val="20"/>
              </w:rPr>
              <w:t>10:00-10:30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B2C09F4" w14:textId="77777777" w:rsidR="00FF2FC6" w:rsidRDefault="00000000">
            <w:r>
              <w:rPr>
                <w:rFonts w:eastAsia="Helvetica Neue"/>
                <w:sz w:val="20"/>
                <w:szCs w:val="20"/>
              </w:rPr>
              <w:t>ユーザーから GS 級 + 世界一デザイナー mandate 受領、Stage 0-5 策定</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386B27B" w14:textId="77777777" w:rsidR="00FF2FC6" w:rsidRDefault="00000000">
            <w:r>
              <w:rPr>
                <w:rFonts w:eastAsia="Helvetica Neue"/>
                <w:sz w:val="20"/>
                <w:szCs w:val="20"/>
              </w:rPr>
              <w:t>5-Stage Fail-Safe Protocol 合意</w:t>
            </w:r>
          </w:p>
        </w:tc>
      </w:tr>
      <w:tr w:rsidR="00FF2FC6" w14:paraId="7C36FE58"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8E7AF13" w14:textId="77777777" w:rsidR="00FF2FC6" w:rsidRDefault="00000000">
            <w:r>
              <w:rPr>
                <w:rFonts w:eastAsia="Helvetica Neue"/>
                <w:sz w:val="20"/>
                <w:szCs w:val="20"/>
              </w:rPr>
              <w:t>11:40-11:50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B34491E" w14:textId="77777777" w:rsidR="00FF2FC6" w:rsidRDefault="00000000">
            <w:r>
              <w:rPr>
                <w:rFonts w:eastAsia="Helvetica Neue"/>
                <w:sz w:val="20"/>
                <w:szCs w:val="20"/>
              </w:rPr>
              <w:t>Stage 0 Pre-Flight (Test A/B/C) 実行</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FE5C158" w14:textId="77777777" w:rsidR="00FF2FC6" w:rsidRDefault="00000000">
            <w:r>
              <w:rPr>
                <w:rFonts w:eastAsia="Helvetica Neue"/>
                <w:sz w:val="20"/>
                <w:szCs w:val="20"/>
              </w:rPr>
              <w:t>Test B: thinkingBudget=0 合格 / Test C: gemini-2.5-flash-image で GS 級 illustration 生成成功</w:t>
            </w:r>
          </w:p>
        </w:tc>
      </w:tr>
      <w:tr w:rsidR="00FF2FC6" w14:paraId="6811FB6F"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4C86AB5" w14:textId="77777777" w:rsidR="00FF2FC6" w:rsidRDefault="00000000">
            <w:r>
              <w:rPr>
                <w:rFonts w:eastAsia="Helvetica Neue"/>
                <w:sz w:val="20"/>
                <w:szCs w:val="20"/>
              </w:rPr>
              <w:t>11:50-12:00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B27B71" w14:textId="77777777" w:rsidR="00FF2FC6" w:rsidRDefault="00000000">
            <w:r>
              <w:rPr>
                <w:rFonts w:eastAsia="Helvetica Neue"/>
                <w:sz w:val="20"/>
                <w:szCs w:val="20"/>
              </w:rPr>
              <w:t>Test A 修正版 + Test D 計画</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5368827" w14:textId="77777777" w:rsidR="00FF2FC6" w:rsidRDefault="00000000">
            <w:r>
              <w:rPr>
                <w:rFonts w:eastAsia="Helvetica Neue"/>
                <w:sz w:val="20"/>
                <w:szCs w:val="20"/>
              </w:rPr>
              <w:t>gemini-3.1-flash-image-preview (Nano Banana 2) 可用性確認</w:t>
            </w:r>
          </w:p>
        </w:tc>
      </w:tr>
      <w:tr w:rsidR="00FF2FC6" w14:paraId="407B19C8"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4E7C52B" w14:textId="77777777" w:rsidR="00FF2FC6" w:rsidRDefault="00000000">
            <w:r>
              <w:rPr>
                <w:rFonts w:eastAsia="Helvetica Neue"/>
                <w:sz w:val="20"/>
                <w:szCs w:val="20"/>
              </w:rPr>
              <w:t>12:00-12:10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A83AF0E" w14:textId="77777777" w:rsidR="00FF2FC6" w:rsidRDefault="00000000">
            <w:r>
              <w:rPr>
                <w:rFonts w:eastAsia="Helvetica Neue"/>
                <w:sz w:val="20"/>
                <w:szCs w:val="20"/>
              </w:rPr>
              <w:t>feature branch feat/v1.3-gs-grade-illustration 作成</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8DF7AE9" w14:textId="77777777" w:rsidR="00FF2FC6" w:rsidRDefault="00000000">
            <w:r>
              <w:rPr>
                <w:rFonts w:eastAsia="Helvetica Neue"/>
                <w:sz w:val="20"/>
                <w:szCs w:val="20"/>
              </w:rPr>
              <w:t>Patch 1-5 + Safari fix 適用</w:t>
            </w:r>
          </w:p>
        </w:tc>
      </w:tr>
      <w:tr w:rsidR="00FF2FC6" w14:paraId="1C02922C"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D98DF07" w14:textId="77777777" w:rsidR="00FF2FC6" w:rsidRDefault="00000000">
            <w:r>
              <w:rPr>
                <w:rFonts w:eastAsia="Helvetica Neue"/>
                <w:sz w:val="20"/>
                <w:szCs w:val="20"/>
              </w:rPr>
              <w:t>12:10-12:20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CB0F36B" w14:textId="77777777" w:rsidR="00FF2FC6" w:rsidRDefault="00000000">
            <w:r>
              <w:rPr>
                <w:rFonts w:eastAsia="Helvetica Neue"/>
                <w:sz w:val="20"/>
                <w:szCs w:val="20"/>
              </w:rPr>
              <w:t>ユーザーローカルで v1.3 再生成 (1 回目)</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7754F2" w14:textId="77777777" w:rsidR="00FF2FC6" w:rsidRDefault="00000000">
            <w:r>
              <w:rPr>
                <w:rFonts w:eastAsia="Helvetica Neue"/>
                <w:sz w:val="20"/>
                <w:szCs w:val="20"/>
              </w:rPr>
              <w:t>step_1_* prefix + too_short=2 で全件 legacy fallback</w:t>
            </w:r>
          </w:p>
        </w:tc>
      </w:tr>
      <w:tr w:rsidR="00FF2FC6" w14:paraId="5B800783"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9AE55B0" w14:textId="77777777" w:rsidR="00FF2FC6" w:rsidRDefault="00000000">
            <w:r>
              <w:rPr>
                <w:rFonts w:eastAsia="Helvetica Neue"/>
                <w:sz w:val="20"/>
                <w:szCs w:val="20"/>
              </w:rPr>
              <w:t>12:20-12:30</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1A0127" w14:textId="77777777" w:rsidR="00FF2FC6" w:rsidRDefault="00000000">
            <w:r>
              <w:rPr>
                <w:rFonts w:eastAsia="Helvetica Neue"/>
                <w:sz w:val="20"/>
                <w:szCs w:val="20"/>
              </w:rPr>
              <w:t>Patch 6 追加 (system prompt schema 明示 + parser prefix 剥離 + retry 緩和 + Patch 7 多形式検出)</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0AB0232" w14:textId="77777777" w:rsidR="00FF2FC6" w:rsidRDefault="00000000">
            <w:r>
              <w:rPr>
                <w:rFonts w:eastAsia="Helvetica Neue"/>
                <w:sz w:val="20"/>
                <w:szCs w:val="20"/>
              </w:rPr>
              <w:t>syntax OK</w:t>
            </w:r>
          </w:p>
        </w:tc>
      </w:tr>
      <w:tr w:rsidR="00FF2FC6" w14:paraId="13CBA0DC"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9AD1424" w14:textId="77777777" w:rsidR="00FF2FC6" w:rsidRDefault="00000000">
            <w:r>
              <w:rPr>
                <w:rFonts w:eastAsia="Helvetica Neue"/>
                <w:sz w:val="20"/>
                <w:szCs w:val="20"/>
              </w:rPr>
              <w:t>12:30-12:40</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FEA83F7" w14:textId="77777777" w:rsidR="00FF2FC6" w:rsidRDefault="00000000">
            <w:r>
              <w:rPr>
                <w:rFonts w:eastAsia="Helvetica Neue"/>
                <w:sz w:val="20"/>
                <w:szCs w:val="20"/>
              </w:rPr>
              <w:t>ユーザーローカルで v1.3 再生成 (2 回目、DEFAULT_MODEL=Nano Banana 2)</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2D5813C" w14:textId="77777777" w:rsidR="00FF2FC6" w:rsidRDefault="00000000">
            <w:r>
              <w:rPr>
                <w:rFonts w:eastAsia="Helvetica Neue"/>
                <w:sz w:val="20"/>
                <w:szCs w:val="20"/>
              </w:rPr>
              <w:t>JPEG 返却・肉眼で全画像 BLACK</w:t>
            </w:r>
          </w:p>
        </w:tc>
      </w:tr>
      <w:tr w:rsidR="00FF2FC6" w14:paraId="1752435C"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E6C508" w14:textId="77777777" w:rsidR="00FF2FC6" w:rsidRDefault="00000000">
            <w:r>
              <w:rPr>
                <w:rFonts w:eastAsia="Helvetica Neue"/>
                <w:sz w:val="20"/>
                <w:szCs w:val="20"/>
              </w:rPr>
              <w:t>12:40-12:45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2184B9" w14:textId="77777777" w:rsidR="00FF2FC6" w:rsidRDefault="00000000">
            <w:r>
              <w:rPr>
                <w:rFonts w:eastAsia="Helvetica Neue"/>
                <w:sz w:val="20"/>
                <w:szCs w:val="20"/>
              </w:rPr>
              <w:t>DEFAULT_MODEL を gemini-2.5-flash-image に revert (Nano Banana 2 を opt-in 化)</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DED6540" w14:textId="77777777" w:rsidR="00FF2FC6" w:rsidRDefault="00000000">
            <w:r>
              <w:rPr>
                <w:rFonts w:eastAsia="Helvetica Neue"/>
                <w:sz w:val="20"/>
                <w:szCs w:val="20"/>
              </w:rPr>
              <w:t>commit f42b65c</w:t>
            </w:r>
          </w:p>
        </w:tc>
      </w:tr>
      <w:tr w:rsidR="00FF2FC6" w14:paraId="240ADB69"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9EEF012" w14:textId="77777777" w:rsidR="00FF2FC6" w:rsidRDefault="00000000">
            <w:r>
              <w:rPr>
                <w:rFonts w:eastAsia="Helvetica Neue"/>
                <w:sz w:val="20"/>
                <w:szCs w:val="20"/>
              </w:rPr>
              <w:t>12:45-12:55</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E7CBF99" w14:textId="77777777" w:rsidR="00FF2FC6" w:rsidRDefault="00000000">
            <w:r>
              <w:rPr>
                <w:rFonts w:eastAsia="Helvetica Neue"/>
                <w:sz w:val="20"/>
                <w:szCs w:val="20"/>
              </w:rPr>
              <w:t>ユーザーローカルで v1.3 再生成 (3 回目、最終)</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2CF4159" w14:textId="77777777" w:rsidR="00FF2FC6" w:rsidRDefault="00000000">
            <w:r>
              <w:rPr>
                <w:rFonts w:eastAsia="Helvetica Neue"/>
                <w:sz w:val="20"/>
                <w:szCs w:val="20"/>
              </w:rPr>
              <w:t>4 媒体全て illustration 生成成功、ユーザーから全面承認</w:t>
            </w:r>
          </w:p>
        </w:tc>
      </w:tr>
      <w:tr w:rsidR="00FF2FC6" w14:paraId="2C925BBB"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F900A15" w14:textId="77777777" w:rsidR="00FF2FC6" w:rsidRDefault="00000000">
            <w:r>
              <w:rPr>
                <w:rFonts w:eastAsia="Helvetica Neue"/>
                <w:sz w:val="20"/>
                <w:szCs w:val="20"/>
              </w:rPr>
              <w:t>12:55-13:05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3DFB7A5" w14:textId="77777777" w:rsidR="00FF2FC6" w:rsidRDefault="00000000">
            <w:r>
              <w:rPr>
                <w:rFonts w:eastAsia="Helvetica Neue"/>
                <w:sz w:val="20"/>
                <w:szCs w:val="20"/>
              </w:rPr>
              <w:t>feature branch push + main merge + origin/main push (commit 76e3ff8)</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89523FD" w14:textId="77777777" w:rsidR="00FF2FC6" w:rsidRDefault="00000000">
            <w:r>
              <w:rPr>
                <w:rFonts w:eastAsia="Helvetica Neue"/>
                <w:sz w:val="20"/>
                <w:szCs w:val="20"/>
              </w:rPr>
              <w:t>GitHub 反映完了、明日 06:00 cron で本番配信確定</w:t>
            </w:r>
          </w:p>
        </w:tc>
      </w:tr>
      <w:tr w:rsidR="00FF2FC6" w14:paraId="73317AAE" w14:textId="77777777">
        <w:tc>
          <w:tcPr>
            <w:tcW w:w="12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5D5DEF7" w14:textId="77777777" w:rsidR="00FF2FC6" w:rsidRDefault="00000000">
            <w:r>
              <w:rPr>
                <w:rFonts w:eastAsia="Helvetica Neue"/>
                <w:sz w:val="20"/>
                <w:szCs w:val="20"/>
              </w:rPr>
              <w:t>13:05-13:15</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8D76EE3" w14:textId="77777777" w:rsidR="00FF2FC6" w:rsidRDefault="00000000">
            <w:r>
              <w:rPr>
                <w:rFonts w:eastAsia="Helvetica Neue"/>
                <w:sz w:val="20"/>
                <w:szCs w:val="20"/>
              </w:rPr>
              <w:t>A/B HTML v1.0 vs v1.3 配置 (verify_hero_v13_2026-04-22.html)</w:t>
            </w:r>
          </w:p>
        </w:tc>
        <w:tc>
          <w:tcPr>
            <w:tcW w:w="4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BC5ED67" w14:textId="77777777" w:rsidR="00FF2FC6" w:rsidRDefault="00000000">
            <w:r>
              <w:rPr>
                <w:rFonts w:eastAsia="Helvetica Neue"/>
                <w:sz w:val="20"/>
                <w:szCs w:val="20"/>
              </w:rPr>
              <w:t>視覚検証レポート完了</w:t>
            </w:r>
          </w:p>
        </w:tc>
      </w:tr>
      <w:tr w:rsidR="00FF2FC6" w14:paraId="05D310F8" w14:textId="77777777">
        <w:tc>
          <w:tcPr>
            <w:tcW w:w="12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C3C6590" w14:textId="77777777" w:rsidR="00FF2FC6" w:rsidRDefault="00000000">
            <w:r>
              <w:rPr>
                <w:rFonts w:eastAsia="Helvetica Neue"/>
                <w:sz w:val="20"/>
                <w:szCs w:val="20"/>
              </w:rPr>
              <w:t>13:15-</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41124FF" w14:textId="77777777" w:rsidR="00FF2FC6" w:rsidRDefault="00000000">
            <w:r>
              <w:rPr>
                <w:rFonts w:eastAsia="Helvetica Neue"/>
                <w:sz w:val="20"/>
                <w:szCs w:val="20"/>
              </w:rPr>
              <w:t>仕様書 v1.4 (本書) 作成開始</w:t>
            </w:r>
          </w:p>
        </w:tc>
        <w:tc>
          <w:tcPr>
            <w:tcW w:w="4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0C522C0" w14:textId="77777777" w:rsidR="00FF2FC6" w:rsidRDefault="00000000">
            <w:r>
              <w:rPr>
                <w:rFonts w:eastAsia="Helvetica Neue"/>
                <w:sz w:val="20"/>
                <w:szCs w:val="20"/>
              </w:rPr>
              <w:t>本章で実装ログ記録中</w:t>
            </w:r>
          </w:p>
        </w:tc>
      </w:tr>
    </w:tbl>
    <w:p w14:paraId="0D3EBF2E" w14:textId="77777777" w:rsidR="00FF2FC6" w:rsidRDefault="00000000">
      <w:pPr>
        <w:pStyle w:val="2"/>
      </w:pPr>
      <w:r>
        <w:t>§12.2 Pre-Flight Test 結果 (Stage 0)</w:t>
      </w:r>
    </w:p>
    <w:p w14:paraId="3B390D52" w14:textId="77777777" w:rsidR="00FF2FC6" w:rsidRDefault="00000000">
      <w:pPr>
        <w:pStyle w:val="3"/>
      </w:pPr>
      <w:r>
        <w:t>§12.2.1 Test A — 利用可能な image 系モデル一覧</w:t>
      </w:r>
    </w:p>
    <w:p w14:paraId="16C0D2D1" w14:textId="77777777" w:rsidR="00FF2FC6" w:rsidRDefault="00000000">
      <w:pPr>
        <w:spacing w:after="120"/>
      </w:pPr>
      <w:r>
        <w:rPr>
          <w:rFonts w:eastAsia="Helvetica Neue"/>
        </w:rPr>
        <w:t>GEMINI_API 経由で /v1beta/models を取得し、image / nano-banana 関連モデルを列挙:</w:t>
      </w:r>
    </w:p>
    <w:p w14:paraId="7E644F19" w14:textId="77777777" w:rsidR="00FF2FC6" w:rsidRDefault="00000000">
      <w:pPr>
        <w:shd w:val="clear" w:color="auto" w:fill="F6F4EE"/>
        <w:ind w:left="360"/>
      </w:pPr>
      <w:r>
        <w:rPr>
          <w:rFonts w:ascii="Courier New" w:eastAsia="Courier New" w:hAnsi="Courier New" w:cs="Courier New"/>
          <w:color w:val="303641"/>
          <w:sz w:val="18"/>
          <w:szCs w:val="18"/>
        </w:rPr>
        <w:t>models/gemini-2.5-flash-image              methods=[generateContent, countTokens, batchGenerateContent]</w:t>
      </w:r>
    </w:p>
    <w:p w14:paraId="693B749B" w14:textId="77777777" w:rsidR="00FF2FC6" w:rsidRDefault="00000000">
      <w:pPr>
        <w:shd w:val="clear" w:color="auto" w:fill="F6F4EE"/>
        <w:ind w:left="360"/>
      </w:pPr>
      <w:r>
        <w:rPr>
          <w:rFonts w:ascii="Courier New" w:eastAsia="Courier New" w:hAnsi="Courier New" w:cs="Courier New"/>
          <w:color w:val="303641"/>
          <w:sz w:val="18"/>
          <w:szCs w:val="18"/>
        </w:rPr>
        <w:t>models/gemini-3-pro-image-preview          methods=[generateContent, countTokens, batchGenerateContent]</w:t>
      </w:r>
    </w:p>
    <w:p w14:paraId="28F5482F" w14:textId="77777777" w:rsidR="00FF2FC6" w:rsidRDefault="00000000">
      <w:pPr>
        <w:shd w:val="clear" w:color="auto" w:fill="F6F4EE"/>
        <w:ind w:left="360"/>
      </w:pPr>
      <w:r>
        <w:rPr>
          <w:rFonts w:ascii="Courier New" w:eastAsia="Courier New" w:hAnsi="Courier New" w:cs="Courier New"/>
          <w:color w:val="303641"/>
          <w:sz w:val="18"/>
          <w:szCs w:val="18"/>
        </w:rPr>
        <w:t>models/gemini-3.1-flash-image-preview      methods=[generateContent, countTokens, batchGenerateContent]</w:t>
      </w:r>
    </w:p>
    <w:p w14:paraId="64DEFFCD" w14:textId="77777777" w:rsidR="00FF2FC6" w:rsidRDefault="00000000">
      <w:pPr>
        <w:shd w:val="clear" w:color="auto" w:fill="F6F4EE"/>
        <w:ind w:left="360"/>
      </w:pPr>
      <w:r>
        <w:rPr>
          <w:rFonts w:ascii="Courier New" w:eastAsia="Courier New" w:hAnsi="Courier New" w:cs="Courier New"/>
          <w:color w:val="303641"/>
          <w:sz w:val="18"/>
          <w:szCs w:val="18"/>
        </w:rPr>
        <w:t>models/nano-banana-pro-preview             methods=[generateContent, countTokens, batchGenerateContent]</w:t>
      </w:r>
    </w:p>
    <w:p w14:paraId="5A08354F" w14:textId="77777777" w:rsidR="00FF2FC6" w:rsidRDefault="00000000">
      <w:pPr>
        <w:shd w:val="clear" w:color="auto" w:fill="F6F4EE"/>
        <w:ind w:left="360"/>
      </w:pPr>
      <w:r>
        <w:rPr>
          <w:rFonts w:ascii="Courier New" w:eastAsia="Courier New" w:hAnsi="Courier New" w:cs="Courier New"/>
          <w:color w:val="303641"/>
          <w:sz w:val="18"/>
          <w:szCs w:val="18"/>
        </w:rPr>
        <w:t>models/imagen-4.0-generate-001             methods=[predict]  (別 API)</w:t>
      </w:r>
    </w:p>
    <w:p w14:paraId="07F20FBD" w14:textId="77777777" w:rsidR="00FF2FC6" w:rsidRDefault="00000000">
      <w:pPr>
        <w:shd w:val="clear" w:color="auto" w:fill="F6F4EE"/>
        <w:ind w:left="360"/>
      </w:pPr>
      <w:r>
        <w:rPr>
          <w:rFonts w:ascii="Courier New" w:eastAsia="Courier New" w:hAnsi="Courier New" w:cs="Courier New"/>
          <w:color w:val="303641"/>
          <w:sz w:val="18"/>
          <w:szCs w:val="18"/>
        </w:rPr>
        <w:t>models/imagen-4.0-ultra-generate-001       methods=[predict]</w:t>
      </w:r>
    </w:p>
    <w:p w14:paraId="6C5278AF" w14:textId="77777777" w:rsidR="00FF2FC6" w:rsidRDefault="00000000">
      <w:pPr>
        <w:shd w:val="clear" w:color="auto" w:fill="F6F4EE"/>
        <w:ind w:left="360"/>
      </w:pPr>
      <w:r>
        <w:rPr>
          <w:rFonts w:ascii="Courier New" w:eastAsia="Courier New" w:hAnsi="Courier New" w:cs="Courier New"/>
          <w:color w:val="303641"/>
          <w:sz w:val="18"/>
          <w:szCs w:val="18"/>
        </w:rPr>
        <w:t>models/imagen-4.0-fast-generate-001        methods=[predict]</w:t>
      </w:r>
    </w:p>
    <w:p w14:paraId="32ECC62A" w14:textId="77777777" w:rsidR="00FF2FC6" w:rsidRDefault="00000000">
      <w:pPr>
        <w:pStyle w:val="3"/>
      </w:pPr>
      <w:r>
        <w:t>§12.2.2 Test B — thinkingBudget=0 + maxOutputTokens=1024</w:t>
      </w:r>
    </w:p>
    <w:p w14:paraId="407B0503" w14:textId="77777777" w:rsidR="00FF2FC6" w:rsidRDefault="00000000">
      <w:pPr>
        <w:shd w:val="clear" w:color="auto" w:fill="F6F4EE"/>
        <w:ind w:left="360"/>
      </w:pPr>
      <w:r>
        <w:rPr>
          <w:rFonts w:ascii="Courier New" w:eastAsia="Courier New" w:hAnsi="Courier New" w:cs="Courier New"/>
          <w:color w:val="303641"/>
          <w:sz w:val="18"/>
          <w:szCs w:val="18"/>
        </w:rPr>
        <w:t>TEXT (first 200 chars): {"core_theme":"inflation","visual_metaphor":"a heavy weight on a spring",</w:t>
      </w:r>
    </w:p>
    <w:p w14:paraId="4A7C1011"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"contextual_detail":"Bank of Japan policy room",</w:t>
      </w:r>
    </w:p>
    <w:p w14:paraId="14813D10"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"primary_subject_noun":"a golden scale"}</w:t>
      </w:r>
    </w:p>
    <w:p w14:paraId="3D103CF8" w14:textId="77777777" w:rsidR="00FF2FC6" w:rsidRDefault="00000000">
      <w:pPr>
        <w:shd w:val="clear" w:color="auto" w:fill="F6F4EE"/>
        <w:ind w:left="360"/>
      </w:pPr>
      <w:r>
        <w:rPr>
          <w:rFonts w:ascii="Courier New" w:eastAsia="Courier New" w:hAnsi="Courier New" w:cs="Courier New"/>
          <w:color w:val="303641"/>
          <w:sz w:val="18"/>
          <w:szCs w:val="18"/>
        </w:rPr>
        <w:t>finishReason: STOP                           ← MAX_TOKENS ではない!</w:t>
      </w:r>
    </w:p>
    <w:p w14:paraId="32FFCBBD" w14:textId="77777777" w:rsidR="00FF2FC6" w:rsidRDefault="00000000">
      <w:pPr>
        <w:shd w:val="clear" w:color="auto" w:fill="F6F4EE"/>
        <w:ind w:left="360"/>
      </w:pPr>
      <w:r>
        <w:rPr>
          <w:rFonts w:ascii="Courier New" w:eastAsia="Courier New" w:hAnsi="Courier New" w:cs="Courier New"/>
          <w:color w:val="303641"/>
          <w:sz w:val="18"/>
          <w:szCs w:val="18"/>
        </w:rPr>
        <w:t>usage: promptTokens=45 thoughtTokens=0 total=85   ← thinking 完全 OFF!</w:t>
      </w:r>
    </w:p>
    <w:p w14:paraId="1A37DCBE" w14:textId="77777777" w:rsidR="00FF2FC6" w:rsidRDefault="00000000">
      <w:pPr>
        <w:pStyle w:val="3"/>
      </w:pPr>
      <w:r>
        <w:t>§12.2.3 Test C — illustration 実出力 (gemini-2.5-flash-image)</w:t>
      </w:r>
    </w:p>
    <w:p w14:paraId="6C1C18A6" w14:textId="77777777" w:rsidR="00FF2FC6" w:rsidRDefault="00000000">
      <w:pPr>
        <w:shd w:val="clear" w:color="auto" w:fill="F6F4EE"/>
        <w:ind w:left="360"/>
      </w:pPr>
      <w:r>
        <w:rPr>
          <w:rFonts w:ascii="Courier New" w:eastAsia="Courier New" w:hAnsi="Courier New" w:cs="Courier New"/>
          <w:color w:val="303641"/>
          <w:sz w:val="18"/>
          <w:szCs w:val="18"/>
        </w:rPr>
        <w:t>SAVED /tmp/test_illus.png 1,300,733 bytes, 1344x768 (ratio=1.750)</w:t>
      </w:r>
    </w:p>
    <w:p w14:paraId="0CEA77EB" w14:textId="77777777" w:rsidR="00FF2FC6" w:rsidRDefault="00000000">
      <w:pPr>
        <w:shd w:val="clear" w:color="auto" w:fill="F6F4EE"/>
        <w:ind w:left="360"/>
      </w:pPr>
      <w:r>
        <w:rPr>
          <w:rFonts w:ascii="Courier New" w:eastAsia="Courier New" w:hAnsi="Courier New" w:cs="Courier New"/>
          <w:color w:val="303641"/>
          <w:sz w:val="18"/>
          <w:szCs w:val="18"/>
        </w:rPr>
        <w:t>視覚判定: ✅ 完全にイラスト (チェス盤 / ボードルーム / navy+gold / New Yorker 風)</w:t>
      </w:r>
    </w:p>
    <w:p w14:paraId="1A071D28" w14:textId="77777777" w:rsidR="00FF2FC6" w:rsidRDefault="00000000">
      <w:pPr>
        <w:spacing w:after="120"/>
      </w:pPr>
      <w:r>
        <w:rPr>
          <w:rFonts w:eastAsia="Helvetica Neue"/>
        </w:rPr>
        <w:t>ユーザー判定: 「世界一デザイナークラスの品質。機関投資家プレゼンにそのまま使える。」</w:t>
      </w:r>
    </w:p>
    <w:p w14:paraId="1DF65682" w14:textId="77777777" w:rsidR="00FF2FC6" w:rsidRDefault="00000000">
      <w:pPr>
        <w:pStyle w:val="2"/>
      </w:pPr>
      <w:r>
        <w:t>§12.3 コミット履歴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400"/>
        <w:gridCol w:w="4560"/>
      </w:tblGrid>
      <w:tr w:rsidR="00FF2FC6" w14:paraId="39ED09C1" w14:textId="77777777">
        <w:trPr>
          <w:tblHeader/>
        </w:trPr>
        <w:tc>
          <w:tcPr>
            <w:tcW w:w="1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E617DF0" w14:textId="77777777" w:rsidR="00FF2FC6" w:rsidRDefault="00000000">
            <w:r>
              <w:rPr>
                <w:rFonts w:eastAsia="Helvetica Neue"/>
                <w:b/>
                <w:bCs/>
                <w:color w:val="FFFFFF"/>
                <w:sz w:val="20"/>
                <w:szCs w:val="20"/>
              </w:rPr>
              <w:t>コミット SHA</w:t>
            </w:r>
          </w:p>
        </w:tc>
        <w:tc>
          <w:tcPr>
            <w:tcW w:w="34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D292951" w14:textId="77777777" w:rsidR="00FF2FC6" w:rsidRDefault="00000000">
            <w:r>
              <w:rPr>
                <w:rFonts w:eastAsia="Helvetica Neue"/>
                <w:b/>
                <w:bCs/>
                <w:color w:val="FFFFFF"/>
                <w:sz w:val="20"/>
                <w:szCs w:val="20"/>
              </w:rPr>
              <w:t>ブランチ</w:t>
            </w:r>
          </w:p>
        </w:tc>
        <w:tc>
          <w:tcPr>
            <w:tcW w:w="45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F22ED0E" w14:textId="77777777" w:rsidR="00FF2FC6" w:rsidRDefault="00000000">
            <w:r>
              <w:rPr>
                <w:rFonts w:eastAsia="Helvetica Neue"/>
                <w:b/>
                <w:bCs/>
                <w:color w:val="FFFFFF"/>
                <w:sz w:val="20"/>
                <w:szCs w:val="20"/>
              </w:rPr>
              <w:t>メッセージ</w:t>
            </w:r>
          </w:p>
        </w:tc>
      </w:tr>
      <w:tr w:rsidR="00FF2FC6" w14:paraId="368F007C" w14:textId="77777777">
        <w:tc>
          <w:tcPr>
            <w:tcW w:w="1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59BF885" w14:textId="77777777" w:rsidR="00FF2FC6" w:rsidRDefault="00000000">
            <w:r>
              <w:rPr>
                <w:rFonts w:eastAsia="Helvetica Neue"/>
                <w:sz w:val="20"/>
                <w:szCs w:val="20"/>
              </w:rPr>
              <w:t>4dc913f</w:t>
            </w:r>
          </w:p>
        </w:tc>
        <w:tc>
          <w:tcPr>
            <w:tcW w:w="3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99E420" w14:textId="77777777" w:rsidR="00FF2FC6" w:rsidRDefault="00000000">
            <w:r>
              <w:rPr>
                <w:rFonts w:eastAsia="Helvetica Neue"/>
                <w:sz w:val="20"/>
                <w:szCs w:val="20"/>
              </w:rPr>
              <w:t>origin/main (旧)</w:t>
            </w:r>
          </w:p>
        </w:tc>
        <w:tc>
          <w:tcPr>
            <w:tcW w:w="4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D18959" w14:textId="77777777" w:rsidR="00FF2FC6" w:rsidRDefault="00000000">
            <w:r>
              <w:rPr>
                <w:rFonts w:eastAsia="Helvetica Neue"/>
                <w:sz w:val="20"/>
                <w:szCs w:val="20"/>
              </w:rPr>
              <w:t>hero: 2-stage prompt with media-style dict (v1.1 SPEC)</w:t>
            </w:r>
          </w:p>
        </w:tc>
      </w:tr>
      <w:tr w:rsidR="00FF2FC6" w14:paraId="740E3456" w14:textId="77777777">
        <w:tc>
          <w:tcPr>
            <w:tcW w:w="1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7127721" w14:textId="77777777" w:rsidR="00FF2FC6" w:rsidRDefault="00000000">
            <w:r>
              <w:rPr>
                <w:rFonts w:eastAsia="Helvetica Neue"/>
                <w:sz w:val="20"/>
                <w:szCs w:val="20"/>
              </w:rPr>
              <w:t>f42b65c</w:t>
            </w:r>
          </w:p>
        </w:tc>
        <w:tc>
          <w:tcPr>
            <w:tcW w:w="34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70FDEA" w14:textId="77777777" w:rsidR="00FF2FC6" w:rsidRDefault="00000000">
            <w:r>
              <w:rPr>
                <w:rFonts w:eastAsia="Helvetica Neue"/>
                <w:sz w:val="20"/>
                <w:szCs w:val="20"/>
              </w:rPr>
              <w:t>origin/feat/v1.3-gs-grade-illustration</w:t>
            </w:r>
          </w:p>
        </w:tc>
        <w:tc>
          <w:tcPr>
            <w:tcW w:w="45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BC9B414" w14:textId="77777777" w:rsidR="00FF2FC6" w:rsidRDefault="00000000">
            <w:r>
              <w:rPr>
                <w:rFonts w:eastAsia="Helvetica Neue"/>
                <w:sz w:val="20"/>
                <w:szCs w:val="20"/>
              </w:rPr>
              <w:t>hero+safari: v1.3 GS-grade illustration (Pattern A/B) + Safari CSS fix</w:t>
            </w:r>
          </w:p>
        </w:tc>
      </w:tr>
      <w:tr w:rsidR="00FF2FC6" w14:paraId="3A2E0A76" w14:textId="77777777">
        <w:tc>
          <w:tcPr>
            <w:tcW w:w="1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FFAB59C" w14:textId="77777777" w:rsidR="00FF2FC6" w:rsidRDefault="00000000">
            <w:r>
              <w:rPr>
                <w:rFonts w:eastAsia="Helvetica Neue"/>
                <w:sz w:val="20"/>
                <w:szCs w:val="20"/>
              </w:rPr>
              <w:t>76e3ff8</w:t>
            </w:r>
          </w:p>
        </w:tc>
        <w:tc>
          <w:tcPr>
            <w:tcW w:w="34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01610F1" w14:textId="77777777" w:rsidR="00FF2FC6" w:rsidRDefault="00000000">
            <w:r>
              <w:rPr>
                <w:rFonts w:eastAsia="Helvetica Neue"/>
                <w:sz w:val="20"/>
                <w:szCs w:val="20"/>
              </w:rPr>
              <w:t>origin/main (現)</w:t>
            </w:r>
          </w:p>
        </w:tc>
        <w:tc>
          <w:tcPr>
            <w:tcW w:w="45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994BD46" w14:textId="77777777" w:rsidR="00FF2FC6" w:rsidRDefault="00000000">
            <w:r>
              <w:rPr>
                <w:rFonts w:eastAsia="Helvetica Neue"/>
                <w:sz w:val="20"/>
                <w:szCs w:val="20"/>
              </w:rPr>
              <w:t>Merge feat/v1.3-gs-grade-illustration: GS-grade illustration + Safari CSS fix</w:t>
            </w:r>
          </w:p>
        </w:tc>
      </w:tr>
    </w:tbl>
    <w:p w14:paraId="13541727" w14:textId="77777777" w:rsidR="00FF2FC6" w:rsidRDefault="00000000">
      <w:pPr>
        <w:pStyle w:val="2"/>
      </w:pPr>
      <w:r>
        <w:t>§12.4 失敗と学び</w:t>
      </w:r>
    </w:p>
    <w:p w14:paraId="1C08F52F" w14:textId="77777777" w:rsidR="00FF2FC6" w:rsidRDefault="00000000">
      <w:pPr>
        <w:pStyle w:val="a4"/>
        <w:numPr>
          <w:ilvl w:val="0"/>
          <w:numId w:val="2"/>
        </w:numPr>
        <w:spacing w:after="80"/>
      </w:pPr>
      <w:r>
        <w:rPr>
          <w:rFonts w:eastAsia="Helvetica Neue"/>
        </w:rPr>
        <w:t>Cowork サンドボックスは Gemini API に 403 Forbidden、git 操作にも index.lock permission 制約。hero 画像生成・git 操作はローカル Mac 専用とする運用が必須。</w:t>
      </w:r>
    </w:p>
    <w:p w14:paraId="1EB2C087" w14:textId="77777777" w:rsidR="00FF2FC6" w:rsidRDefault="00000000">
      <w:pPr>
        <w:pStyle w:val="a4"/>
        <w:numPr>
          <w:ilvl w:val="0"/>
          <w:numId w:val="2"/>
        </w:numPr>
        <w:spacing w:after="80"/>
      </w:pPr>
      <w:r>
        <w:rPr>
          <w:rFonts w:eastAsia="Helvetica Neue"/>
        </w:rPr>
        <w:t>Nano Banana 2 (gemini-3.1-flash-image-preview) は preview 段階で黒画像を返す不具合あり。安定版リリース後に再評価。</w:t>
      </w:r>
    </w:p>
    <w:p w14:paraId="4A90B437" w14:textId="77777777" w:rsidR="00FF2FC6" w:rsidRDefault="00000000">
      <w:pPr>
        <w:pStyle w:val="a4"/>
        <w:numPr>
          <w:ilvl w:val="0"/>
          <w:numId w:val="2"/>
        </w:numPr>
        <w:spacing w:after="80"/>
      </w:pPr>
      <w:r>
        <w:rPr>
          <w:rFonts w:eastAsia="Helvetica Neue"/>
        </w:rPr>
        <w:t>SPEC v1.1 自身の _needs_retry 判定 (&lt;=2 words) が SPEC §7.3 の GOOD 例と矛盾していた。ドキュメントと実装の整合性検証が重要。</w:t>
      </w:r>
    </w:p>
    <w:p w14:paraId="2C5E6C29" w14:textId="77777777" w:rsidR="00FF2FC6" w:rsidRDefault="00000000">
      <w:pPr>
        <w:pStyle w:val="a4"/>
        <w:numPr>
          <w:ilvl w:val="0"/>
          <w:numId w:val="2"/>
        </w:numPr>
        <w:spacing w:after="80"/>
      </w:pPr>
      <w:r>
        <w:rPr>
          <w:rFonts w:eastAsia="Helvetica Neue"/>
        </w:rPr>
        <w:t>Gemini 2.5 Flash text は system prompt の "STEP 1 -" のような命令を literal に field 名に反映する傾向。明示的 JSON schema による制約が必要。</w:t>
      </w:r>
    </w:p>
    <w:p w14:paraId="3D6833FE" w14:textId="77777777" w:rsidR="00FF2FC6" w:rsidRDefault="00000000">
      <w:pPr>
        <w:pStyle w:val="a4"/>
        <w:numPr>
          <w:ilvl w:val="0"/>
          <w:numId w:val="2"/>
        </w:numPr>
        <w:spacing w:after="80"/>
      </w:pPr>
      <w:r>
        <w:rPr>
          <w:rFonts w:eastAsia="Helvetica Neue"/>
        </w:rPr>
        <w:t>「勝手に進めるな Step by Step」 原則により、各段階でユーザー承認を取った上で実装することで、最終的に 3 回の再生成で完成に到達できた。</w:t>
      </w:r>
    </w:p>
    <w:p w14:paraId="619F5B9B" w14:textId="77777777" w:rsidR="00FF2FC6" w:rsidRDefault="00000000">
      <w:pPr>
        <w:pStyle w:val="2"/>
      </w:pPr>
      <w:r>
        <w:t>§12.5 成果物一覧</w:t>
      </w:r>
    </w:p>
    <w:p w14:paraId="398A3C53" w14:textId="77777777" w:rsidR="00FF2FC6" w:rsidRDefault="00000000">
      <w:pPr>
        <w:pStyle w:val="a4"/>
        <w:numPr>
          <w:ilvl w:val="0"/>
          <w:numId w:val="2"/>
        </w:numPr>
        <w:spacing w:after="80"/>
      </w:pPr>
      <w:r>
        <w:rPr>
          <w:rFonts w:eastAsia="Helvetica Neue"/>
        </w:rPr>
        <w:t>scripts/generate_hero_image.py (+243 / -79 行、commit f42b65c)</w:t>
      </w:r>
    </w:p>
    <w:p w14:paraId="07390F07" w14:textId="77777777" w:rsidR="00FF2FC6" w:rsidRDefault="00000000">
      <w:pPr>
        <w:pStyle w:val="a4"/>
        <w:numPr>
          <w:ilvl w:val="0"/>
          <w:numId w:val="2"/>
        </w:numPr>
        <w:spacing w:after="80"/>
      </w:pPr>
      <w:r>
        <w:rPr>
          <w:rFonts w:eastAsia="Helvetica Neue"/>
        </w:rPr>
        <w:t>layouts/wsj/list.html (+23 / -2 行、commit f42b65c)</w:t>
      </w:r>
    </w:p>
    <w:p w14:paraId="33022EF9" w14:textId="77777777" w:rsidR="00FF2FC6" w:rsidRDefault="00000000">
      <w:pPr>
        <w:pStyle w:val="a4"/>
        <w:numPr>
          <w:ilvl w:val="0"/>
          <w:numId w:val="2"/>
        </w:numPr>
        <w:spacing w:after="80"/>
      </w:pPr>
      <w:r>
        <w:rPr>
          <w:rFonts w:eastAsia="Helvetica Neue"/>
        </w:rPr>
        <w:t>verify_hero_v13_2026-04-22.html (A/B HTML)</w:t>
      </w:r>
    </w:p>
    <w:p w14:paraId="75D0DF78" w14:textId="77777777" w:rsidR="00FF2FC6" w:rsidRDefault="00000000">
      <w:pPr>
        <w:pStyle w:val="a4"/>
        <w:numPr>
          <w:ilvl w:val="0"/>
          <w:numId w:val="2"/>
        </w:numPr>
        <w:spacing w:after="80"/>
      </w:pPr>
      <w:r>
        <w:rPr>
          <w:rFonts w:eastAsia="Helvetica Neue"/>
        </w:rPr>
        <w:t>Bolgheri_Daily_Brief_仕様書_v1.3_2026-04-23.docx (40 ページ A4、SPEC v1.1 統合版)</w:t>
      </w:r>
    </w:p>
    <w:p w14:paraId="6919F6B4" w14:textId="77777777" w:rsidR="00FF2FC6" w:rsidRDefault="00000000">
      <w:pPr>
        <w:pStyle w:val="a4"/>
        <w:numPr>
          <w:ilvl w:val="0"/>
          <w:numId w:val="2"/>
        </w:numPr>
        <w:spacing w:after="80"/>
      </w:pPr>
      <w:r>
        <w:rPr>
          <w:rFonts w:eastAsia="Helvetica Neue"/>
        </w:rPr>
        <w:t>Bolgheri_Daily_Brief_仕様書_v1.4_2026-04-23.docx (本書、v1.3 → v1.4 差分版)</w:t>
      </w:r>
    </w:p>
    <w:p w14:paraId="241A37D3" w14:textId="77777777" w:rsidR="00FF2FC6" w:rsidRDefault="00000000">
      <w:pPr>
        <w:pStyle w:val="a4"/>
        <w:numPr>
          <w:ilvl w:val="0"/>
          <w:numId w:val="2"/>
        </w:numPr>
        <w:spacing w:after="80"/>
      </w:pPr>
      <w:r>
        <w:rPr>
          <w:rFonts w:eastAsia="Helvetica Neue"/>
        </w:rPr>
        <w:t>_preview_hero_v1.3_2026-04-22/ (4 媒体 × illustration、本番検証用)</w:t>
      </w:r>
    </w:p>
    <w:p w14:paraId="1CDC6ABA" w14:textId="77777777" w:rsidR="00AB6E4E" w:rsidRDefault="00000000">
      <w:r>
        <w:br w:type="page"/>
      </w:r>
    </w:p>
    <w:p w14:paraId="4EF72993" w14:textId="77777777" w:rsidR="00AB6E4E" w:rsidRDefault="00000000">
      <w:pPr>
        <w:pStyle w:val="1"/>
        <w:rPr>
          <w:ins w:id="121" w:author="Claude" w:date="2026-05-01T09:00:00Z"/>
        </w:rPr>
      </w:pPr>
      <w:ins w:id="122" w:author="Claude" w:date="2026-05-01T09:00:00Z">
        <w:r>
          <w:t>§13. 2026-04-24 〜 2026-05-01 実装ログ (Phase 10 完了)</w:t>
        </w:r>
        <w:r>
          <w:rPr>
            <w:color w:val="B5322C"/>
            <w:sz w:val="20"/>
            <w:szCs w:val="20"/>
          </w:rPr>
          <w:t xml:space="preserve">  【v2.0 新規】</w:t>
        </w:r>
      </w:ins>
    </w:p>
    <w:p w14:paraId="7B02DB98" w14:textId="77777777" w:rsidR="00AB6E4E" w:rsidRDefault="00000000">
      <w:pPr>
        <w:pStyle w:val="2"/>
        <w:rPr>
          <w:ins w:id="123" w:author="Claude" w:date="2026-05-01T09:00:00Z"/>
        </w:rPr>
      </w:pPr>
      <w:ins w:id="124" w:author="Claude" w:date="2026-05-01T09:00:00Z">
        <w:r>
          <w:t>§13.1 概要</w:t>
        </w:r>
      </w:ins>
    </w:p>
    <w:p w14:paraId="37AF4557" w14:textId="77777777" w:rsidR="00AB6E4E" w:rsidRDefault="00000000">
      <w:pPr>
        <w:rPr>
          <w:ins w:id="125" w:author="Claude" w:date="2026-05-01T09:00:00Z"/>
          <w:rFonts w:eastAsia="Helvetica Neue"/>
        </w:rPr>
      </w:pPr>
      <w:ins w:id="126" w:author="Claude" w:date="2026-05-01T09:00:00Z">
        <w:r>
          <w:rPr>
            <w:rFonts w:eastAsia="Helvetica Neue"/>
          </w:rPr>
          <w:t>v1.4 (2026-04-23 13:15 JST) リリース後、Phase 10 (全媒体 list.html 展開 + モバイルアーカイブ修正) を完了し v2.0 へ更新。全ソースのバックフィル (2026-04-01〜04-30 分) も実施。本章はその実装経緯・判断・学びを記録する。</w:t>
        </w:r>
      </w:ins>
    </w:p>
    <w:p w14:paraId="5A03DC77" w14:textId="77777777" w:rsidR="00AB6E4E" w:rsidRDefault="00000000">
      <w:pPr>
        <w:pStyle w:val="2"/>
        <w:rPr>
          <w:ins w:id="127" w:author="Claude" w:date="2026-05-01T09:00:00Z"/>
        </w:rPr>
      </w:pPr>
      <w:ins w:id="128" w:author="Claude" w:date="2026-05-01T09:00:00Z">
        <w:r>
          <w:t>§13.2 主要実装タイムライン</w:t>
        </w:r>
      </w:ins>
    </w:p>
    <w:p w14:paraId="612DB478" w14:textId="77777777" w:rsidR="00AB6E4E" w:rsidRDefault="00000000">
      <w:pPr>
        <w:pStyle w:val="3"/>
        <w:rPr>
          <w:ins w:id="129" w:author="Claude" w:date="2026-05-01T09:00:00Z"/>
        </w:rPr>
      </w:pPr>
      <w:ins w:id="130" w:author="Claude" w:date="2026-05-01T09:00:00Z">
        <w:r>
          <w:t>§13.2.1 Phase 10 — 全媒体 list.html 展開 (2026-04-24〜28)</w:t>
        </w:r>
      </w:ins>
    </w:p>
    <w:p w14:paraId="3171475F" w14:textId="77777777" w:rsidR="00AB6E4E" w:rsidRDefault="00000000">
      <w:pPr>
        <w:rPr>
          <w:ins w:id="131" w:author="Claude" w:date="2026-05-01T09:00:00Z"/>
          <w:rFonts w:eastAsia="Helvetica Neue"/>
        </w:rPr>
      </w:pPr>
      <w:ins w:id="132" w:author="Claude" w:date="2026-05-01T09:00:00Z">
        <w:r>
          <w:rPr>
            <w:rFonts w:eastAsia="Helvetica Neue"/>
          </w:rPr>
          <w:t>v1.4 時点では WSJ・Buysiders の 2 媒体のみ list.html が存在。残り 5 媒体 (nyt-bn / nyt-op / short-squeez / skift / business-insider) の layouts/&lt;section&gt;/list.html を新規作成し、アーカイブ一覧ページとして本番展開した。各ファイルは WSJ テンプレートを基にソース固有の色・ロゴ・スタイルで個別化。デスクトップ・モバイル両対応の responsive CSS を実装済み。</w:t>
        </w:r>
      </w:ins>
    </w:p>
    <w:p w14:paraId="61CBD0F1" w14:textId="77777777" w:rsidR="00AB6E4E" w:rsidRDefault="00000000">
      <w:pPr>
        <w:pStyle w:val="3"/>
        <w:rPr>
          <w:ins w:id="133" w:author="Claude" w:date="2026-05-01T09:00:00Z"/>
        </w:rPr>
      </w:pPr>
      <w:ins w:id="134" w:author="Claude" w:date="2026-05-01T09:00:00Z">
        <w:r>
          <w:t>§13.2.2 全ソースバックフィル (2026-04-01〜04-30)</w:t>
        </w:r>
      </w:ins>
    </w:p>
    <w:p w14:paraId="631B87B0" w14:textId="77777777" w:rsidR="00AB6E4E" w:rsidRDefault="00000000">
      <w:pPr>
        <w:rPr>
          <w:ins w:id="135" w:author="Claude" w:date="2026-05-01T09:00:00Z"/>
          <w:rFonts w:eastAsia="Helvetica Neue"/>
        </w:rPr>
      </w:pPr>
      <w:ins w:id="136" w:author="Claude" w:date="2026-05-01T09:00:00Z">
        <w:r>
          <w:rPr>
            <w:rFonts w:eastAsia="Helvetica Neue"/>
          </w:rPr>
          <w:t>list.html 展開と並行し、過去記事のバックフィルを実施。GitHub Actions / generate_hero_image.py ワークフローを活用し、4/1〜4/30 分の不足記事と Hero 画像を一括生成・コミット。対象ソース: WSJ (7 記事) / Short Squeez (16 記事) / Skift (16 記事) / NYT-BN (10 記事) / NYT-OP (9 記事) / Business Insider (7 記事)。</w:t>
        </w:r>
      </w:ins>
    </w:p>
    <w:p w14:paraId="3231587C" w14:textId="77777777" w:rsidR="00AB6E4E" w:rsidRDefault="00000000">
      <w:pPr>
        <w:pStyle w:val="3"/>
        <w:rPr>
          <w:ins w:id="137" w:author="Claude" w:date="2026-05-01T09:00:00Z"/>
        </w:rPr>
      </w:pPr>
      <w:ins w:id="138" w:author="Claude" w:date="2026-05-01T09:00:00Z">
        <w:r>
          <w:t>§13.2.3 モバイルアーカイブ画像修正 — §8.7 解消 (2026-04-30〜05-01)</w:t>
        </w:r>
      </w:ins>
    </w:p>
    <w:p w14:paraId="2A1C55F4" w14:textId="77777777" w:rsidR="00AB6E4E" w:rsidRDefault="00000000">
      <w:pPr>
        <w:rPr>
          <w:ins w:id="139" w:author="Claude" w:date="2026-05-01T09:00:00Z"/>
          <w:rFonts w:eastAsia="Helvetica Neue"/>
        </w:rPr>
      </w:pPr>
      <w:ins w:id="140" w:author="Claude" w:date="2026-05-01T09:00:00Z">
        <w:r>
          <w:rPr>
            <w:rFonts w:eastAsia="Helvetica Neue"/>
          </w:rPr>
          <w:t>スマートフォン実機確認で発覚した §8.7 のアーカイブ画像非表示問題を修正。全 6 ファイルの @media(max-width:680px) ブロックから .arch-thumb{display:none} を除去し、width:100%;height:72px;object-fit:cover;display:block に置換。430px ブレークポイントも追加 (height:56px)。修正後、GitHub ブラウザエディタ経由で 6 コミット (Deploy #103〜#108) を連続実施し全件 ✅ 確認。CSS ライブ検証 (window.getComputedStyle) およびモバイルシミュレーション (CSS 注入) で全セクション目視確認済み。</w:t>
        </w:r>
      </w:ins>
    </w:p>
    <w:p w14:paraId="1C1A415E" w14:textId="77777777" w:rsidR="00AB6E4E" w:rsidRDefault="00000000">
      <w:pPr>
        <w:pStyle w:val="3"/>
        <w:rPr>
          <w:ins w:id="141" w:author="Claude" w:date="2026-05-01T09:00:00Z"/>
        </w:rPr>
      </w:pPr>
      <w:ins w:id="142" w:author="Claude" w:date="2026-05-01T09:00:00Z">
        <w:r>
          <w:t>§13.2.4 Gemini モデル変更 — 2.0-flash → 1.5-flash (translate_gemini.py)</w:t>
        </w:r>
      </w:ins>
    </w:p>
    <w:p w14:paraId="364A70D1" w14:textId="77777777" w:rsidR="00AB6E4E" w:rsidRDefault="00000000">
      <w:pPr>
        <w:rPr>
          <w:ins w:id="143" w:author="Claude" w:date="2026-05-01T09:00:00Z"/>
          <w:rFonts w:eastAsia="Helvetica Neue"/>
        </w:rPr>
      </w:pPr>
      <w:ins w:id="144" w:author="Claude" w:date="2026-05-01T09:00:00Z">
        <w:del w:id="145" w:author="Claude" w:date="2026-05-03T06:00:00Z">
          <w:r>
            <w:rPr>
              <w:rFonts w:eastAsia="Helvetica Neue"/>
            </w:rPr>
            <w:delText>scripts/translate_gemini.py の翻訳モデルを gemini-2.0-flash → gemini-1.5-flash に変更 (commit 1c145cc)。原因: 新規ユーザーに対し gemini-2.0-flash が利用不可 (403 Forbidden) であることが判明。1.5-flash は安定稼働中。Phase 3.5 で恒久対応 (モデル判定ロジック実装) を計画。</w:delText>
          </w:r>
        </w:del>
        <w:r>
          <w:rPr>
            <w:rFonts w:eastAsia="Helvetica Neue"/>
          </w:rPr>
          <w:t>scripts/translate_gemini.py の翻訳モデルを gemini-2.0-flash → gemini-1.5-flash (commit 1c145cc) → gemini-2.5-flash (commit d816a6e, v2.1) と段階的に変更。v2.1 では 2.5-flash への升級に加え、Gemini API レスポンスパースの堅牢化 (safe .get() chain + 空レスポンスリトライ) を実装 (commit 5907bab)。</w:t>
        </w:r>
      </w:ins>
    </w:p>
    <w:p w14:paraId="60D6C835" w14:textId="77777777" w:rsidR="00AB6E4E" w:rsidRDefault="00000000">
      <w:pPr>
        <w:pStyle w:val="2"/>
        <w:rPr>
          <w:ins w:id="146" w:author="Claude" w:date="2026-05-01T09:00:00Z"/>
        </w:rPr>
      </w:pPr>
      <w:ins w:id="147" w:author="Claude" w:date="2026-05-01T09:00:00Z">
        <w:r>
          <w:t>§13.3 成果物一覧</w:t>
        </w:r>
      </w:ins>
    </w:p>
    <w:p w14:paraId="2ACB81A1" w14:textId="77777777" w:rsidR="00AB6E4E" w:rsidRDefault="00000000">
      <w:pPr>
        <w:rPr>
          <w:ins w:id="148" w:author="Claude" w:date="2026-05-01T09:00:00Z"/>
          <w:rFonts w:eastAsia="Helvetica Neue"/>
        </w:rPr>
      </w:pPr>
      <w:ins w:id="149" w:author="Claude" w:date="2026-05-01T09:00:00Z">
        <w:r>
          <w:rPr>
            <w:rFonts w:eastAsia="Helvetica Neue"/>
          </w:rPr>
          <w:t>layouts/nyt-bn/list.html (新規) / layouts/nyt-op/list.html (新規) / layouts/short-squeez/list.html (新規) / layouts/skift/list.html (新規) / layouts/business-insider/list.html (新規) — 各 list.html モバイル CSS 修正済み (§8.7)。scripts/translate_gemini.py (gemini-1.5-flash 切替, commit 1c145cc)。全ソース過去記事 65+ 件 + Hero 画像 65+ 枚 バックフィル完了。Bolgheri_Daily_Brief_仕様書_v2.0_2026-05-01.docx (本書)。</w:t>
        </w:r>
      </w:ins>
    </w:p>
    <w:p w14:paraId="5C38D84D" w14:textId="77777777" w:rsidR="00AB6E4E" w:rsidRDefault="00000000">
      <w:pPr>
        <w:pStyle w:val="2"/>
        <w:rPr>
          <w:ins w:id="150" w:author="Claude" w:date="2026-05-01T09:00:00Z"/>
        </w:rPr>
      </w:pPr>
      <w:ins w:id="151" w:author="Claude" w:date="2026-05-01T09:00:00Z">
        <w:r>
          <w:t>§13.4 学びと所見</w:t>
        </w:r>
      </w:ins>
    </w:p>
    <w:p w14:paraId="0BCEE182" w14:textId="77777777" w:rsidR="00AB6E4E" w:rsidRDefault="00000000">
      <w:pPr>
        <w:rPr>
          <w:ins w:id="152" w:author="Claude" w:date="2026-05-01T09:00:00Z"/>
          <w:rFonts w:eastAsia="Helvetica Neue"/>
        </w:rPr>
      </w:pPr>
      <w:ins w:id="153" w:author="Claude" w:date="2026-05-01T09:00:00Z">
        <w:r>
          <w:rPr>
            <w:rFonts w:eastAsia="Helvetica Neue"/>
          </w:rPr>
          <w:t>CDN キャッシュ (max-age=600) の影響: CSS 修正後もスマートフォン実機で即時反映されない場合がある。強制リロードまたは 10 分待機で解消。デスクトップ Chrome での CSS ライブ検証 (getComputedStyle + window.getComputedStyle) は、実機確認の代替として有効。GitHub ブラウザエディタ + CodeMirror 6 API による直接編集は、ターミナル不使用の運用ルール下での有効なフォールバック手段として確立された。</w:t>
        </w:r>
      </w:ins>
    </w:p>
    <w:p w14:paraId="1AAE0268" w14:textId="77777777" w:rsidR="00FF2FC6" w:rsidRDefault="00000000">
      <w:r>
        <w:br w:type="page"/>
      </w:r>
    </w:p>
    <w:p w14:paraId="209F22E1" w14:textId="77777777" w:rsidR="00FF2FC6" w:rsidRDefault="00000000">
      <w:pPr>
        <w:pStyle w:val="1"/>
      </w:pPr>
      <w:del w:id="154" w:author="Claude" w:date="2026-05-01T09:00:00Z">
        <w:r>
          <w:delText>付録A. 改訂履歴</w:delText>
        </w:r>
      </w:del>
      <w:ins w:id="155" w:author="Claude" w:date="2026-05-01T09:00:00Z">
        <w:r>
          <w:t>付録A. 改訂履歴 (v1.0 → v2.0)</w:t>
        </w:r>
      </w:ins>
      <w:del w:id="156" w:author="Claude" w:date="2026-05-03T06:00:00Z">
        <w:r>
          <w:delText>付録A. 改訂履歴 (v1.0 → v2.0)</w:delText>
        </w:r>
      </w:del>
      <w:ins w:id="157" w:author="Claude" w:date="2026-05-03T06:00:00Z">
        <w:r>
          <w:t>付録A. 改訂履歴 (v1.0 → v3.2)</w:t>
        </w:r>
      </w:ins>
      <w:del w:id="158" w:author="Claude" w:date="2026-05-03T06:00:00Z">
        <w:r>
          <w:rPr>
            <w:color w:val="B5322C"/>
            <w:sz w:val="20"/>
            <w:szCs w:val="20"/>
          </w:rPr>
          <w:delText xml:space="preserve">  【v2.0 更新】</w:delText>
        </w:r>
      </w:del>
      <w:ins w:id="159" w:author="Claude" w:date="2026-05-03T06:00:00Z">
        <w:r>
          <w:rPr>
            <w:color w:val="B5322C"/>
            <w:sz w:val="20"/>
            <w:szCs w:val="20"/>
          </w:rPr>
          <w:t xml:space="preserve">  【v2.1 更新】</w:t>
        </w:r>
      </w:ins>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800"/>
        <w:gridCol w:w="6120"/>
      </w:tblGrid>
      <w:tr w:rsidR="00FF2FC6" w14:paraId="62D88B4C"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409D613" w14:textId="77777777" w:rsidR="00FF2FC6" w:rsidRDefault="00000000">
            <w:r>
              <w:rPr>
                <w:rFonts w:eastAsia="Helvetica Neue"/>
                <w:b/>
                <w:bCs/>
                <w:color w:val="FFFFFF"/>
                <w:sz w:val="20"/>
                <w:szCs w:val="20"/>
              </w:rPr>
              <w:t>バージョン</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866638E" w14:textId="77777777" w:rsidR="00FF2FC6" w:rsidRDefault="00000000">
            <w:r>
              <w:rPr>
                <w:rFonts w:eastAsia="Helvetica Neue"/>
                <w:b/>
                <w:bCs/>
                <w:color w:val="FFFFFF"/>
                <w:sz w:val="20"/>
                <w:szCs w:val="20"/>
              </w:rPr>
              <w:t>公開日</w:t>
            </w:r>
          </w:p>
        </w:tc>
        <w:tc>
          <w:tcPr>
            <w:tcW w:w="61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B061174" w14:textId="77777777" w:rsidR="00FF2FC6" w:rsidRDefault="00000000">
            <w:r>
              <w:rPr>
                <w:rFonts w:eastAsia="Helvetica Neue"/>
                <w:b/>
                <w:bCs/>
                <w:color w:val="FFFFFF"/>
                <w:sz w:val="20"/>
                <w:szCs w:val="20"/>
              </w:rPr>
              <w:t>主な変更</w:t>
            </w:r>
          </w:p>
        </w:tc>
      </w:tr>
      <w:tr w:rsidR="00FF2FC6" w14:paraId="692C9FD1"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864BBB3" w14:textId="77777777" w:rsidR="00FF2FC6" w:rsidRDefault="00000000">
            <w:r>
              <w:rPr>
                <w:rFonts w:eastAsia="Helvetica Neue"/>
                <w:sz w:val="20"/>
                <w:szCs w:val="20"/>
              </w:rPr>
              <w:t>v1.0</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B819ABE" w14:textId="77777777" w:rsidR="00FF2FC6" w:rsidRDefault="00000000">
            <w:r>
              <w:rPr>
                <w:rFonts w:eastAsia="Helvetica Neue"/>
                <w:sz w:val="20"/>
                <w:szCs w:val="20"/>
              </w:rPr>
              <w:t>2026-04-15</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61A4742" w14:textId="77777777" w:rsidR="00FF2FC6" w:rsidRDefault="00000000">
            <w:r>
              <w:rPr>
                <w:rFonts w:eastAsia="Helvetica Neue"/>
                <w:sz w:val="20"/>
                <w:szCs w:val="20"/>
              </w:rPr>
              <w:t>初版。Phase 1 完了 (GitHub Models 移行)</w:t>
            </w:r>
          </w:p>
        </w:tc>
      </w:tr>
      <w:tr w:rsidR="00FF2FC6" w14:paraId="763E5E9B"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FFC03E4" w14:textId="77777777" w:rsidR="00FF2FC6" w:rsidRDefault="00000000">
            <w:r>
              <w:rPr>
                <w:rFonts w:eastAsia="Helvetica Neue"/>
                <w:sz w:val="20"/>
                <w:szCs w:val="20"/>
              </w:rPr>
              <w:t>v1.1</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2E4268" w14:textId="77777777" w:rsidR="00FF2FC6" w:rsidRDefault="00000000">
            <w:r>
              <w:rPr>
                <w:rFonts w:eastAsia="Helvetica Neue"/>
                <w:sz w:val="20"/>
                <w:szCs w:val="20"/>
              </w:rPr>
              <w:t>2026-04-21</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3B65DEF" w14:textId="77777777" w:rsidR="00FF2FC6" w:rsidRDefault="00000000">
            <w:r>
              <w:rPr>
                <w:rFonts w:eastAsia="Helvetica Neue"/>
                <w:sz w:val="20"/>
                <w:szCs w:val="20"/>
              </w:rPr>
              <w:t>Phase 2 実装 (チャンク分割 + 429 リトライ)</w:t>
            </w:r>
          </w:p>
        </w:tc>
      </w:tr>
      <w:tr w:rsidR="00FF2FC6" w14:paraId="2BD425B1"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1C056C5" w14:textId="77777777" w:rsidR="00FF2FC6" w:rsidRDefault="00000000">
            <w:r>
              <w:rPr>
                <w:rFonts w:eastAsia="Helvetica Neue"/>
                <w:sz w:val="20"/>
                <w:szCs w:val="20"/>
              </w:rPr>
              <w:t>v1.2</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ACDA426" w14:textId="77777777" w:rsidR="00FF2FC6" w:rsidRDefault="00000000">
            <w:r>
              <w:rPr>
                <w:rFonts w:eastAsia="Helvetica Neue"/>
                <w:sz w:val="20"/>
                <w:szCs w:val="20"/>
              </w:rPr>
              <w:t>2026-04-21</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E1F24D1" w14:textId="77777777" w:rsidR="00FF2FC6" w:rsidRDefault="00000000">
            <w:r>
              <w:rPr>
                <w:rFonts w:eastAsia="Helvetica Neue"/>
                <w:sz w:val="20"/>
                <w:szCs w:val="20"/>
              </w:rPr>
              <w:t>Hero Image 生成 (v1.0)、動的 Hero UI、モバイル対応 (Phase 3/4/5)</w:t>
            </w:r>
          </w:p>
        </w:tc>
      </w:tr>
      <w:tr w:rsidR="00FF2FC6" w14:paraId="061F754F"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B6C0E2" w14:textId="77777777" w:rsidR="00FF2FC6" w:rsidRDefault="00000000">
            <w:r>
              <w:rPr>
                <w:rFonts w:eastAsia="Helvetica Neue"/>
                <w:sz w:val="20"/>
                <w:szCs w:val="20"/>
              </w:rPr>
              <w:t>v1.3</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2125FD0" w14:textId="77777777" w:rsidR="00FF2FC6" w:rsidRDefault="00000000">
            <w:r>
              <w:rPr>
                <w:rFonts w:eastAsia="Helvetica Neue"/>
                <w:sz w:val="20"/>
                <w:szCs w:val="20"/>
              </w:rPr>
              <w:t>2026-04-23</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5F293DE" w14:textId="77777777" w:rsidR="00FF2FC6" w:rsidRDefault="00000000">
            <w:r>
              <w:rPr>
                <w:rFonts w:eastAsia="Helvetica Neue"/>
                <w:sz w:val="20"/>
                <w:szCs w:val="20"/>
              </w:rPr>
              <w:t>Hero v1.1 SPEC 完全統合、2026-04-22/23 実配信検証結果記載、v1.2 illustration fix パッチプラン、運用ガイドライン新設 (計画段階)</w:t>
            </w:r>
          </w:p>
        </w:tc>
      </w:tr>
      <w:tr w:rsidR="00FF2FC6" w14:paraId="5D32BCEA"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FE3FA03" w14:textId="77777777" w:rsidR="00FF2FC6" w:rsidRDefault="00000000">
            <w:r>
              <w:rPr>
                <w:rFonts w:eastAsia="Helvetica Neue"/>
                <w:sz w:val="20"/>
                <w:szCs w:val="20"/>
              </w:rPr>
              <w:t>v1.4 【本版】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7FB4CA2" w14:textId="77777777" w:rsidR="00FF2FC6" w:rsidRDefault="00000000">
            <w:r>
              <w:rPr>
                <w:rFonts w:eastAsia="Helvetica Neue"/>
                <w:sz w:val="20"/>
                <w:szCs w:val="20"/>
              </w:rPr>
              <w:t>2026-04-23</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B7D352" w14:textId="77777777" w:rsidR="00FF2FC6" w:rsidRDefault="00000000">
            <w:r>
              <w:rPr>
                <w:rFonts w:eastAsia="Helvetica Neue"/>
                <w:sz w:val="20"/>
                <w:szCs w:val="20"/>
              </w:rPr>
              <w:t>Phase 6 実装完了 (Patch 1-7 + Safari)、Pattern A/B 分類導入、Nano Banana 2 黒画像問題記載、2026-04-23 実装ログ新設 (§12)</w:t>
            </w:r>
          </w:p>
        </w:tc>
      </w:tr>
      <w:tr w:rsidR="00AB6E4E" w14:paraId="25F88E9E" w14:textId="77777777">
        <w:trPr>
          <w:ins w:id="160" w:author="Claude" w:date="2026-05-01T09: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864BD3" w14:textId="77777777" w:rsidR="00AB6E4E" w:rsidRDefault="00000000">
            <w:ins w:id="161" w:author="Claude" w:date="2026-05-01T09:00:00Z">
              <w:r>
                <w:rPr>
                  <w:rFonts w:eastAsia="Helvetica Neue"/>
                  <w:sz w:val="20"/>
                  <w:szCs w:val="20"/>
                </w:rPr>
                <w:t>v2.0</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17D04C" w14:textId="77777777" w:rsidR="00AB6E4E" w:rsidRDefault="00000000">
            <w:ins w:id="162" w:author="Claude" w:date="2026-05-01T09:00:00Z">
              <w:r>
                <w:rPr>
                  <w:rFonts w:eastAsia="Helvetica Neue"/>
                  <w:sz w:val="20"/>
                  <w:szCs w:val="20"/>
                </w:rPr>
                <w:t>2026-05-01</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99EA3A4" w14:textId="77777777" w:rsidR="00AB6E4E" w:rsidRDefault="00000000">
            <w:ins w:id="163" w:author="Claude" w:date="2026-05-01T09:00:00Z">
              <w:r>
                <w:rPr>
                  <w:rFonts w:eastAsia="Helvetica Neue"/>
                  <w:sz w:val="20"/>
                  <w:szCs w:val="20"/>
                </w:rPr>
                <w:t>Phase 10 完了 (全 7 媒体 list.html + モバイルアーカイブ修正 §8.7)、全ソースバックフィル (4/1〜4/30)、Gemini 2.0→1.5-flash 切替、§13 実装ログ新設 (2026-04-24〜05-01)</w:t>
              </w:r>
            </w:ins>
          </w:p>
        </w:tc>
      </w:tr>
      <w:tr w:rsidR="00AB6E4E" w14:paraId="26C84DBD"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B83FFAE" w14:textId="77777777" w:rsidR="00AB6E4E" w:rsidRDefault="00000000">
            <w:ins w:id="164" w:author="Claude" w:date="2026-05-03T06:00:00Z">
              <w:r>
                <w:rPr>
                  <w:rFonts w:eastAsia="Helvetica Neue"/>
                  <w:sz w:val="20"/>
                  <w:szCs w:val="20"/>
                </w:rPr>
                <w:t>v2.1</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1F481DA" w14:textId="77777777" w:rsidR="00AB6E4E" w:rsidRDefault="00000000">
            <w:ins w:id="165" w:author="Claude" w:date="2026-05-03T06:00:00Z">
              <w:r>
                <w:rPr>
                  <w:rFonts w:eastAsia="Helvetica Neue"/>
                  <w:sz w:val="20"/>
                  <w:szCs w:val="20"/>
                </w:rPr>
                <w:t>2026-05-03</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C265CF1" w14:textId="77777777" w:rsidR="00AB6E4E" w:rsidRDefault="00000000">
            <w:ins w:id="166" w:author="Claude" w:date="2026-05-03T06:00:00Z">
              <w:r>
                <w:rPr>
                  <w:rFonts w:eastAsia="Helvetica Neue"/>
                  <w:sz w:val="20"/>
                  <w:szCs w:val="20"/>
                </w:rPr>
                <w:t>Gemini 2.5-flash 升級 (1.5-flash → 2.5-flash, commit d816a6e)、KeyError: ‘parts’ バグ修正 (safe .get() chain + 空レスポンスリトライ, commit 5907bab)、May 1-2 backfill 完了 (Batch Backfill #9)、batch-backfill.yml ワークフロー追加、§8.8 新規 + §14 実装ログ新設</w:t>
              </w:r>
            </w:ins>
          </w:p>
        </w:tc>
      </w:tr>
      <w:tr w:rsidR="00AB6E4E" w14:paraId="6CD78DB2" w14:textId="77777777">
        <w:trPr>
          <w:ins w:id="167" w:author="Claude" w:date="2026-05-06T00: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D5B0A5F" w14:textId="77777777" w:rsidR="00AB6E4E" w:rsidRDefault="00000000">
            <w:ins w:id="168" w:author="Claude" w:date="2026-05-06T00:00:00Z">
              <w:r>
                <w:rPr>
                  <w:rFonts w:eastAsia="Helvetica Neue"/>
                  <w:sz w:val="20"/>
                  <w:szCs w:val="20"/>
                </w:rPr>
                <w:t>v3.0</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8A9DFFD" w14:textId="77777777" w:rsidR="00AB6E4E" w:rsidRDefault="00000000">
            <w:ins w:id="169" w:author="Claude" w:date="2026-05-06T00:00:00Z">
              <w:r>
                <w:rPr>
                  <w:rFonts w:eastAsia="Helvetica Neue"/>
                  <w:sz w:val="20"/>
                  <w:szCs w:val="20"/>
                </w:rPr>
                <w:t>2026-05-04</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802C1F5" w14:textId="77777777" w:rsidR="00AB6E4E" w:rsidRDefault="00000000">
            <w:ins w:id="170" w:author="Claude" w:date="2026-05-06T00:00:00Z">
              <w:r>
                <w:rPr>
                  <w:rFonts w:eastAsia="Helvetica Neue"/>
                  <w:sz w:val="20"/>
                  <w:szCs w:val="20"/>
                </w:rPr>
                <w:t>Hugo → Next.js 14 全面刷新 (Editorial Redesign Edition)、4 列カードグリッド、WIRED.jp 準拠フォントスタック、§16 法的リスク評価メモ追記、Tagline 整理 (Translated → Explored / Curated / Briefed)</w:t>
              </w:r>
            </w:ins>
          </w:p>
        </w:tc>
      </w:tr>
      <w:tr w:rsidR="00AB6E4E" w14:paraId="7D18A4A1" w14:textId="77777777">
        <w:trPr>
          <w:ins w:id="171" w:author="Claude" w:date="2026-05-06T00: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63E0A0" w14:textId="77777777" w:rsidR="00AB6E4E" w:rsidRDefault="00000000">
            <w:ins w:id="172" w:author="Claude" w:date="2026-05-06T00:00:00Z">
              <w:r>
                <w:rPr>
                  <w:rFonts w:eastAsia="Helvetica Neue"/>
                  <w:sz w:val="20"/>
                  <w:szCs w:val="20"/>
                </w:rPr>
                <w:t>v3.1【本版】</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6AD1073" w14:textId="77777777" w:rsidR="00AB6E4E" w:rsidRDefault="00000000">
            <w:ins w:id="173" w:author="Claude" w:date="2026-05-06T00:00:00Z">
              <w:r>
                <w:rPr>
                  <w:rFonts w:eastAsia="Helvetica Neue"/>
                  <w:sz w:val="20"/>
                  <w:szCs w:val="20"/>
                </w:rPr>
                <w:t>2026-05-06</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85CD9B4" w14:textId="77777777" w:rsidR="00AB6E4E" w:rsidRDefault="00000000">
            <w:ins w:id="174" w:author="Claude" w:date="2026-05-06T00:00:00Z">
              <w:r>
                <w:rPr>
                  <w:rFonts w:eastAsia="Helvetica Neue"/>
                  <w:sz w:val="20"/>
                  <w:szCs w:val="20"/>
                </w:rPr>
                <w:t>「翻訳 → 詳細解説」全 127 ファイル一括置換 (commit f4a2471)、Translate → Curate 全面統一 (commit a954f12)、NYT DealBook を 9 番目ソースとして正式追加 (commit 4d923de / 0fd1d02)、モバイル UI 改善 + バーガーメニュー簡素化 (commit ab6615b)、deploy workflow の changes_pushed 条件不具合修正 (commit 6323f14)、layouts &amp; SPEC.md 残存「翻訳」 → 「詳細解説 / 編集」 (commit c66b883)、Pending Items リスト新設</w:t>
              </w:r>
            </w:ins>
          </w:p>
        </w:tc>
      </w:tr>
      <w:tr w:rsidR="00AB6E4E" w14:textId="77777777">
        <w:trPr>
          <w:ins w:id="1200" w:author="Claude" w:date="2026-05-07T00:00:00Z"/>
        </w:trPr>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1201" w:author="Claude" w:date="2026-05-07T00:00:00Z">
              <w:r>
                <w:rPr>
                  <w:rFonts w:eastAsia="Helvetica Neue"/>
                  <w:sz w:val="20"/>
                  <w:szCs w:val="20"/>
                </w:rPr>
                <w:t>v3.2【本版】</w:t>
              </w:r>
            </w:ins>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1202" w:author="Claude" w:date="2026-05-07T00:00:00Z">
              <w:r>
                <w:rPr>
                  <w:rFonts w:eastAsia="Helvetica Neue"/>
                  <w:sz w:val="20"/>
                  <w:szCs w:val="20"/>
                </w:rPr>
                <w:t>2026-05-07</w:t>
              </w:r>
            </w:ins>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rsidR="00AB6E4E" w:rsidRDefault="00000000">
            <w:ins w:id="1203" w:author="Claude" w:date="2026-05-07T00:00:00Z">
              <w:r>
                <w:rPr>
                  <w:rFonts w:eastAsia="Helvetica Neue"/>
                  <w:sz w:val="20"/>
                  <w:szCs w:val="20"/>
                </w:rPr>
                <w:t>Pipeline Resilience Hardening Edition: Triple-backend 自動フォールバック (commit 14b9160 / 299b0e2)、Auto Issue 通知 (commit 299b0e2)、fetch_gmail.py 日付窓 -12h 拡張 (commit 14b9160)、deploy.yml workflow_run trigger (commit 14b9160)、Matrix 並列実行 max-parallel=3 (commit 299b0e2)、完全性検証付き idempotency (commit 299b0e2)、cadence-aware 処理 (commit 299b0e2)、/status/ ページ (commit 299b0e2)、actionlint CI (commit 299b0e2)、translate_claude.py 削除 (commit b631197)、sitemap/robots/OpenGraph (commit b631197)、単体テスト 11 件 (commit b631197)、PNG → WebP 自動変換 (commit 28f4f58)、RSS feed 配信 (commit 28f4f58)、LEGAL_MIGRATION_v4_PLAN.md (commit 28f4f58)、OIDC_MIGRATION_GUIDE.md + setup_wif.sh (commit 28f4f58)、Short Squeez eyebrow GOSSIP → INTELLIGENCE (commit 4f09c29)、RUNBOOK.md / ARCHITECTURE.md / CHANGELOG_v3.2_2026-05-07.md / CLAUDE.md 全面更新</w:t>
              </w:r>
            </w:ins>
          </w:p>
        </w:tc>
      </w:tr>
    </w:tbl>
    <w:p w14:paraId="3570B750" w14:textId="77777777" w:rsidR="00FF2FC6" w:rsidRDefault="00000000">
      <w:r>
        <w:br w:type="page"/>
      </w:r>
    </w:p>
    <w:p w14:paraId="40355772" w14:textId="77777777" w:rsidR="00AB6E4E" w:rsidRDefault="00000000">
      <w:pPr>
        <w:pStyle w:val="1"/>
      </w:pPr>
      <w:r>
        <w:t>§14. 2026-05-03 実装ログ (Pipeline Resilience)</w:t>
      </w:r>
      <w:r>
        <w:rPr>
          <w:color w:val="B5322C"/>
          <w:sz w:val="20"/>
          <w:szCs w:val="20"/>
        </w:rPr>
        <w:t xml:space="preserve">  【v2.1 新規】</w:t>
      </w:r>
    </w:p>
    <w:p w14:paraId="59689305" w14:textId="77777777" w:rsidR="00AB6E4E" w:rsidRDefault="00000000">
      <w:pPr>
        <w:pStyle w:val="2"/>
      </w:pPr>
      <w:ins w:id="175" w:author="Claude" w:date="2026-05-03T06:00:00Z">
        <w:r>
          <w:t>§14.1 概要</w:t>
        </w:r>
      </w:ins>
    </w:p>
    <w:p w14:paraId="1BDD0228" w14:textId="77777777" w:rsidR="00AB6E4E" w:rsidRDefault="00000000">
      <w:pPr>
        <w:spacing w:after="120"/>
      </w:pPr>
      <w:ins w:id="176" w:author="Claude" w:date="2026-05-03T06:00:00Z">
        <w:r>
          <w:rPr>
            <w:rFonts w:eastAsia="Helvetica Neue"/>
          </w:rPr>
          <w:t>v2.0 (2026-05-01) リリース後、翻訳パイプラインに致命的バグ (KeyError: ‘parts’) が発見された。Gemini 2.5-flash モデルの応答が安全フィルタまたは thinking mode により parts キーを含まないケースで translate_gemini.py が crash し、nyt-op を含む複数ソースの翻訳が停止。本ログは 2026-05-03 に実施した緊急修正・backfill・デプロイ復旧の全記録。</w:t>
        </w:r>
      </w:ins>
    </w:p>
    <w:p w14:paraId="08A87C1F" w14:textId="77777777" w:rsidR="00AB6E4E" w:rsidRDefault="00000000">
      <w:pPr>
        <w:pStyle w:val="2"/>
      </w:pPr>
      <w:ins w:id="177" w:author="Claude" w:date="2026-05-03T06:00:00Z">
        <w:r>
          <w:t>§14.2 タイムライン (2026-05-03 JST)</w:t>
        </w:r>
      </w:ins>
    </w:p>
    <w:p w14:paraId="42AE5E98" w14:textId="77777777" w:rsidR="00AB6E4E" w:rsidRDefault="00000000">
      <w:pPr>
        <w:pStyle w:val="a4"/>
        <w:numPr>
          <w:ilvl w:val="0"/>
          <w:numId w:val="2"/>
        </w:numPr>
        <w:spacing w:after="60"/>
      </w:pPr>
      <w:ins w:id="178" w:author="Claude" w:date="2026-05-03T06:00:00Z">
        <w:r>
          <w:rPr>
            <w:rFonts w:eastAsia="Helvetica Neue"/>
          </w:rPr>
          <w:t>Gemini 翻訳モデル升級: gemini-1.5-flash → gemini-2.5-flash (commit d816a6e, d747067)</w:t>
        </w:r>
      </w:ins>
    </w:p>
    <w:p w14:paraId="366FC2F0" w14:textId="77777777" w:rsidR="00AB6E4E" w:rsidRDefault="00000000">
      <w:pPr>
        <w:pStyle w:val="a4"/>
        <w:numPr>
          <w:ilvl w:val="0"/>
          <w:numId w:val="2"/>
        </w:numPr>
        <w:spacing w:after="60"/>
      </w:pPr>
      <w:ins w:id="179" w:author="Claude" w:date="2026-05-03T06:00:00Z">
        <w:r>
          <w:rPr>
            <w:rFonts w:eastAsia="Helvetica Neue"/>
          </w:rPr>
          <w:t>KeyError: ‘parts’ バグ修正: safe .get() chain + 空レスポンスリトライロジック追加 (commit 5907bab)</w:t>
        </w:r>
      </w:ins>
    </w:p>
    <w:p w14:paraId="7896433B" w14:textId="77777777" w:rsidR="00AB6E4E" w:rsidRDefault="00000000">
      <w:pPr>
        <w:pStyle w:val="a4"/>
        <w:numPr>
          <w:ilvl w:val="0"/>
          <w:numId w:val="2"/>
        </w:numPr>
        <w:spacing w:after="60"/>
      </w:pPr>
      <w:ins w:id="180" w:author="Claude" w:date="2026-05-03T06:00:00Z">
        <w:r>
          <w:rPr>
            <w:rFonts w:eastAsia="Helvetica Neue"/>
          </w:rPr>
          <w:t>Deploy Hugo #112 手動トリガー → May 3 コンテンツ公開確認 (7 ソース全件)</w:t>
        </w:r>
      </w:ins>
    </w:p>
    <w:p w14:paraId="379E2AAA" w14:textId="77777777" w:rsidR="00AB6E4E" w:rsidRDefault="00000000">
      <w:pPr>
        <w:pStyle w:val="a4"/>
        <w:numPr>
          <w:ilvl w:val="0"/>
          <w:numId w:val="2"/>
        </w:numPr>
        <w:spacing w:after="60"/>
      </w:pPr>
      <w:ins w:id="181" w:author="Claude" w:date="2026-05-03T06:00:00Z">
        <w:r>
          <w:rPr>
            <w:rFonts w:eastAsia="Helvetica Neue"/>
          </w:rPr>
          <w:t>Batch Backfill Translations #9 実行: May 1 分 5 ソース翻訳成功 (wsj / short-squeez / skift / nyt-op / business-insider)、nyt-bn / buysiders は該当メールなし、May 2 は既存コンテンツ有りでスキップ</w:t>
        </w:r>
      </w:ins>
    </w:p>
    <w:p w14:paraId="49D79BBE" w14:textId="77777777" w:rsidR="00AB6E4E" w:rsidRDefault="00000000">
      <w:pPr>
        <w:pStyle w:val="a4"/>
        <w:numPr>
          <w:ilvl w:val="0"/>
          <w:numId w:val="2"/>
        </w:numPr>
        <w:spacing w:after="60"/>
      </w:pPr>
      <w:ins w:id="182" w:author="Claude" w:date="2026-05-03T06:00:00Z">
        <w:r>
          <w:rPr>
            <w:rFonts w:eastAsia="Helvetica Neue"/>
          </w:rPr>
          <w:t>Deploy Hugo #114 手動トリガー (GITHUB_TOKEN コミットは deploy 未自動トリガーのため) → backfill コンテンツ公開確認</w:t>
        </w:r>
      </w:ins>
    </w:p>
    <w:p w14:paraId="6F7E95A6" w14:textId="77777777" w:rsidR="00AB6E4E" w:rsidRDefault="00000000">
      <w:pPr>
        <w:pStyle w:val="2"/>
      </w:pPr>
      <w:ins w:id="183" w:author="Claude" w:date="2026-05-03T06:00:00Z">
        <w:r>
          <w:t>§14.3 コミット履歴</w:t>
        </w:r>
      </w:ins>
    </w:p>
    <w:p w14:paraId="663FE209" w14:textId="77777777" w:rsidR="00AB6E4E" w:rsidRDefault="00000000">
      <w:pPr>
        <w:pStyle w:val="a4"/>
        <w:numPr>
          <w:ilvl w:val="0"/>
          <w:numId w:val="2"/>
        </w:numPr>
        <w:spacing w:after="60"/>
      </w:pPr>
      <w:ins w:id="184" w:author="Claude" w:date="2026-05-03T06:00:00Z">
        <w:r>
          <w:rPr>
            <w:rFonts w:eastAsia="Helvetica Neue"/>
          </w:rPr>
          <w:t>d747067 — fix: upgrade Gemini model from 1.5-flash to 2.0-flash (404 error recovery)</w:t>
        </w:r>
      </w:ins>
    </w:p>
    <w:p w14:paraId="3BCF604A" w14:textId="77777777" w:rsidR="00AB6E4E" w:rsidRDefault="00000000">
      <w:pPr>
        <w:pStyle w:val="a4"/>
        <w:numPr>
          <w:ilvl w:val="0"/>
          <w:numId w:val="2"/>
        </w:numPr>
        <w:spacing w:after="60"/>
      </w:pPr>
      <w:ins w:id="185" w:author="Claude" w:date="2026-05-03T06:00:00Z">
        <w:r>
          <w:rPr>
            <w:rFonts w:eastAsia="Helvetica Neue"/>
          </w:rPr>
          <w:t>d816a6e — fix: upgrade Gemini model to 2.5-flash (2.0-flash also deprecated)</w:t>
        </w:r>
      </w:ins>
    </w:p>
    <w:p w14:paraId="1DADDBBD" w14:textId="77777777" w:rsidR="00AB6E4E" w:rsidRDefault="00000000">
      <w:pPr>
        <w:pStyle w:val="a4"/>
        <w:numPr>
          <w:ilvl w:val="0"/>
          <w:numId w:val="2"/>
        </w:numPr>
        <w:spacing w:after="60"/>
      </w:pPr>
      <w:ins w:id="186" w:author="Claude" w:date="2026-05-03T06:00:00Z">
        <w:r>
          <w:rPr>
            <w:rFonts w:eastAsia="Helvetica Neue"/>
          </w:rPr>
          <w:t>5907bab — fix: safe Gemini response parsing + empty text retry</w:t>
        </w:r>
      </w:ins>
    </w:p>
    <w:p w14:paraId="31D3A7DF" w14:textId="77777777" w:rsidR="00AB6E4E" w:rsidRDefault="00000000">
      <w:pPr>
        <w:pStyle w:val="a4"/>
        <w:numPr>
          <w:ilvl w:val="0"/>
          <w:numId w:val="2"/>
        </w:numPr>
        <w:spacing w:after="60"/>
      </w:pPr>
      <w:ins w:id="187" w:author="Claude" w:date="2026-05-03T06:00:00Z">
        <w:r>
          <w:rPr>
            <w:rFonts w:eastAsia="Helvetica Neue"/>
          </w:rPr>
          <w:t>39a7863 — Backfill translations for 2026-05-01 to 2026-05-02 (batch-backfill.yml)</w:t>
        </w:r>
      </w:ins>
    </w:p>
    <w:p w14:paraId="1FDBD10F" w14:textId="77777777" w:rsidR="00AB6E4E" w:rsidRDefault="00000000">
      <w:pPr>
        <w:pStyle w:val="2"/>
      </w:pPr>
      <w:ins w:id="188" w:author="Claude" w:date="2026-05-03T06:00:00Z">
        <w:r>
          <w:t>§14.4 学びと所見</w:t>
        </w:r>
      </w:ins>
    </w:p>
    <w:p w14:paraId="4EEFE505" w14:textId="77777777" w:rsidR="00AB6E4E" w:rsidRDefault="00000000">
      <w:pPr>
        <w:pStyle w:val="a4"/>
        <w:numPr>
          <w:ilvl w:val="0"/>
          <w:numId w:val="2"/>
        </w:numPr>
        <w:spacing w:after="60"/>
      </w:pPr>
      <w:ins w:id="189" w:author="Claude" w:date="2026-05-03T06:00:00Z">
        <w:r>
          <w:rPr>
            <w:rFonts w:eastAsia="Helvetica Neue"/>
          </w:rPr>
          <w:t>Gemini 2.5-flash は thinking mode 内部処理により、正常なプロンプトでも parts キーを省略する edge case がある。外部 API レスポンスのパースは常に defensive coding (.get() chain) で実装すべき。</w:t>
        </w:r>
      </w:ins>
    </w:p>
    <w:p w14:paraId="6431CFF9" w14:textId="77777777" w:rsidR="00AB6E4E" w:rsidRDefault="00000000">
      <w:pPr>
        <w:pStyle w:val="a4"/>
        <w:numPr>
          <w:ilvl w:val="0"/>
          <w:numId w:val="2"/>
        </w:numPr>
        <w:spacing w:after="60"/>
      </w:pPr>
      <w:ins w:id="190" w:author="Claude" w:date="2026-05-03T06:00:00Z">
        <w:r>
          <w:rPr>
            <w:rFonts w:eastAsia="Helvetica Neue"/>
          </w:rPr>
          <w:t>GITHUB_TOKEN で作成されたコミットは GitHub Actions の downstream workflow をトリガーしない。backfill 後の Deploy Hugo は手動 workflow_dispatch が必須。Phase 3.5 で PAT (Personal Access Token) への切替を検討。</w:t>
        </w:r>
      </w:ins>
    </w:p>
    <w:p w14:paraId="66047785" w14:textId="77777777" w:rsidR="00AB6E4E" w:rsidRDefault="00000000">
      <w:pPr>
        <w:pStyle w:val="a4"/>
        <w:numPr>
          <w:ilvl w:val="0"/>
          <w:numId w:val="2"/>
        </w:numPr>
        <w:spacing w:after="60"/>
      </w:pPr>
      <w:ins w:id="191" w:author="Claude" w:date="2026-05-03T06:00:00Z">
        <w:r>
          <w:rPr>
            <w:rFonts w:eastAsia="Helvetica Neue"/>
          </w:rPr>
          <w:t>Gemini モデル廃止は段階的に発生する (1.5-flash → 2.0-flash 404 → 2.5-flash)。translate_gemini.py にモデル自動フォールバック機構の実装を Phase 3.5 で計画。</w:t>
        </w:r>
      </w:ins>
    </w:p>
    <w:p w14:paraId="546A1104" w14:textId="77777777" w:rsidR="00FF2FC6" w:rsidRDefault="00000000">
      <w:r>
        <w:br w:type="page"/>
      </w:r>
    </w:p>
    <w:p w14:paraId="041BAF48" w14:textId="77777777" w:rsidR="00FF2FC6" w:rsidRDefault="00000000">
      <w:pPr>
        <w:pStyle w:val="1"/>
      </w:pPr>
      <w:r>
        <w:t>付録B. v1.3 → v1.4 変更履歴詳細</w:t>
      </w:r>
      <w:r>
        <w:rPr>
          <w:color w:val="B5322C"/>
          <w:sz w:val="20"/>
          <w:szCs w:val="20"/>
        </w:rPr>
        <w:t xml:space="preserve">  【v1.4 新規】</w:t>
      </w:r>
    </w:p>
    <w:p w14:paraId="3520150E" w14:textId="77777777" w:rsidR="00FF2FC6" w:rsidRDefault="00000000">
      <w:pPr>
        <w:spacing w:after="120"/>
      </w:pPr>
      <w:r>
        <w:rPr>
          <w:rFonts w:eastAsia="Helvetica Neue"/>
        </w:rPr>
        <w:t>本付録は v1.3 (2026-04-23 12:00 JST 策定時点) から v1.4 (2026-04-23 13:15 JST 実装完了時点) への変更箇所を全て列挙する。追加 (+) / 削除 (-) / 修正 (~) / 実装完了 (✅) で分類。</w:t>
      </w:r>
    </w:p>
    <w:p w14:paraId="2AD480E5" w14:textId="77777777" w:rsidR="00FF2FC6" w:rsidRDefault="00000000">
      <w:pPr>
        <w:pStyle w:val="2"/>
      </w:pPr>
      <w:r>
        <w:t>B.1 メタデータ変更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600"/>
        <w:gridCol w:w="3600"/>
      </w:tblGrid>
      <w:tr w:rsidR="00FF2FC6" w14:paraId="37EFBE76" w14:textId="77777777">
        <w:trPr>
          <w:tblHeader/>
        </w:trPr>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5619D9F" w14:textId="77777777" w:rsidR="00FF2FC6" w:rsidRDefault="00000000">
            <w:r>
              <w:rPr>
                <w:rFonts w:eastAsia="Helvetica Neue"/>
                <w:b/>
                <w:bCs/>
                <w:color w:val="FFFFFF"/>
                <w:sz w:val="20"/>
                <w:szCs w:val="20"/>
              </w:rPr>
              <w:t>項目</w:t>
            </w:r>
          </w:p>
        </w:tc>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7CE89AB9" w14:textId="77777777" w:rsidR="00FF2FC6" w:rsidRDefault="00000000">
            <w:r>
              <w:rPr>
                <w:rFonts w:eastAsia="Helvetica Neue"/>
                <w:b/>
                <w:bCs/>
                <w:color w:val="FFFFFF"/>
                <w:sz w:val="20"/>
                <w:szCs w:val="20"/>
              </w:rPr>
              <w:t>v1.3</w:t>
            </w:r>
          </w:p>
        </w:tc>
        <w:tc>
          <w:tcPr>
            <w:tcW w:w="36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284B3BB" w14:textId="77777777" w:rsidR="00FF2FC6" w:rsidRDefault="00000000">
            <w:r>
              <w:rPr>
                <w:rFonts w:eastAsia="Helvetica Neue"/>
                <w:b/>
                <w:bCs/>
                <w:color w:val="FFFFFF"/>
                <w:sz w:val="20"/>
                <w:szCs w:val="20"/>
              </w:rPr>
              <w:t>v1.4</w:t>
            </w:r>
          </w:p>
        </w:tc>
      </w:tr>
      <w:tr w:rsidR="00FF2FC6" w14:paraId="6D35C042" w14:textId="77777777">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6A912F" w14:textId="77777777" w:rsidR="00FF2FC6" w:rsidRDefault="00000000">
            <w:r>
              <w:rPr>
                <w:rFonts w:eastAsia="Helvetica Neue"/>
                <w:sz w:val="20"/>
                <w:szCs w:val="20"/>
              </w:rPr>
              <w:t>バージョン</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A507A2A" w14:textId="77777777" w:rsidR="00FF2FC6" w:rsidRDefault="00000000">
            <w:r>
              <w:rPr>
                <w:rFonts w:eastAsia="Helvetica Neue"/>
                <w:sz w:val="20"/>
                <w:szCs w:val="20"/>
              </w:rPr>
              <w:t>v1.3 (SPEC_hero_v1.1 統合版)</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C6B58AC" w14:textId="77777777" w:rsidR="00FF2FC6" w:rsidRDefault="00000000">
            <w:r>
              <w:rPr>
                <w:rFonts w:eastAsia="Helvetica Neue"/>
                <w:sz w:val="20"/>
                <w:szCs w:val="20"/>
              </w:rPr>
              <w:t>v1.4 (Implementation Complete Edition)</w:t>
            </w:r>
          </w:p>
        </w:tc>
      </w:tr>
      <w:tr w:rsidR="00FF2FC6" w14:paraId="1065E107" w14:textId="77777777">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21D94E5" w14:textId="77777777" w:rsidR="00FF2FC6" w:rsidRDefault="00000000">
            <w:r>
              <w:rPr>
                <w:rFonts w:eastAsia="Helvetica Neue"/>
                <w:sz w:val="20"/>
                <w:szCs w:val="20"/>
              </w:rPr>
              <w:t>ステータス</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E5E4D8" w14:textId="77777777" w:rsidR="00FF2FC6" w:rsidRDefault="00000000">
            <w:r>
              <w:rPr>
                <w:rFonts w:eastAsia="Helvetica Neue"/>
                <w:sz w:val="20"/>
                <w:szCs w:val="20"/>
              </w:rPr>
              <w:t>Active — Phase 6 計画中</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88E92B" w14:textId="77777777" w:rsidR="00FF2FC6" w:rsidRDefault="00000000">
            <w:r>
              <w:rPr>
                <w:rFonts w:eastAsia="Helvetica Neue"/>
                <w:sz w:val="20"/>
                <w:szCs w:val="20"/>
              </w:rPr>
              <w:t>Active — Phase 6 完了、Phase 9-11 計画中</w:t>
            </w:r>
          </w:p>
        </w:tc>
      </w:tr>
      <w:tr w:rsidR="00FF2FC6" w14:paraId="0B9FCB06" w14:textId="77777777">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F768B2E" w14:textId="77777777" w:rsidR="00FF2FC6" w:rsidRDefault="00000000">
            <w:r>
              <w:rPr>
                <w:rFonts w:eastAsia="Helvetica Neue"/>
                <w:sz w:val="20"/>
                <w:szCs w:val="20"/>
              </w:rPr>
              <w:t>参照コミット</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1C6420B" w14:textId="77777777" w:rsidR="00FF2FC6" w:rsidRDefault="00000000">
            <w:r>
              <w:rPr>
                <w:rFonts w:eastAsia="Helvetica Neue"/>
                <w:sz w:val="20"/>
                <w:szCs w:val="20"/>
              </w:rPr>
              <w:t>4dc913f (v1.1 SPEC 実装)</w:t>
            </w:r>
          </w:p>
        </w:tc>
        <w:tc>
          <w:tcPr>
            <w:tcW w:w="36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DE09422" w14:textId="77777777" w:rsidR="00FF2FC6" w:rsidRDefault="00000000">
            <w:r>
              <w:rPr>
                <w:rFonts w:eastAsia="Helvetica Neue"/>
                <w:sz w:val="20"/>
                <w:szCs w:val="20"/>
              </w:rPr>
              <w:t>76e3ff8 (Merge feat/v1.3-gs-grade-illustration)</w:t>
            </w:r>
          </w:p>
        </w:tc>
      </w:tr>
      <w:tr w:rsidR="00FF2FC6" w14:paraId="094FA449" w14:textId="77777777">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C3C6386" w14:textId="77777777" w:rsidR="00FF2FC6" w:rsidRDefault="00000000">
            <w:r>
              <w:rPr>
                <w:rFonts w:eastAsia="Helvetica Neue"/>
                <w:sz w:val="20"/>
                <w:szCs w:val="20"/>
              </w:rPr>
              <w:t>主な変更</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C2C3F4" w14:textId="77777777" w:rsidR="00FF2FC6" w:rsidRDefault="00000000">
            <w:r>
              <w:rPr>
                <w:rFonts w:eastAsia="Helvetica Neue"/>
                <w:sz w:val="20"/>
                <w:szCs w:val="20"/>
              </w:rPr>
              <w:t>計画書としての記述中心</w:t>
            </w:r>
          </w:p>
        </w:tc>
        <w:tc>
          <w:tcPr>
            <w:tcW w:w="36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E42AED" w14:textId="77777777" w:rsidR="00FF2FC6" w:rsidRDefault="00000000">
            <w:r>
              <w:rPr>
                <w:rFonts w:eastAsia="Helvetica Neue"/>
                <w:sz w:val="20"/>
                <w:szCs w:val="20"/>
              </w:rPr>
              <w:t>実装完了記録・新規既知課題・Pattern A/B 確定</w:t>
            </w:r>
          </w:p>
        </w:tc>
      </w:tr>
    </w:tbl>
    <w:p w14:paraId="4F5E445C" w14:textId="77777777" w:rsidR="00FF2FC6" w:rsidRDefault="00000000">
      <w:pPr>
        <w:pStyle w:val="2"/>
      </w:pPr>
      <w:r>
        <w:t>B.2 章構成の変更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2880"/>
        <w:gridCol w:w="5040"/>
      </w:tblGrid>
      <w:tr w:rsidR="00FF2FC6" w14:paraId="01D26EC5"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E714DF8" w14:textId="77777777" w:rsidR="00FF2FC6" w:rsidRDefault="00000000">
            <w:r>
              <w:rPr>
                <w:rFonts w:eastAsia="Helvetica Neue"/>
                <w:b/>
                <w:bCs/>
                <w:color w:val="FFFFFF"/>
                <w:sz w:val="20"/>
                <w:szCs w:val="20"/>
              </w:rPr>
              <w:t>変更</w:t>
            </w:r>
          </w:p>
        </w:tc>
        <w:tc>
          <w:tcPr>
            <w:tcW w:w="288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BC9070D" w14:textId="77777777" w:rsidR="00FF2FC6" w:rsidRDefault="00000000">
            <w:r>
              <w:rPr>
                <w:rFonts w:eastAsia="Helvetica Neue"/>
                <w:b/>
                <w:bCs/>
                <w:color w:val="FFFFFF"/>
                <w:sz w:val="20"/>
                <w:szCs w:val="20"/>
              </w:rPr>
              <w:t>章</w:t>
            </w:r>
          </w:p>
        </w:tc>
        <w:tc>
          <w:tcPr>
            <w:tcW w:w="50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A203D0A" w14:textId="77777777" w:rsidR="00FF2FC6" w:rsidRDefault="00000000">
            <w:r>
              <w:rPr>
                <w:rFonts w:eastAsia="Helvetica Neue"/>
                <w:b/>
                <w:bCs/>
                <w:color w:val="FFFFFF"/>
                <w:sz w:val="20"/>
                <w:szCs w:val="20"/>
              </w:rPr>
              <w:t>v1.4 での内容</w:t>
            </w:r>
          </w:p>
        </w:tc>
      </w:tr>
      <w:tr w:rsidR="00FF2FC6" w14:paraId="67847F3E"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F02FA5"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96089A3" w14:textId="77777777" w:rsidR="00FF2FC6" w:rsidRDefault="00000000">
            <w:r>
              <w:rPr>
                <w:rFonts w:eastAsia="Helvetica Neue"/>
                <w:sz w:val="20"/>
                <w:szCs w:val="20"/>
              </w:rPr>
              <w:t>§8 既知の課題</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78D01A3" w14:textId="77777777" w:rsidR="00FF2FC6" w:rsidRDefault="00000000">
            <w:r>
              <w:rPr>
                <w:rFonts w:eastAsia="Helvetica Neue"/>
                <w:sz w:val="20"/>
                <w:szCs w:val="20"/>
              </w:rPr>
              <w:t>v1.3 の 3 課題を [解消] に更新 + 新規 3 課題 (Nano Banana 2 黒画像 / JPEG 出力 / architecture text) を追記</w:t>
            </w:r>
          </w:p>
        </w:tc>
      </w:tr>
      <w:tr w:rsidR="00FF2FC6" w14:paraId="030DAC2A"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112664E" w14:textId="77777777" w:rsidR="00FF2FC6" w:rsidRDefault="00000000">
            <w:r>
              <w:rPr>
                <w:rFonts w:eastAsia="Helvetica Neue"/>
                <w:sz w:val="20"/>
                <w:szCs w:val="20"/>
              </w:rPr>
              <w:t>~ 全面改訂</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EBB70C" w14:textId="77777777" w:rsidR="00FF2FC6" w:rsidRDefault="00000000">
            <w:r>
              <w:rPr>
                <w:rFonts w:eastAsia="Helvetica Neue"/>
                <w:sz w:val="20"/>
                <w:szCs w:val="20"/>
              </w:rPr>
              <w:t>§9 illustration fix パッチ</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2DA12BE" w14:textId="77777777" w:rsidR="00FF2FC6" w:rsidRDefault="00000000">
            <w:r>
              <w:rPr>
                <w:rFonts w:eastAsia="Helvetica Neue"/>
                <w:sz w:val="20"/>
                <w:szCs w:val="20"/>
              </w:rPr>
              <w:t>「計画」から「実装完了記録」に変更、Patch 6-7 新規追加、9.9 受入基準実測値</w:t>
            </w:r>
          </w:p>
        </w:tc>
      </w:tr>
      <w:tr w:rsidR="00FF2FC6" w14:paraId="57CBC01D"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E927006"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2E05977" w14:textId="77777777" w:rsidR="00FF2FC6" w:rsidRDefault="00000000">
            <w:r>
              <w:rPr>
                <w:rFonts w:eastAsia="Helvetica Neue"/>
                <w:sz w:val="20"/>
                <w:szCs w:val="20"/>
              </w:rPr>
              <w:t>§11 ロードマップ</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3D4DA69" w14:textId="77777777" w:rsidR="00FF2FC6" w:rsidRDefault="00000000">
            <w:r>
              <w:rPr>
                <w:rFonts w:eastAsia="Helvetica Neue"/>
                <w:sz w:val="20"/>
                <w:szCs w:val="20"/>
              </w:rPr>
              <w:t>Phase 6 を ✅ 完了に、Phase 9-11 (Nano Banana 2 / list.html 残り / architecture text 厳格化) を新規追加</w:t>
            </w:r>
          </w:p>
        </w:tc>
      </w:tr>
      <w:tr w:rsidR="00FF2FC6" w14:paraId="30B0A1B0"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E960DCC" w14:textId="77777777" w:rsidR="00FF2FC6" w:rsidRDefault="00000000">
            <w:r>
              <w:rPr>
                <w:rFonts w:eastAsia="Helvetica Neue"/>
                <w:sz w:val="20"/>
                <w:szCs w:val="20"/>
              </w:rPr>
              <w:t>+ 新規</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D9C2F37" w14:textId="77777777" w:rsidR="00FF2FC6" w:rsidRDefault="00000000">
            <w:r>
              <w:rPr>
                <w:rFonts w:eastAsia="Helvetica Neue"/>
                <w:sz w:val="20"/>
                <w:szCs w:val="20"/>
              </w:rPr>
              <w:t>§12 2026-04-23 実装ログ</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BCC1E3C" w14:textId="77777777" w:rsidR="00FF2FC6" w:rsidRDefault="00000000">
            <w:r>
              <w:rPr>
                <w:rFonts w:eastAsia="Helvetica Neue"/>
                <w:sz w:val="20"/>
                <w:szCs w:val="20"/>
              </w:rPr>
              <w:t>時系列タイムライン / Pre-Flight Test 結果 / コミット履歴 / 失敗と学び / 成果物一覧</w:t>
            </w:r>
          </w:p>
        </w:tc>
      </w:tr>
      <w:tr w:rsidR="00FF2FC6" w14:paraId="22720022"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337B821" w14:textId="77777777" w:rsidR="00FF2FC6" w:rsidRDefault="00000000">
            <w:r>
              <w:rPr>
                <w:rFonts w:eastAsia="Helvetica Neue"/>
                <w:sz w:val="20"/>
                <w:szCs w:val="20"/>
              </w:rPr>
              <w:t>~ 更新</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B9F7FA4" w14:textId="77777777" w:rsidR="00FF2FC6" w:rsidRDefault="00000000">
            <w:r>
              <w:rPr>
                <w:rFonts w:eastAsia="Helvetica Neue"/>
                <w:sz w:val="20"/>
                <w:szCs w:val="20"/>
              </w:rPr>
              <w:t>付録A 改訂履歴</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0F06C29" w14:textId="77777777" w:rsidR="00FF2FC6" w:rsidRDefault="00000000">
            <w:r>
              <w:rPr>
                <w:rFonts w:eastAsia="Helvetica Neue"/>
                <w:sz w:val="20"/>
                <w:szCs w:val="20"/>
              </w:rPr>
              <w:t>v1.4 行追加</w:t>
            </w:r>
          </w:p>
        </w:tc>
      </w:tr>
      <w:tr w:rsidR="00FF2FC6" w14:paraId="17933433"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A7BD91F" w14:textId="77777777" w:rsidR="00FF2FC6" w:rsidRDefault="00000000">
            <w:r>
              <w:rPr>
                <w:rFonts w:eastAsia="Helvetica Neue"/>
                <w:sz w:val="20"/>
                <w:szCs w:val="20"/>
              </w:rPr>
              <w:t>+ 新規</w:t>
            </w:r>
          </w:p>
        </w:tc>
        <w:tc>
          <w:tcPr>
            <w:tcW w:w="288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C453E42" w14:textId="77777777" w:rsidR="00FF2FC6" w:rsidRDefault="00000000">
            <w:r>
              <w:rPr>
                <w:rFonts w:eastAsia="Helvetica Neue"/>
                <w:sz w:val="20"/>
                <w:szCs w:val="20"/>
              </w:rPr>
              <w:t>付録B v1.3 → v1.4 変更履歴詳細</w:t>
            </w:r>
          </w:p>
        </w:tc>
        <w:tc>
          <w:tcPr>
            <w:tcW w:w="50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77250D2" w14:textId="77777777" w:rsidR="00FF2FC6" w:rsidRDefault="00000000">
            <w:r>
              <w:rPr>
                <w:rFonts w:eastAsia="Helvetica Neue"/>
                <w:sz w:val="20"/>
                <w:szCs w:val="20"/>
              </w:rPr>
              <w:t>本付録</w:t>
            </w:r>
          </w:p>
        </w:tc>
      </w:tr>
      <w:tr w:rsidR="00FF2FC6" w14:paraId="399EFD85"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5464CF1" w14:textId="77777777" w:rsidR="00FF2FC6" w:rsidRDefault="00000000">
            <w:r>
              <w:rPr>
                <w:rFonts w:eastAsia="Helvetica Neue"/>
                <w:sz w:val="20"/>
                <w:szCs w:val="20"/>
              </w:rPr>
              <w:t>継承</w:t>
            </w:r>
          </w:p>
        </w:tc>
        <w:tc>
          <w:tcPr>
            <w:tcW w:w="288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50266CE" w14:textId="77777777" w:rsidR="00FF2FC6" w:rsidRDefault="00000000">
            <w:r>
              <w:rPr>
                <w:rFonts w:eastAsia="Helvetica Neue"/>
                <w:sz w:val="20"/>
                <w:szCs w:val="20"/>
              </w:rPr>
              <w:t>§1-7, §10, 付録C</w:t>
            </w:r>
          </w:p>
        </w:tc>
        <w:tc>
          <w:tcPr>
            <w:tcW w:w="50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82EE1F2" w14:textId="77777777" w:rsidR="00FF2FC6" w:rsidRDefault="00000000">
            <w:r>
              <w:rPr>
                <w:rFonts w:eastAsia="Helvetica Neue"/>
                <w:sz w:val="20"/>
                <w:szCs w:val="20"/>
              </w:rPr>
              <w:t>v1.3 のまま (マーカーは v1.3 継承 に変更)</w:t>
            </w:r>
          </w:p>
        </w:tc>
      </w:tr>
    </w:tbl>
    <w:p w14:paraId="2370B3DB" w14:textId="77777777" w:rsidR="00FF2FC6" w:rsidRDefault="00000000">
      <w:pPr>
        <w:pStyle w:val="2"/>
      </w:pPr>
      <w:r>
        <w:t>B.3 コード変更 (scripts/generate_hero_image.py)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5760"/>
        <w:gridCol w:w="2160"/>
      </w:tblGrid>
      <w:tr w:rsidR="00FF2FC6" w14:paraId="4E3A51A3"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35B0988C" w14:textId="77777777" w:rsidR="00FF2FC6" w:rsidRDefault="00000000">
            <w:r>
              <w:rPr>
                <w:rFonts w:eastAsia="Helvetica Neue"/>
                <w:b/>
                <w:bCs/>
                <w:color w:val="FFFFFF"/>
                <w:sz w:val="20"/>
                <w:szCs w:val="20"/>
              </w:rPr>
              <w:t>行付近</w:t>
            </w:r>
          </w:p>
        </w:tc>
        <w:tc>
          <w:tcPr>
            <w:tcW w:w="57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2D91158" w14:textId="77777777" w:rsidR="00FF2FC6" w:rsidRDefault="00000000">
            <w:r>
              <w:rPr>
                <w:rFonts w:eastAsia="Helvetica Neue"/>
                <w:b/>
                <w:bCs/>
                <w:color w:val="FFFFFF"/>
                <w:sz w:val="20"/>
                <w:szCs w:val="20"/>
              </w:rPr>
              <w:t>変更内容</w:t>
            </w:r>
          </w:p>
        </w:tc>
        <w:tc>
          <w:tcPr>
            <w:tcW w:w="21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C7B38AE" w14:textId="77777777" w:rsidR="00FF2FC6" w:rsidRDefault="00000000">
            <w:r>
              <w:rPr>
                <w:rFonts w:eastAsia="Helvetica Neue"/>
                <w:b/>
                <w:bCs/>
                <w:color w:val="FFFFFF"/>
                <w:sz w:val="20"/>
                <w:szCs w:val="20"/>
              </w:rPr>
              <w:t>Patch 番号</w:t>
            </w:r>
          </w:p>
        </w:tc>
      </w:tr>
      <w:tr w:rsidR="00FF2FC6" w14:paraId="2CA88F82"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E5ABFBE" w14:textId="77777777" w:rsidR="00FF2FC6" w:rsidRDefault="00000000">
            <w:r>
              <w:rPr>
                <w:rFonts w:eastAsia="Helvetica Neue"/>
                <w:sz w:val="20"/>
                <w:szCs w:val="20"/>
              </w:rPr>
              <w:t>L46</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A7ABA95" w14:textId="77777777" w:rsidR="00FF2FC6" w:rsidRDefault="00000000">
            <w:r>
              <w:rPr>
                <w:rFonts w:eastAsia="Helvetica Neue"/>
                <w:sz w:val="20"/>
                <w:szCs w:val="20"/>
              </w:rPr>
              <w:t>DEFAULT_MODEL: "gemini-2.5-flash-image" に確定 (Nano Banana 2 は opt-in)</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54C8D0" w14:textId="77777777" w:rsidR="00FF2FC6" w:rsidRDefault="00000000">
            <w:r>
              <w:rPr>
                <w:rFonts w:eastAsia="Helvetica Neue"/>
                <w:sz w:val="20"/>
                <w:szCs w:val="20"/>
              </w:rPr>
              <w:t>(決定)</w:t>
            </w:r>
          </w:p>
        </w:tc>
      </w:tr>
      <w:tr w:rsidR="00FF2FC6" w14:paraId="46B892C9"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9962DB1" w14:textId="77777777" w:rsidR="00FF2FC6" w:rsidRDefault="00000000">
            <w:r>
              <w:rPr>
                <w:rFonts w:eastAsia="Helvetica Neue"/>
                <w:sz w:val="20"/>
                <w:szCs w:val="20"/>
              </w:rPr>
              <w:t>L47 (新)</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163BEDE" w14:textId="77777777" w:rsidR="00FF2FC6" w:rsidRDefault="00000000">
            <w:r>
              <w:rPr>
                <w:rFonts w:eastAsia="Helvetica Neue"/>
                <w:sz w:val="20"/>
                <w:szCs w:val="20"/>
              </w:rPr>
              <w:t>FALLBACK_IMAGE_MODEL 定数追加 (404 時の自動切替用)</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A9E51E6" w14:textId="77777777" w:rsidR="00FF2FC6" w:rsidRDefault="00000000">
            <w:r>
              <w:rPr>
                <w:rFonts w:eastAsia="Helvetica Neue"/>
                <w:sz w:val="20"/>
                <w:szCs w:val="20"/>
              </w:rPr>
              <w:t>(決定)</w:t>
            </w:r>
          </w:p>
        </w:tc>
      </w:tr>
      <w:tr w:rsidR="00FF2FC6" w14:paraId="1738C167"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1E405A2" w14:textId="77777777" w:rsidR="00FF2FC6" w:rsidRDefault="00000000">
            <w:r>
              <w:rPr>
                <w:rFonts w:eastAsia="Helvetica Neue"/>
                <w:sz w:val="20"/>
                <w:szCs w:val="20"/>
              </w:rPr>
              <w:t>L133-166</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3B8DED0" w14:textId="77777777" w:rsidR="00FF2FC6" w:rsidRDefault="00000000">
            <w:r>
              <w:rPr>
                <w:rFonts w:eastAsia="Helvetica Neue"/>
                <w:sz w:val="20"/>
                <w:szCs w:val="20"/>
              </w:rPr>
              <w:t>SECTION_STYLES 8 エントリ全書換 (写真系 → illustration 系、Pattern A/B 分類)</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6488590" w14:textId="77777777" w:rsidR="00FF2FC6" w:rsidRDefault="00000000">
            <w:r>
              <w:rPr>
                <w:rFonts w:eastAsia="Helvetica Neue"/>
                <w:sz w:val="20"/>
                <w:szCs w:val="20"/>
              </w:rPr>
              <w:t>Patch 4</w:t>
            </w:r>
          </w:p>
        </w:tc>
      </w:tr>
      <w:tr w:rsidR="00FF2FC6" w14:paraId="51CD2B7A"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76048F5" w14:textId="77777777" w:rsidR="00FF2FC6" w:rsidRDefault="00000000">
            <w:r>
              <w:rPr>
                <w:rFonts w:eastAsia="Helvetica Neue"/>
                <w:sz w:val="20"/>
                <w:szCs w:val="20"/>
              </w:rPr>
              <w:t>L168</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3DBD637" w14:textId="77777777" w:rsidR="00FF2FC6" w:rsidRDefault="00000000">
            <w:r>
              <w:rPr>
                <w:rFonts w:eastAsia="Helvetica Neue"/>
                <w:sz w:val="20"/>
                <w:szCs w:val="20"/>
              </w:rPr>
              <w:t>DEFAULT_STYLE: photography → illustration</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3B5D585" w14:textId="77777777" w:rsidR="00FF2FC6" w:rsidRDefault="00000000">
            <w:r>
              <w:rPr>
                <w:rFonts w:eastAsia="Helvetica Neue"/>
                <w:sz w:val="20"/>
                <w:szCs w:val="20"/>
              </w:rPr>
              <w:t>Patch 5</w:t>
            </w:r>
          </w:p>
        </w:tc>
      </w:tr>
      <w:tr w:rsidR="00FF2FC6" w14:paraId="3ADC14CB"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709D132" w14:textId="77777777" w:rsidR="00FF2FC6" w:rsidRDefault="00000000">
            <w:r>
              <w:rPr>
                <w:rFonts w:eastAsia="Helvetica Neue"/>
                <w:sz w:val="20"/>
                <w:szCs w:val="20"/>
              </w:rPr>
              <w:t>L171-183</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EAB37E4" w14:textId="77777777" w:rsidR="00FF2FC6" w:rsidRDefault="00000000">
            <w:r>
              <w:rPr>
                <w:rFonts w:eastAsia="Helvetica Neue"/>
                <w:sz w:val="20"/>
                <w:szCs w:val="20"/>
              </w:rPr>
              <w:t>COMMON_STYLE: "Photorealistic" → "NOT photorealistic" + New Yorker / Economist 指向</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98BFFAA" w14:textId="77777777" w:rsidR="00FF2FC6" w:rsidRDefault="00000000">
            <w:r>
              <w:rPr>
                <w:rFonts w:eastAsia="Helvetica Neue"/>
                <w:sz w:val="20"/>
                <w:szCs w:val="20"/>
              </w:rPr>
              <w:t>Patch 3</w:t>
            </w:r>
          </w:p>
        </w:tc>
      </w:tr>
      <w:tr w:rsidR="00FF2FC6" w14:paraId="14F33A51"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8168923" w14:textId="77777777" w:rsidR="00FF2FC6" w:rsidRDefault="00000000">
            <w:r>
              <w:rPr>
                <w:rFonts w:eastAsia="Helvetica Neue"/>
                <w:sz w:val="20"/>
                <w:szCs w:val="20"/>
              </w:rPr>
              <w:t>L258-289</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97D1F2" w14:textId="77777777" w:rsidR="00FF2FC6" w:rsidRDefault="00000000">
            <w:r>
              <w:rPr>
                <w:rFonts w:eastAsia="Helvetica Neue"/>
                <w:sz w:val="20"/>
                <w:szCs w:val="20"/>
              </w:rPr>
              <w:t>VISUAL_CONCEPT_SYSTEM_PROMPT: REQUIRED OUTPUT SCHEMA 明示</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25DD64D" w14:textId="77777777" w:rsidR="00FF2FC6" w:rsidRDefault="00000000">
            <w:r>
              <w:rPr>
                <w:rFonts w:eastAsia="Helvetica Neue"/>
                <w:sz w:val="20"/>
                <w:szCs w:val="20"/>
              </w:rPr>
              <w:t>Patch 6</w:t>
            </w:r>
          </w:p>
        </w:tc>
      </w:tr>
      <w:tr w:rsidR="00FF2FC6" w14:paraId="26E0B340"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210EFF2" w14:textId="77777777" w:rsidR="00FF2FC6" w:rsidRDefault="00000000">
            <w:r>
              <w:rPr>
                <w:rFonts w:eastAsia="Helvetica Neue"/>
                <w:sz w:val="20"/>
                <w:szCs w:val="20"/>
              </w:rPr>
              <w:t>L275-281</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ED1EB6E" w14:textId="77777777" w:rsidR="00FF2FC6" w:rsidRDefault="00000000">
            <w:r>
              <w:rPr>
                <w:rFonts w:eastAsia="Helvetica Neue"/>
                <w:sz w:val="20"/>
                <w:szCs w:val="20"/>
              </w:rPr>
              <w:t>generationConfig: thinkingBudget=0 + maxOutputTokens 300 → 1024</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641D6F9" w14:textId="77777777" w:rsidR="00FF2FC6" w:rsidRDefault="00000000">
            <w:r>
              <w:rPr>
                <w:rFonts w:eastAsia="Helvetica Neue"/>
                <w:sz w:val="20"/>
                <w:szCs w:val="20"/>
              </w:rPr>
              <w:t>Patch 1</w:t>
            </w:r>
          </w:p>
        </w:tc>
      </w:tr>
      <w:tr w:rsidR="00FF2FC6" w14:paraId="5614E77F"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54958D9" w14:textId="77777777" w:rsidR="00FF2FC6" w:rsidRDefault="00000000">
            <w:r>
              <w:rPr>
                <w:rFonts w:eastAsia="Helvetica Neue"/>
                <w:sz w:val="20"/>
                <w:szCs w:val="20"/>
              </w:rPr>
              <w:t>L344-385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9E231F5" w14:textId="77777777" w:rsidR="00FF2FC6" w:rsidRDefault="00000000">
            <w:r>
              <w:rPr>
                <w:rFonts w:eastAsia="Helvetica Neue"/>
                <w:sz w:val="20"/>
                <w:szCs w:val="20"/>
              </w:rPr>
              <w:t>_parse_concept_json: markdown fence / prefix 除去 + step_N_ field 正規化</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5A35587" w14:textId="77777777" w:rsidR="00FF2FC6" w:rsidRDefault="00000000">
            <w:r>
              <w:rPr>
                <w:rFonts w:eastAsia="Helvetica Neue"/>
                <w:sz w:val="20"/>
                <w:szCs w:val="20"/>
              </w:rPr>
              <w:t>Patch 2 + 6</w:t>
            </w:r>
          </w:p>
        </w:tc>
      </w:tr>
      <w:tr w:rsidR="00FF2FC6" w14:paraId="3B00533B"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B01C99A" w14:textId="77777777" w:rsidR="00FF2FC6" w:rsidRDefault="00000000">
            <w:r>
              <w:rPr>
                <w:rFonts w:eastAsia="Helvetica Neue"/>
                <w:sz w:val="20"/>
                <w:szCs w:val="20"/>
              </w:rPr>
              <w:t>L412-420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EA00A51" w14:textId="77777777" w:rsidR="00FF2FC6" w:rsidRDefault="00000000">
            <w:r>
              <w:rPr>
                <w:rFonts w:eastAsia="Helvetica Neue"/>
                <w:sz w:val="20"/>
                <w:szCs w:val="20"/>
              </w:rPr>
              <w:t>_needs_retry: &lt;= 2 words → &lt; 1 word (SPEC 矛盾解消)</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CB87229" w14:textId="77777777" w:rsidR="00FF2FC6" w:rsidRDefault="00000000">
            <w:r>
              <w:rPr>
                <w:rFonts w:eastAsia="Helvetica Neue"/>
                <w:sz w:val="20"/>
                <w:szCs w:val="20"/>
              </w:rPr>
              <w:t>Patch 6</w:t>
            </w:r>
          </w:p>
        </w:tc>
      </w:tr>
      <w:tr w:rsidR="00FF2FC6" w14:paraId="1CFC0148"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685CB17" w14:textId="77777777" w:rsidR="00FF2FC6" w:rsidRDefault="00000000">
            <w:r>
              <w:rPr>
                <w:rFonts w:eastAsia="Helvetica Neue"/>
                <w:sz w:val="20"/>
                <w:szCs w:val="20"/>
              </w:rPr>
              <w:t>L575-605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5CCDDDD" w14:textId="77777777" w:rsidR="00FF2FC6" w:rsidRDefault="00000000">
            <w:r>
              <w:rPr>
                <w:rFonts w:eastAsia="Helvetica Neue"/>
                <w:sz w:val="20"/>
                <w:szCs w:val="20"/>
              </w:rPr>
              <w:t>call_gemini_image: HTTP 404 時に FALLBACK_IMAGE_MODEL へ自動切替</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F683D14" w14:textId="77777777" w:rsidR="00FF2FC6" w:rsidRDefault="00000000">
            <w:r>
              <w:rPr>
                <w:rFonts w:eastAsia="Helvetica Neue"/>
                <w:sz w:val="20"/>
                <w:szCs w:val="20"/>
              </w:rPr>
              <w:t>(決定)</w:t>
            </w:r>
          </w:p>
        </w:tc>
      </w:tr>
      <w:tr w:rsidR="00FF2FC6" w14:paraId="3EE1A2AF"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AC9F8E8" w14:textId="77777777" w:rsidR="00FF2FC6" w:rsidRDefault="00000000">
            <w:r>
              <w:rPr>
                <w:rFonts w:eastAsia="Helvetica Neue"/>
                <w:sz w:val="20"/>
                <w:szCs w:val="20"/>
              </w:rPr>
              <w:t>L773-830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5E9648" w14:textId="77777777" w:rsidR="00FF2FC6" w:rsidRDefault="00000000">
            <w:r>
              <w:rPr>
                <w:rFonts w:eastAsia="Helvetica Neue"/>
                <w:sz w:val="20"/>
                <w:szCs w:val="20"/>
              </w:rPr>
              <w:t>detect_image_dimensions: PNG/JPEG/WebP 多形式対応 (新設)</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B7EBE6" w14:textId="77777777" w:rsidR="00FF2FC6" w:rsidRDefault="00000000">
            <w:r>
              <w:rPr>
                <w:rFonts w:eastAsia="Helvetica Neue"/>
                <w:sz w:val="20"/>
                <w:szCs w:val="20"/>
              </w:rPr>
              <w:t>Patch 7</w:t>
            </w:r>
          </w:p>
        </w:tc>
      </w:tr>
      <w:tr w:rsidR="00FF2FC6" w14:paraId="30194BB3"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12AE787" w14:textId="77777777" w:rsidR="00FF2FC6" w:rsidRDefault="00000000">
            <w:r>
              <w:rPr>
                <w:rFonts w:eastAsia="Helvetica Neue"/>
                <w:sz w:val="20"/>
                <w:szCs w:val="20"/>
              </w:rPr>
              <w:t>L834-835</w:t>
            </w:r>
          </w:p>
        </w:tc>
        <w:tc>
          <w:tcPr>
            <w:tcW w:w="57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601275F" w14:textId="77777777" w:rsidR="00FF2FC6" w:rsidRDefault="00000000">
            <w:r>
              <w:rPr>
                <w:rFonts w:eastAsia="Helvetica Neue"/>
                <w:sz w:val="20"/>
                <w:szCs w:val="20"/>
              </w:rPr>
              <w:t>detect_png_dimensions: deprecated wrapper 化 (後方互換)</w:t>
            </w:r>
          </w:p>
        </w:tc>
        <w:tc>
          <w:tcPr>
            <w:tcW w:w="21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5502E9E" w14:textId="77777777" w:rsidR="00FF2FC6" w:rsidRDefault="00000000">
            <w:r>
              <w:rPr>
                <w:rFonts w:eastAsia="Helvetica Neue"/>
                <w:sz w:val="20"/>
                <w:szCs w:val="20"/>
              </w:rPr>
              <w:t>Patch 7</w:t>
            </w:r>
          </w:p>
        </w:tc>
      </w:tr>
      <w:tr w:rsidR="00FF2FC6" w14:paraId="09F536B8"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579E5DF" w14:textId="77777777" w:rsidR="00FF2FC6" w:rsidRDefault="00000000">
            <w:r>
              <w:rPr>
                <w:rFonts w:eastAsia="Helvetica Neue"/>
                <w:sz w:val="20"/>
                <w:szCs w:val="20"/>
              </w:rPr>
              <w:t>L840-870</w:t>
            </w:r>
          </w:p>
        </w:tc>
        <w:tc>
          <w:tcPr>
            <w:tcW w:w="57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40747FAB" w14:textId="77777777" w:rsidR="00FF2FC6" w:rsidRDefault="00000000">
            <w:r>
              <w:rPr>
                <w:rFonts w:eastAsia="Helvetica Neue"/>
                <w:sz w:val="20"/>
                <w:szCs w:val="20"/>
              </w:rPr>
              <w:t>warn_if_not_16x9: format パラメータを log 出力に追加</w:t>
            </w:r>
          </w:p>
        </w:tc>
        <w:tc>
          <w:tcPr>
            <w:tcW w:w="21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0528CED" w14:textId="77777777" w:rsidR="00FF2FC6" w:rsidRDefault="00000000">
            <w:r>
              <w:rPr>
                <w:rFonts w:eastAsia="Helvetica Neue"/>
                <w:sz w:val="20"/>
                <w:szCs w:val="20"/>
              </w:rPr>
              <w:t>Patch 7</w:t>
            </w:r>
          </w:p>
        </w:tc>
      </w:tr>
    </w:tbl>
    <w:p w14:paraId="1F40E36C" w14:textId="77777777" w:rsidR="00FF2FC6" w:rsidRDefault="00000000">
      <w:pPr>
        <w:pStyle w:val="2"/>
      </w:pPr>
      <w:r>
        <w:t>B.4 コード変更 (layouts/wsj/list.html)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6120"/>
        <w:gridCol w:w="1800"/>
      </w:tblGrid>
      <w:tr w:rsidR="00FF2FC6" w14:paraId="53E19B37" w14:textId="77777777">
        <w:trPr>
          <w:tblHeader/>
        </w:trPr>
        <w:tc>
          <w:tcPr>
            <w:tcW w:w="144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7617104" w14:textId="77777777" w:rsidR="00FF2FC6" w:rsidRDefault="00000000">
            <w:r>
              <w:rPr>
                <w:rFonts w:eastAsia="Helvetica Neue"/>
                <w:b/>
                <w:bCs/>
                <w:color w:val="FFFFFF"/>
                <w:sz w:val="20"/>
                <w:szCs w:val="20"/>
              </w:rPr>
              <w:t>行付近</w:t>
            </w:r>
          </w:p>
        </w:tc>
        <w:tc>
          <w:tcPr>
            <w:tcW w:w="612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10396492" w14:textId="77777777" w:rsidR="00FF2FC6" w:rsidRDefault="00000000">
            <w:r>
              <w:rPr>
                <w:rFonts w:eastAsia="Helvetica Neue"/>
                <w:b/>
                <w:bCs/>
                <w:color w:val="FFFFFF"/>
                <w:sz w:val="20"/>
                <w:szCs w:val="20"/>
              </w:rPr>
              <w:t>変更内容</w:t>
            </w:r>
          </w:p>
        </w:tc>
        <w:tc>
          <w:tcPr>
            <w:tcW w:w="18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04D3FEC6" w14:textId="77777777" w:rsidR="00FF2FC6" w:rsidRDefault="00000000">
            <w:r>
              <w:rPr>
                <w:rFonts w:eastAsia="Helvetica Neue"/>
                <w:b/>
                <w:bCs/>
                <w:color w:val="FFFFFF"/>
                <w:sz w:val="20"/>
                <w:szCs w:val="20"/>
              </w:rPr>
              <w:t>分類</w:t>
            </w:r>
          </w:p>
        </w:tc>
      </w:tr>
      <w:tr w:rsidR="00FF2FC6" w14:paraId="00A6C66D"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0C6A0B" w14:textId="77777777" w:rsidR="00FF2FC6" w:rsidRDefault="00000000">
            <w:r>
              <w:rPr>
                <w:rFonts w:eastAsia="Helvetica Neue"/>
                <w:sz w:val="20"/>
                <w:szCs w:val="20"/>
              </w:rPr>
              <w:t>L36-52</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244CF267" w14:textId="77777777" w:rsidR="00FF2FC6" w:rsidRDefault="00000000">
            <w:r>
              <w:rPr>
                <w:rFonts w:eastAsia="Helvetica Neue"/>
                <w:sz w:val="20"/>
                <w:szCs w:val="20"/>
              </w:rPr>
              <w:t>.cover-photo の background shorthand → longhand 分解 (background-image/size/position/repeat/blend-mode)</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6FC1B0E" w14:textId="77777777" w:rsidR="00FF2FC6" w:rsidRDefault="00000000">
            <w:r>
              <w:rPr>
                <w:rFonts w:eastAsia="Helvetica Neue"/>
                <w:sz w:val="20"/>
                <w:szCs w:val="20"/>
              </w:rPr>
              <w:t>Safari fix</w:t>
            </w:r>
          </w:p>
        </w:tc>
      </w:tr>
      <w:tr w:rsidR="00FF2FC6" w14:paraId="3C0AB27A"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916EB03" w14:textId="77777777" w:rsidR="00FF2FC6" w:rsidRDefault="00000000">
            <w:r>
              <w:rPr>
                <w:rFonts w:eastAsia="Helvetica Neue"/>
                <w:sz w:val="20"/>
                <w:szCs w:val="20"/>
              </w:rPr>
              <w:t>L41</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1F429A66" w14:textId="77777777" w:rsidR="00FF2FC6" w:rsidRDefault="00000000">
            <w:r>
              <w:rPr>
                <w:rFonts w:eastAsia="Helvetica Neue"/>
                <w:sz w:val="20"/>
                <w:szCs w:val="20"/>
              </w:rPr>
              <w:t>transition: background-image → opacity (Safari で background-image transition 不安定)</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592A04E5" w14:textId="77777777" w:rsidR="00FF2FC6" w:rsidRDefault="00000000">
            <w:r>
              <w:rPr>
                <w:rFonts w:eastAsia="Helvetica Neue"/>
                <w:sz w:val="20"/>
                <w:szCs w:val="20"/>
              </w:rPr>
              <w:t>Safari fix</w:t>
            </w:r>
          </w:p>
        </w:tc>
      </w:tr>
      <w:tr w:rsidR="00FF2FC6" w14:paraId="09ACE00D" w14:textId="77777777">
        <w:tc>
          <w:tcPr>
            <w:tcW w:w="144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016DB60F" w14:textId="77777777" w:rsidR="00FF2FC6" w:rsidRDefault="00000000">
            <w:r>
              <w:rPr>
                <w:rFonts w:eastAsia="Helvetica Neue"/>
                <w:sz w:val="20"/>
                <w:szCs w:val="20"/>
              </w:rPr>
              <w:t>L42</w:t>
            </w:r>
          </w:p>
        </w:tc>
        <w:tc>
          <w:tcPr>
            <w:tcW w:w="612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8EE18B7" w14:textId="77777777" w:rsidR="00FF2FC6" w:rsidRDefault="00000000">
            <w:r>
              <w:rPr>
                <w:rFonts w:eastAsia="Helvetica Neue"/>
                <w:sz w:val="20"/>
                <w:szCs w:val="20"/>
              </w:rPr>
              <w:t>will-change: background-image 追加 (独立レイヤー合成ヒント)</w:t>
            </w:r>
          </w:p>
        </w:tc>
        <w:tc>
          <w:tcPr>
            <w:tcW w:w="18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1371853" w14:textId="77777777" w:rsidR="00FF2FC6" w:rsidRDefault="00000000">
            <w:r>
              <w:rPr>
                <w:rFonts w:eastAsia="Helvetica Neue"/>
                <w:sz w:val="20"/>
                <w:szCs w:val="20"/>
              </w:rPr>
              <w:t>Safari fix</w:t>
            </w:r>
          </w:p>
        </w:tc>
      </w:tr>
      <w:tr w:rsidR="00FF2FC6" w14:paraId="768306FB" w14:textId="77777777">
        <w:tc>
          <w:tcPr>
            <w:tcW w:w="144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81C1988" w14:textId="77777777" w:rsidR="00FF2FC6" w:rsidRDefault="00000000">
            <w:r>
              <w:rPr>
                <w:rFonts w:eastAsia="Helvetica Neue"/>
                <w:sz w:val="20"/>
                <w:szCs w:val="20"/>
              </w:rPr>
              <w:t>L151-152</w:t>
            </w:r>
          </w:p>
        </w:tc>
        <w:tc>
          <w:tcPr>
            <w:tcW w:w="612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790C42D4" w14:textId="77777777" w:rsidR="00FF2FC6" w:rsidRDefault="00000000">
            <w:r>
              <w:rPr>
                <w:rFonts w:eastAsia="Helvetica Neue"/>
                <w:sz w:val="20"/>
                <w:szCs w:val="20"/>
              </w:rPr>
              <w:t>--hero-img inline style を親 .cover から子 .cover-photo に移動 (inheritance hop 削除)</w:t>
            </w:r>
          </w:p>
        </w:tc>
        <w:tc>
          <w:tcPr>
            <w:tcW w:w="18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66CC9B5" w14:textId="77777777" w:rsidR="00FF2FC6" w:rsidRDefault="00000000">
            <w:r>
              <w:rPr>
                <w:rFonts w:eastAsia="Helvetica Neue"/>
                <w:sz w:val="20"/>
                <w:szCs w:val="20"/>
              </w:rPr>
              <w:t>Safari fix</w:t>
            </w:r>
          </w:p>
        </w:tc>
      </w:tr>
    </w:tbl>
    <w:p w14:paraId="1BAFD069" w14:textId="77777777" w:rsidR="00FF2FC6" w:rsidRDefault="00000000">
      <w:pPr>
        <w:pStyle w:val="2"/>
      </w:pPr>
      <w:r>
        <w:t>B.5 関連ファイル変更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4000"/>
        <w:gridCol w:w="1360"/>
      </w:tblGrid>
      <w:tr w:rsidR="00FF2FC6" w14:paraId="17A68D3F" w14:textId="77777777">
        <w:trPr>
          <w:tblHeader/>
        </w:trPr>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42DAFDF9" w14:textId="77777777" w:rsidR="00FF2FC6" w:rsidRDefault="00000000">
            <w:r>
              <w:rPr>
                <w:rFonts w:eastAsia="Helvetica Neue"/>
                <w:b/>
                <w:bCs/>
                <w:color w:val="FFFFFF"/>
                <w:sz w:val="20"/>
                <w:szCs w:val="20"/>
              </w:rPr>
              <w:t>ファイル</w:t>
            </w:r>
          </w:p>
        </w:tc>
        <w:tc>
          <w:tcPr>
            <w:tcW w:w="400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664E0B47" w14:textId="77777777" w:rsidR="00FF2FC6" w:rsidRDefault="00000000">
            <w:r>
              <w:rPr>
                <w:rFonts w:eastAsia="Helvetica Neue"/>
                <w:b/>
                <w:bCs/>
                <w:color w:val="FFFFFF"/>
                <w:sz w:val="20"/>
                <w:szCs w:val="20"/>
              </w:rPr>
              <w:t>変更</w:t>
            </w:r>
          </w:p>
        </w:tc>
        <w:tc>
          <w:tcPr>
            <w:tcW w:w="1360" w:type="dxa"/>
            <w:tcBorders>
              <w:top w:val="single" w:sz="4" w:space="0" w:color="D0CCBB"/>
              <w:left w:val="single" w:sz="4" w:space="0" w:color="D0CCBB"/>
              <w:bottom w:val="single" w:sz="4" w:space="0" w:color="D0CCBB"/>
              <w:right w:val="single" w:sz="4" w:space="0" w:color="D0CCBB"/>
            </w:tcBorders>
            <w:shd w:val="clear" w:color="auto" w:fill="1A1F28"/>
            <w:tcMar>
              <w:top w:w="80" w:type="dxa"/>
              <w:left w:w="120" w:type="dxa"/>
              <w:bottom w:w="80" w:type="dxa"/>
              <w:right w:w="120" w:type="dxa"/>
            </w:tcMar>
          </w:tcPr>
          <w:p w14:paraId="5B138A1E" w14:textId="77777777" w:rsidR="00FF2FC6" w:rsidRDefault="00000000">
            <w:r>
              <w:rPr>
                <w:rFonts w:eastAsia="Helvetica Neue"/>
                <w:b/>
                <w:bCs/>
                <w:color w:val="FFFFFF"/>
                <w:sz w:val="20"/>
                <w:szCs w:val="20"/>
              </w:rPr>
              <w:t>分類</w:t>
            </w:r>
          </w:p>
        </w:tc>
      </w:tr>
      <w:tr w:rsidR="00FF2FC6" w14:paraId="3DF05A37" w14:textId="77777777">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B857663" w14:textId="77777777" w:rsidR="00FF2FC6" w:rsidRDefault="00000000">
            <w:r>
              <w:rPr>
                <w:rFonts w:eastAsia="Helvetica Neue"/>
                <w:sz w:val="20"/>
                <w:szCs w:val="20"/>
              </w:rPr>
              <w:t>scripts/generate_hero_image.py</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A1B9F42" w14:textId="77777777" w:rsidR="00FF2FC6" w:rsidRDefault="00000000">
            <w:r>
              <w:rPr>
                <w:rFonts w:eastAsia="Helvetica Neue"/>
                <w:sz w:val="20"/>
                <w:szCs w:val="20"/>
              </w:rPr>
              <w:t>+243 / -79 行 (commit f42b65c)</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10B9AB61" w14:textId="77777777" w:rsidR="00FF2FC6" w:rsidRDefault="00000000">
            <w:r>
              <w:rPr>
                <w:rFonts w:eastAsia="Helvetica Neue"/>
                <w:sz w:val="20"/>
                <w:szCs w:val="20"/>
              </w:rPr>
              <w:t>実装</w:t>
            </w:r>
          </w:p>
        </w:tc>
      </w:tr>
      <w:tr w:rsidR="00FF2FC6" w14:paraId="5C44FCB8" w14:textId="77777777">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8C1CFBD" w14:textId="77777777" w:rsidR="00FF2FC6" w:rsidRDefault="00000000">
            <w:r>
              <w:rPr>
                <w:rFonts w:eastAsia="Helvetica Neue"/>
                <w:sz w:val="20"/>
                <w:szCs w:val="20"/>
              </w:rPr>
              <w:t>layouts/wsj/list.html</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E4B64BE" w14:textId="77777777" w:rsidR="00FF2FC6" w:rsidRDefault="00000000">
            <w:r>
              <w:rPr>
                <w:rFonts w:eastAsia="Helvetica Neue"/>
                <w:sz w:val="20"/>
                <w:szCs w:val="20"/>
              </w:rPr>
              <w:t>+23 / -2 行 (commit f42b65c)</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D64BA1F" w14:textId="77777777" w:rsidR="00FF2FC6" w:rsidRDefault="00000000">
            <w:r>
              <w:rPr>
                <w:rFonts w:eastAsia="Helvetica Neue"/>
                <w:sz w:val="20"/>
                <w:szCs w:val="20"/>
              </w:rPr>
              <w:t>実装</w:t>
            </w:r>
          </w:p>
        </w:tc>
      </w:tr>
      <w:tr w:rsidR="00FF2FC6" w14:paraId="53F3E68F" w14:textId="77777777">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DA0074B" w14:textId="77777777" w:rsidR="00FF2FC6" w:rsidRDefault="00000000">
            <w:r>
              <w:rPr>
                <w:rFonts w:eastAsia="Helvetica Neue"/>
                <w:sz w:val="20"/>
                <w:szCs w:val="20"/>
              </w:rPr>
              <w:t>verify_hero_v13_2026-04-22.html</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F44AA07" w14:textId="77777777" w:rsidR="00FF2FC6" w:rsidRDefault="00000000">
            <w:r>
              <w:rPr>
                <w:rFonts w:eastAsia="Helvetica Neue"/>
                <w:sz w:val="20"/>
                <w:szCs w:val="20"/>
              </w:rPr>
              <w:t>新規配置 (A/B 比較レポート)</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683BA9F4" w14:textId="77777777" w:rsidR="00FF2FC6" w:rsidRDefault="00000000">
            <w:r>
              <w:rPr>
                <w:rFonts w:eastAsia="Helvetica Neue"/>
                <w:sz w:val="20"/>
                <w:szCs w:val="20"/>
              </w:rPr>
              <w:t>検証成果物</w:t>
            </w:r>
          </w:p>
        </w:tc>
      </w:tr>
      <w:tr w:rsidR="00FF2FC6" w14:paraId="713E4CC4" w14:textId="77777777">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4EE0CB86" w14:textId="77777777" w:rsidR="00FF2FC6" w:rsidRDefault="00000000">
            <w:r>
              <w:rPr>
                <w:rFonts w:eastAsia="Helvetica Neue"/>
                <w:sz w:val="20"/>
                <w:szCs w:val="20"/>
              </w:rPr>
              <w:t>_preview_hero_v1.3_2026-04-22/</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20ECA9C6" w14:textId="77777777" w:rsidR="00FF2FC6" w:rsidRDefault="00000000">
            <w:r>
              <w:rPr>
                <w:rFonts w:eastAsia="Helvetica Neue"/>
                <w:sz w:val="20"/>
                <w:szCs w:val="20"/>
              </w:rPr>
              <w:t>4 媒体 × illustration PNG 生成</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3239DF75" w14:textId="77777777" w:rsidR="00FF2FC6" w:rsidRDefault="00000000">
            <w:r>
              <w:rPr>
                <w:rFonts w:eastAsia="Helvetica Neue"/>
                <w:sz w:val="20"/>
                <w:szCs w:val="20"/>
              </w:rPr>
              <w:t>検証成果物</w:t>
            </w:r>
          </w:p>
        </w:tc>
      </w:tr>
      <w:tr w:rsidR="00FF2FC6" w14:paraId="47FA6262" w14:textId="77777777">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7E13DD0E" w14:textId="77777777" w:rsidR="00FF2FC6" w:rsidRDefault="00000000">
            <w:r>
              <w:rPr>
                <w:rFonts w:eastAsia="Helvetica Neue"/>
                <w:sz w:val="20"/>
                <w:szCs w:val="20"/>
              </w:rPr>
              <w:t>Bolgheri_Daily_Brief_仕様書_v1.3_2026-04-23.docx</w:t>
            </w:r>
          </w:p>
        </w:tc>
        <w:tc>
          <w:tcPr>
            <w:tcW w:w="400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5B146AD4" w14:textId="77777777" w:rsidR="00FF2FC6" w:rsidRDefault="00000000">
            <w:r>
              <w:rPr>
                <w:rFonts w:eastAsia="Helvetica Neue"/>
                <w:sz w:val="20"/>
                <w:szCs w:val="20"/>
              </w:rPr>
              <w:t>v1.3 仕様書 (40 ページ A4)</w:t>
            </w:r>
          </w:p>
        </w:tc>
        <w:tc>
          <w:tcPr>
            <w:tcW w:w="1360" w:type="dxa"/>
            <w:tcBorders>
              <w:top w:val="single" w:sz="4" w:space="0" w:color="D0CCBB"/>
              <w:left w:val="single" w:sz="4" w:space="0" w:color="D0CCBB"/>
              <w:bottom w:val="single" w:sz="4" w:space="0" w:color="D0CCBB"/>
              <w:right w:val="single" w:sz="4" w:space="0" w:color="D0CCBB"/>
            </w:tcBorders>
            <w:shd w:val="clear" w:color="auto" w:fill="FAF7EE"/>
            <w:tcMar>
              <w:top w:w="80" w:type="dxa"/>
              <w:left w:w="120" w:type="dxa"/>
              <w:bottom w:w="80" w:type="dxa"/>
              <w:right w:w="120" w:type="dxa"/>
            </w:tcMar>
          </w:tcPr>
          <w:p w14:paraId="395333E3" w14:textId="77777777" w:rsidR="00FF2FC6" w:rsidRDefault="00000000">
            <w:r>
              <w:rPr>
                <w:rFonts w:eastAsia="Helvetica Neue"/>
                <w:sz w:val="20"/>
                <w:szCs w:val="20"/>
              </w:rPr>
              <w:t>ドキュメント</w:t>
            </w:r>
          </w:p>
        </w:tc>
      </w:tr>
      <w:tr w:rsidR="00FF2FC6" w14:paraId="40C295FD" w14:textId="77777777">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6B9D180D" w14:textId="77777777" w:rsidR="00FF2FC6" w:rsidRDefault="00000000">
            <w:r>
              <w:rPr>
                <w:rFonts w:eastAsia="Helvetica Neue"/>
                <w:sz w:val="20"/>
                <w:szCs w:val="20"/>
              </w:rPr>
              <w:t>Bolgheri_Daily_Brief_仕様書_v1.4_2026-04-23.docx</w:t>
            </w:r>
          </w:p>
        </w:tc>
        <w:tc>
          <w:tcPr>
            <w:tcW w:w="400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4B08B62" w14:textId="77777777" w:rsidR="00FF2FC6" w:rsidRDefault="00000000">
            <w:r>
              <w:rPr>
                <w:rFonts w:eastAsia="Helvetica Neue"/>
                <w:sz w:val="20"/>
                <w:szCs w:val="20"/>
              </w:rPr>
              <w:t>本書 (v1.3 差分版)</w:t>
            </w:r>
          </w:p>
        </w:tc>
        <w:tc>
          <w:tcPr>
            <w:tcW w:w="1360" w:type="dxa"/>
            <w:tcBorders>
              <w:top w:val="single" w:sz="4" w:space="0" w:color="D0CCBB"/>
              <w:left w:val="single" w:sz="4" w:space="0" w:color="D0CCBB"/>
              <w:bottom w:val="single" w:sz="4" w:space="0" w:color="D0CCBB"/>
              <w:right w:val="single" w:sz="4" w:space="0" w:color="D0CCBB"/>
            </w:tcBorders>
            <w:tcMar>
              <w:top w:w="80" w:type="dxa"/>
              <w:left w:w="120" w:type="dxa"/>
              <w:bottom w:w="80" w:type="dxa"/>
              <w:right w:w="120" w:type="dxa"/>
            </w:tcMar>
          </w:tcPr>
          <w:p w14:paraId="03DFEE38" w14:textId="77777777" w:rsidR="00FF2FC6" w:rsidRDefault="00000000">
            <w:r>
              <w:rPr>
                <w:rFonts w:eastAsia="Helvetica Neue"/>
                <w:sz w:val="20"/>
                <w:szCs w:val="20"/>
              </w:rPr>
              <w:t>ドキュメント</w:t>
            </w:r>
          </w:p>
        </w:tc>
      </w:tr>
    </w:tbl>
    <w:p w14:paraId="0400D4DE" w14:textId="77777777" w:rsidR="00FF2FC6" w:rsidRDefault="00000000">
      <w:pPr>
        <w:pStyle w:val="2"/>
      </w:pPr>
      <w:r>
        <w:t>B.6 運用面の変化</w:t>
      </w:r>
    </w:p>
    <w:p w14:paraId="2EF306D7" w14:textId="77777777" w:rsidR="00FF2FC6" w:rsidRDefault="00000000">
      <w:pPr>
        <w:pStyle w:val="a4"/>
        <w:numPr>
          <w:ilvl w:val="0"/>
          <w:numId w:val="2"/>
        </w:numPr>
        <w:spacing w:after="80"/>
      </w:pPr>
      <w:r>
        <w:rPr>
          <w:rFonts w:eastAsia="Helvetica Neue"/>
        </w:rPr>
        <w:t>git 操作は Cowork では permission 制約 (index.lock / HEAD.lock) があり不安定。ローカル Mac 実行を原則とする運用を §10.1.2 で既に規定済。v1.4 で実際に遵守されたことを確認。</w:t>
      </w:r>
    </w:p>
    <w:p w14:paraId="3C5A36CE" w14:textId="77777777" w:rsidR="00FF2FC6" w:rsidRDefault="00000000">
      <w:pPr>
        <w:pStyle w:val="a4"/>
        <w:numPr>
          <w:ilvl w:val="0"/>
          <w:numId w:val="2"/>
        </w:numPr>
        <w:spacing w:after="80"/>
      </w:pPr>
      <w:r>
        <w:rPr>
          <w:rFonts w:eastAsia="Helvetica Neue"/>
        </w:rPr>
        <w:t>feature branch + merge --no-ff workflow が実際に使用され、main への直接 push なしで v1.4 を反映できた (§10.1)。</w:t>
      </w:r>
    </w:p>
    <w:p w14:paraId="6BF5485C" w14:textId="77777777" w:rsidR="00FF2FC6" w:rsidRDefault="00000000">
      <w:pPr>
        <w:pStyle w:val="a4"/>
        <w:numPr>
          <w:ilvl w:val="0"/>
          <w:numId w:val="2"/>
        </w:numPr>
        <w:spacing w:after="80"/>
      </w:pPr>
      <w:r>
        <w:rPr>
          <w:rFonts w:eastAsia="Helvetica Neue"/>
        </w:rPr>
        <w:t>API キー露出時の即時無効化プロトコル (§10.3) が実行され、作業完了後に旧キー delete 完了。</w:t>
      </w:r>
    </w:p>
    <w:p w14:paraId="3BE5F539" w14:textId="77777777" w:rsidR="00FF2FC6" w:rsidRDefault="00000000">
      <w:r>
        <w:br w:type="page"/>
      </w:r>
    </w:p>
    <w:p w14:paraId="7FFD52A9" w14:textId="77777777" w:rsidR="00FF2FC6" w:rsidRDefault="00000000">
      <w:pPr>
        <w:pStyle w:val="1"/>
      </w:pPr>
      <w:r>
        <w:t>付録C. SPEC_hero_v1.1_2026-04-22.md 原本全文 (参照用)</w:t>
      </w:r>
      <w:r>
        <w:rPr>
          <w:color w:val="B5322C"/>
          <w:sz w:val="20"/>
          <w:szCs w:val="20"/>
        </w:rPr>
        <w:t xml:space="preserve">  【v1.3 継承】</w:t>
      </w:r>
    </w:p>
    <w:p w14:paraId="34591E1F" w14:textId="77777777" w:rsidR="00FF2FC6" w:rsidRDefault="00000000">
      <w:pPr>
        <w:spacing w:after="120"/>
      </w:pPr>
      <w:r>
        <w:rPr>
          <w:rFonts w:eastAsia="Helvetica Neue"/>
        </w:rPr>
        <w:t>本付録は SPEC_hero_v1.1_2026-04-22.md (2026-04-22 作成、440 行) の原本をそのまま転載する。§4 は本原本の内容を書式整形して統合したものであり、文言に差異がある場合は本原本を原典とする。</w:t>
      </w:r>
    </w:p>
    <w:p w14:paraId="59E56759" w14:textId="77777777" w:rsidR="00FF2FC6" w:rsidRDefault="00000000">
      <w:pPr>
        <w:spacing w:after="120"/>
      </w:pPr>
      <w:r>
        <w:rPr>
          <w:rFonts w:eastAsia="Helvetica Neue"/>
          <w:i/>
          <w:iCs/>
          <w:color w:val="A86A1A"/>
        </w:rPr>
        <w:t>なお v1.4 では本原本の §7.2 retry 判定 (&lt;=2 words) に SPEC 自己矛盾が発見され、実装は §9.6.3 の通り緩和された (SPEC §7.3 の GOOD 例と整合)。</w:t>
      </w:r>
    </w:p>
    <w:p w14:paraId="50BAA43D" w14:textId="77777777" w:rsidR="00FF2FC6" w:rsidRDefault="00000000">
      <w:pPr>
        <w:spacing w:after="120"/>
      </w:pPr>
      <w:r>
        <w:rPr>
          <w:rFonts w:eastAsia="Helvetica Neue"/>
          <w:color w:val="6A6D74"/>
        </w:rPr>
        <w:t>─────────────────────────────────────</w:t>
      </w:r>
    </w:p>
    <w:p w14:paraId="233B8903" w14:textId="77777777" w:rsidR="00FF2FC6" w:rsidRDefault="00000000">
      <w:pPr>
        <w:shd w:val="clear" w:color="auto" w:fill="F6F4EE"/>
        <w:ind w:left="360"/>
      </w:pPr>
      <w:r>
        <w:rPr>
          <w:rFonts w:ascii="Courier New" w:eastAsia="Courier New" w:hAnsi="Courier New" w:cs="Courier New"/>
          <w:color w:val="303641"/>
          <w:sz w:val="18"/>
          <w:szCs w:val="18"/>
        </w:rPr>
        <w:t># SPEC v1.1: `scripts/generate_hero_image.py` ヒーロー画像生成ロジック刷新</w:t>
      </w:r>
    </w:p>
    <w:p w14:paraId="3E03EB3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7628BFF" w14:textId="77777777" w:rsidR="00FF2FC6" w:rsidRDefault="00000000">
      <w:pPr>
        <w:shd w:val="clear" w:color="auto" w:fill="F6F4EE"/>
        <w:ind w:left="360"/>
      </w:pPr>
      <w:r>
        <w:rPr>
          <w:rFonts w:ascii="Courier New" w:eastAsia="Courier New" w:hAnsi="Courier New" w:cs="Courier New"/>
          <w:color w:val="303641"/>
          <w:sz w:val="18"/>
          <w:szCs w:val="18"/>
        </w:rPr>
        <w:t>**作成日:** 2026-04-22</w:t>
      </w:r>
    </w:p>
    <w:p w14:paraId="5AA17D44" w14:textId="77777777" w:rsidR="00FF2FC6" w:rsidRDefault="00000000">
      <w:pPr>
        <w:shd w:val="clear" w:color="auto" w:fill="F6F4EE"/>
        <w:ind w:left="360"/>
      </w:pPr>
      <w:r>
        <w:rPr>
          <w:rFonts w:ascii="Courier New" w:eastAsia="Courier New" w:hAnsi="Courier New" w:cs="Courier New"/>
          <w:color w:val="303641"/>
          <w:sz w:val="18"/>
          <w:szCs w:val="18"/>
        </w:rPr>
        <w:t>**対象:** Claude Code 実装用決定版仕様書</w:t>
      </w:r>
    </w:p>
    <w:p w14:paraId="004F8C6C" w14:textId="77777777" w:rsidR="00FF2FC6" w:rsidRDefault="00000000">
      <w:pPr>
        <w:shd w:val="clear" w:color="auto" w:fill="F6F4EE"/>
        <w:ind w:left="360"/>
      </w:pPr>
      <w:r>
        <w:rPr>
          <w:rFonts w:ascii="Courier New" w:eastAsia="Courier New" w:hAnsi="Courier New" w:cs="Courier New"/>
          <w:color w:val="303641"/>
          <w:sz w:val="18"/>
          <w:szCs w:val="18"/>
        </w:rPr>
        <w:t>**前提条件:** 完全無料運用 (Gemini 2.5 Flash 無料枠のみ使用)</w:t>
      </w:r>
    </w:p>
    <w:p w14:paraId="06CAC23C" w14:textId="77777777" w:rsidR="00FF2FC6" w:rsidRDefault="00000000">
      <w:pPr>
        <w:shd w:val="clear" w:color="auto" w:fill="F6F4EE"/>
        <w:ind w:left="360"/>
      </w:pPr>
      <w:r>
        <w:rPr>
          <w:rFonts w:ascii="Courier New" w:eastAsia="Courier New" w:hAnsi="Courier New" w:cs="Courier New"/>
          <w:color w:val="303641"/>
          <w:sz w:val="18"/>
          <w:szCs w:val="18"/>
        </w:rPr>
        <w:t>**改版:** v1.0 → v1.1 (12点の review 指摘を反映 + Claude API → Gemini Flash text 差し替え)</w:t>
      </w:r>
    </w:p>
    <w:p w14:paraId="2B8A37B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0882702" w14:textId="77777777" w:rsidR="00FF2FC6" w:rsidRDefault="00000000">
      <w:pPr>
        <w:shd w:val="clear" w:color="auto" w:fill="F6F4EE"/>
        <w:ind w:left="360"/>
      </w:pPr>
      <w:r>
        <w:rPr>
          <w:rFonts w:ascii="Courier New" w:eastAsia="Courier New" w:hAnsi="Courier New" w:cs="Courier New"/>
          <w:color w:val="303641"/>
          <w:sz w:val="18"/>
          <w:szCs w:val="18"/>
        </w:rPr>
        <w:t>---</w:t>
      </w:r>
    </w:p>
    <w:p w14:paraId="324D69E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EE3BF6B" w14:textId="77777777" w:rsidR="00FF2FC6" w:rsidRDefault="00000000">
      <w:pPr>
        <w:shd w:val="clear" w:color="auto" w:fill="F6F4EE"/>
        <w:ind w:left="360"/>
      </w:pPr>
      <w:r>
        <w:rPr>
          <w:rFonts w:ascii="Courier New" w:eastAsia="Courier New" w:hAnsi="Courier New" w:cs="Courier New"/>
          <w:color w:val="303641"/>
          <w:sz w:val="18"/>
          <w:szCs w:val="18"/>
        </w:rPr>
        <w:t>## 0. TL;DR</w:t>
      </w:r>
    </w:p>
    <w:p w14:paraId="62334E2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54AFA2C" w14:textId="77777777" w:rsidR="00FF2FC6" w:rsidRDefault="00000000">
      <w:pPr>
        <w:shd w:val="clear" w:color="auto" w:fill="F6F4EE"/>
        <w:ind w:left="360"/>
      </w:pPr>
      <w:r>
        <w:rPr>
          <w:rFonts w:ascii="Courier New" w:eastAsia="Courier New" w:hAnsi="Courier New" w:cs="Courier New"/>
          <w:color w:val="303641"/>
          <w:sz w:val="18"/>
          <w:szCs w:val="18"/>
        </w:rPr>
        <w:t>- 現行 `scripts/generate_hero_image.py` は summary 直接 → Gemini 2.5 Flash Image の 1 段階プロンプト。</w:t>
      </w:r>
    </w:p>
    <w:p w14:paraId="086C646C" w14:textId="77777777" w:rsidR="00FF2FC6" w:rsidRDefault="00000000">
      <w:pPr>
        <w:shd w:val="clear" w:color="auto" w:fill="F6F4EE"/>
        <w:ind w:left="360"/>
      </w:pPr>
      <w:r>
        <w:rPr>
          <w:rFonts w:ascii="Courier New" w:eastAsia="Courier New" w:hAnsi="Courier New" w:cs="Courier New"/>
          <w:color w:val="303641"/>
          <w:sz w:val="18"/>
          <w:szCs w:val="18"/>
        </w:rPr>
        <w:t>- 本 spec は **2 段階プロンプト (Gemini text → Gemini image)** に刷新する。</w:t>
      </w:r>
    </w:p>
    <w:p w14:paraId="41552F11" w14:textId="77777777" w:rsidR="00FF2FC6" w:rsidRDefault="00000000">
      <w:pPr>
        <w:shd w:val="clear" w:color="auto" w:fill="F6F4EE"/>
        <w:ind w:left="360"/>
      </w:pPr>
      <w:r>
        <w:rPr>
          <w:rFonts w:ascii="Courier New" w:eastAsia="Courier New" w:hAnsi="Courier New" w:cs="Courier New"/>
          <w:color w:val="303641"/>
          <w:sz w:val="18"/>
          <w:szCs w:val="18"/>
        </w:rPr>
        <w:t>- 中間段階で **視覚概念を JSON 抽出** し、**媒体別スタイル辞書** で最終プロンプトを組み立てる。</w:t>
      </w:r>
    </w:p>
    <w:p w14:paraId="7BFB82FA" w14:textId="77777777" w:rsidR="00FF2FC6" w:rsidRDefault="00000000">
      <w:pPr>
        <w:shd w:val="clear" w:color="auto" w:fill="F6F4EE"/>
        <w:ind w:left="360"/>
      </w:pPr>
      <w:r>
        <w:rPr>
          <w:rFonts w:ascii="Courier New" w:eastAsia="Courier New" w:hAnsi="Courier New" w:cs="Courier New"/>
          <w:color w:val="303641"/>
          <w:sz w:val="18"/>
          <w:szCs w:val="18"/>
        </w:rPr>
        <w:t>- **コスト: $0/年**（Gemini 2.5 Flash text / image の両方とも無料枠内で完結）。</w:t>
      </w:r>
    </w:p>
    <w:p w14:paraId="7ADCAEE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F2F888B" w14:textId="77777777" w:rsidR="00FF2FC6" w:rsidRDefault="00000000">
      <w:pPr>
        <w:shd w:val="clear" w:color="auto" w:fill="F6F4EE"/>
        <w:ind w:left="360"/>
      </w:pPr>
      <w:r>
        <w:rPr>
          <w:rFonts w:ascii="Courier New" w:eastAsia="Courier New" w:hAnsi="Courier New" w:cs="Courier New"/>
          <w:color w:val="303641"/>
          <w:sz w:val="18"/>
          <w:szCs w:val="18"/>
        </w:rPr>
        <w:t>---</w:t>
      </w:r>
    </w:p>
    <w:p w14:paraId="5D96439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8ABE4E0" w14:textId="77777777" w:rsidR="00FF2FC6" w:rsidRDefault="00000000">
      <w:pPr>
        <w:shd w:val="clear" w:color="auto" w:fill="F6F4EE"/>
        <w:ind w:left="360"/>
      </w:pPr>
      <w:r>
        <w:rPr>
          <w:rFonts w:ascii="Courier New" w:eastAsia="Courier New" w:hAnsi="Courier New" w:cs="Courier New"/>
          <w:color w:val="303641"/>
          <w:sz w:val="18"/>
          <w:szCs w:val="18"/>
        </w:rPr>
        <w:t>## 1. 背景</w:t>
      </w:r>
    </w:p>
    <w:p w14:paraId="25784A3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2C47FA5" w14:textId="77777777" w:rsidR="00FF2FC6" w:rsidRDefault="00000000">
      <w:pPr>
        <w:shd w:val="clear" w:color="auto" w:fill="F6F4EE"/>
        <w:ind w:left="360"/>
      </w:pPr>
      <w:r>
        <w:rPr>
          <w:rFonts w:ascii="Courier New" w:eastAsia="Courier New" w:hAnsi="Courier New" w:cs="Courier New"/>
          <w:color w:val="303641"/>
          <w:sz w:val="18"/>
          <w:szCs w:val="18"/>
        </w:rPr>
        <w:t>現行実装の問題点:</w:t>
      </w:r>
    </w:p>
    <w:p w14:paraId="176197F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107D7C" w14:textId="77777777" w:rsidR="00FF2FC6" w:rsidRDefault="00000000">
      <w:pPr>
        <w:shd w:val="clear" w:color="auto" w:fill="F6F4EE"/>
        <w:ind w:left="360"/>
      </w:pPr>
      <w:r>
        <w:rPr>
          <w:rFonts w:ascii="Courier New" w:eastAsia="Courier New" w:hAnsi="Courier New" w:cs="Courier New"/>
          <w:color w:val="303641"/>
          <w:sz w:val="18"/>
          <w:szCs w:val="18"/>
        </w:rPr>
        <w:t>1. **関連性の欠如** — summary の表面的キーワードから画像生成するため、記事の核心と画像がズレる。</w:t>
      </w:r>
    </w:p>
    <w:p w14:paraId="11AAB6D8" w14:textId="77777777" w:rsidR="00FF2FC6" w:rsidRDefault="00000000">
      <w:pPr>
        <w:shd w:val="clear" w:color="auto" w:fill="F6F4EE"/>
        <w:ind w:left="360"/>
      </w:pPr>
      <w:r>
        <w:rPr>
          <w:rFonts w:ascii="Courier New" w:eastAsia="Courier New" w:hAnsi="Courier New" w:cs="Courier New"/>
          <w:color w:val="303641"/>
          <w:sz w:val="18"/>
          <w:szCs w:val="18"/>
        </w:rPr>
        <w:t>2. **スタイルの不統一** — 媒体ごとのブランド性 (WSJ のエディトリアル風 / Skift のライフスタイル調) が反映されない。</w:t>
      </w:r>
    </w:p>
    <w:p w14:paraId="5D354A2B" w14:textId="77777777" w:rsidR="00FF2FC6" w:rsidRDefault="00000000">
      <w:pPr>
        <w:shd w:val="clear" w:color="auto" w:fill="F6F4EE"/>
        <w:ind w:left="360"/>
      </w:pPr>
      <w:r>
        <w:rPr>
          <w:rFonts w:ascii="Courier New" w:eastAsia="Courier New" w:hAnsi="Courier New" w:cs="Courier New"/>
          <w:color w:val="303641"/>
          <w:sz w:val="18"/>
          <w:szCs w:val="18"/>
        </w:rPr>
        <w:t>3. **主題の抽象化** — "growth", "market" のような抽象語が主語になり、描画不能な画像が生成される。</w:t>
      </w:r>
    </w:p>
    <w:p w14:paraId="606B3B5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CCFA19E" w14:textId="77777777" w:rsidR="00FF2FC6" w:rsidRDefault="00000000">
      <w:pPr>
        <w:shd w:val="clear" w:color="auto" w:fill="F6F4EE"/>
        <w:ind w:left="360"/>
      </w:pPr>
      <w:r>
        <w:rPr>
          <w:rFonts w:ascii="Courier New" w:eastAsia="Courier New" w:hAnsi="Courier New" w:cs="Courier New"/>
          <w:color w:val="303641"/>
          <w:sz w:val="18"/>
          <w:szCs w:val="18"/>
        </w:rPr>
        <w:t>解決策: **思考プロセスの明示化 (2 段階プロンプト)** と **媒体別スタイル辞書**。</w:t>
      </w:r>
    </w:p>
    <w:p w14:paraId="1477E24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631446A" w14:textId="77777777" w:rsidR="00FF2FC6" w:rsidRDefault="00000000">
      <w:pPr>
        <w:shd w:val="clear" w:color="auto" w:fill="F6F4EE"/>
        <w:ind w:left="360"/>
      </w:pPr>
      <w:r>
        <w:rPr>
          <w:rFonts w:ascii="Courier New" w:eastAsia="Courier New" w:hAnsi="Courier New" w:cs="Courier New"/>
          <w:color w:val="303641"/>
          <w:sz w:val="18"/>
          <w:szCs w:val="18"/>
        </w:rPr>
        <w:t>---</w:t>
      </w:r>
    </w:p>
    <w:p w14:paraId="3B1A894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4120CF1" w14:textId="77777777" w:rsidR="00FF2FC6" w:rsidRDefault="00000000">
      <w:pPr>
        <w:shd w:val="clear" w:color="auto" w:fill="F6F4EE"/>
        <w:ind w:left="360"/>
      </w:pPr>
      <w:r>
        <w:rPr>
          <w:rFonts w:ascii="Courier New" w:eastAsia="Courier New" w:hAnsi="Courier New" w:cs="Courier New"/>
          <w:color w:val="303641"/>
          <w:sz w:val="18"/>
          <w:szCs w:val="18"/>
        </w:rPr>
        <w:t>## 2. API Key / 環境変数</w:t>
      </w:r>
    </w:p>
    <w:p w14:paraId="4387355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51648DC" w14:textId="77777777" w:rsidR="00FF2FC6" w:rsidRDefault="00000000">
      <w:pPr>
        <w:shd w:val="clear" w:color="auto" w:fill="F6F4EE"/>
        <w:ind w:left="360"/>
      </w:pPr>
      <w:r>
        <w:rPr>
          <w:rFonts w:ascii="Courier New" w:eastAsia="Courier New" w:hAnsi="Courier New" w:cs="Courier New"/>
          <w:color w:val="303641"/>
          <w:sz w:val="18"/>
          <w:szCs w:val="18"/>
        </w:rPr>
        <w:t>### 2.1 使用する API Key (全て無料枠)</w:t>
      </w:r>
    </w:p>
    <w:p w14:paraId="32F5FC3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1DA5B3F" w14:textId="77777777" w:rsidR="00FF2FC6" w:rsidRDefault="00000000">
      <w:pPr>
        <w:shd w:val="clear" w:color="auto" w:fill="F6F4EE"/>
        <w:ind w:left="360"/>
      </w:pPr>
      <w:r>
        <w:rPr>
          <w:rFonts w:ascii="Courier New" w:eastAsia="Courier New" w:hAnsi="Courier New" w:cs="Courier New"/>
          <w:color w:val="303641"/>
          <w:sz w:val="18"/>
          <w:szCs w:val="18"/>
        </w:rPr>
        <w:t>| 変数名 | 用途 | 取得元 | 無料枠 | 日次使用見込み |</w:t>
      </w:r>
    </w:p>
    <w:p w14:paraId="50EB445F" w14:textId="77777777" w:rsidR="00FF2FC6" w:rsidRDefault="00000000">
      <w:pPr>
        <w:shd w:val="clear" w:color="auto" w:fill="F6F4EE"/>
        <w:ind w:left="360"/>
      </w:pPr>
      <w:r>
        <w:rPr>
          <w:rFonts w:ascii="Courier New" w:eastAsia="Courier New" w:hAnsi="Courier New" w:cs="Courier New"/>
          <w:color w:val="303641"/>
          <w:sz w:val="18"/>
          <w:szCs w:val="18"/>
        </w:rPr>
        <w:t>|---|---|---|---|---|</w:t>
      </w:r>
    </w:p>
    <w:p w14:paraId="6CAACB19" w14:textId="77777777" w:rsidR="00FF2FC6" w:rsidRDefault="00000000">
      <w:pPr>
        <w:shd w:val="clear" w:color="auto" w:fill="F6F4EE"/>
        <w:ind w:left="360"/>
      </w:pPr>
      <w:r>
        <w:rPr>
          <w:rFonts w:ascii="Courier New" w:eastAsia="Courier New" w:hAnsi="Courier New" w:cs="Courier New"/>
          <w:color w:val="303641"/>
          <w:sz w:val="18"/>
          <w:szCs w:val="18"/>
        </w:rPr>
        <w:t>| `GEMINI_API_KEY` | Text (JSON抽出) + Image (画像生成) 両方 | Google AI Studio | 1,500 RPD / 15 RPM | 最大 16 calls/日 (8 sec × 2) |</w:t>
      </w:r>
    </w:p>
    <w:p w14:paraId="6F3E6F1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9380272" w14:textId="77777777" w:rsidR="00FF2FC6" w:rsidRDefault="00000000">
      <w:pPr>
        <w:shd w:val="clear" w:color="auto" w:fill="F6F4EE"/>
        <w:ind w:left="360"/>
      </w:pPr>
      <w:r>
        <w:rPr>
          <w:rFonts w:ascii="Courier New" w:eastAsia="Courier New" w:hAnsi="Courier New" w:cs="Courier New"/>
          <w:color w:val="303641"/>
          <w:sz w:val="18"/>
          <w:szCs w:val="18"/>
        </w:rPr>
        <w:t>### 2.2 新規 Secret 追加</w:t>
      </w:r>
    </w:p>
    <w:p w14:paraId="04C2A17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B901BC" w14:textId="77777777" w:rsidR="00FF2FC6" w:rsidRDefault="00000000">
      <w:pPr>
        <w:shd w:val="clear" w:color="auto" w:fill="F6F4EE"/>
        <w:ind w:left="360"/>
      </w:pPr>
      <w:r>
        <w:rPr>
          <w:rFonts w:ascii="Courier New" w:eastAsia="Courier New" w:hAnsi="Courier New" w:cs="Courier New"/>
          <w:color w:val="303641"/>
          <w:sz w:val="18"/>
          <w:szCs w:val="18"/>
        </w:rPr>
        <w:t>**不要。** 既存の `GEMINI_API_KEY` (`.env` および GitHub Actions Secrets) をそのまま流用する。</w:t>
      </w:r>
    </w:p>
    <w:p w14:paraId="0984694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7C7BCC8" w14:textId="77777777" w:rsidR="00FF2FC6" w:rsidRDefault="00000000">
      <w:pPr>
        <w:shd w:val="clear" w:color="auto" w:fill="F6F4EE"/>
        <w:ind w:left="360"/>
      </w:pPr>
      <w:r>
        <w:rPr>
          <w:rFonts w:ascii="Courier New" w:eastAsia="Courier New" w:hAnsi="Courier New" w:cs="Courier New"/>
          <w:color w:val="303641"/>
          <w:sz w:val="18"/>
          <w:szCs w:val="18"/>
        </w:rPr>
        <w:t>### 2.3 無料枠の利用状況モニタリング</w:t>
      </w:r>
    </w:p>
    <w:p w14:paraId="04A2256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B8133E9" w14:textId="77777777" w:rsidR="00FF2FC6" w:rsidRDefault="00000000">
      <w:pPr>
        <w:shd w:val="clear" w:color="auto" w:fill="F6F4EE"/>
        <w:ind w:left="360"/>
      </w:pPr>
      <w:r>
        <w:rPr>
          <w:rFonts w:ascii="Courier New" w:eastAsia="Courier New" w:hAnsi="Courier New" w:cs="Courier New"/>
          <w:color w:val="303641"/>
          <w:sz w:val="18"/>
          <w:szCs w:val="18"/>
        </w:rPr>
        <w:t>ログ出力に daily call count を記録し、1,000 RPD 超過で警告を出す (`logs/hero_generation.log`)。</w:t>
      </w:r>
    </w:p>
    <w:p w14:paraId="06B14F8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B44DEBC" w14:textId="77777777" w:rsidR="00FF2FC6" w:rsidRDefault="00000000">
      <w:pPr>
        <w:shd w:val="clear" w:color="auto" w:fill="F6F4EE"/>
        <w:ind w:left="360"/>
      </w:pPr>
      <w:r>
        <w:rPr>
          <w:rFonts w:ascii="Courier New" w:eastAsia="Courier New" w:hAnsi="Courier New" w:cs="Courier New"/>
          <w:color w:val="303641"/>
          <w:sz w:val="18"/>
          <w:szCs w:val="18"/>
        </w:rPr>
        <w:t>---</w:t>
      </w:r>
    </w:p>
    <w:p w14:paraId="7C21B35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3E97FF9" w14:textId="77777777" w:rsidR="00FF2FC6" w:rsidRDefault="00000000">
      <w:pPr>
        <w:shd w:val="clear" w:color="auto" w:fill="F6F4EE"/>
        <w:ind w:left="360"/>
      </w:pPr>
      <w:r>
        <w:rPr>
          <w:rFonts w:ascii="Courier New" w:eastAsia="Courier New" w:hAnsi="Courier New" w:cs="Courier New"/>
          <w:color w:val="303641"/>
          <w:sz w:val="18"/>
          <w:szCs w:val="18"/>
        </w:rPr>
        <w:t>## 3. 実装要件</w:t>
      </w:r>
    </w:p>
    <w:p w14:paraId="1FDF40D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2C803C0" w14:textId="77777777" w:rsidR="00FF2FC6" w:rsidRDefault="00000000">
      <w:pPr>
        <w:shd w:val="clear" w:color="auto" w:fill="F6F4EE"/>
        <w:ind w:left="360"/>
      </w:pPr>
      <w:r>
        <w:rPr>
          <w:rFonts w:ascii="Courier New" w:eastAsia="Courier New" w:hAnsi="Courier New" w:cs="Courier New"/>
          <w:color w:val="303641"/>
          <w:sz w:val="18"/>
          <w:szCs w:val="18"/>
        </w:rPr>
        <w:t>### 3.1 プロンプト生成を 2 段階に分離</w:t>
      </w:r>
    </w:p>
    <w:p w14:paraId="5E44AFB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C151C6E" w14:textId="77777777" w:rsidR="00FF2FC6" w:rsidRDefault="00000000">
      <w:pPr>
        <w:shd w:val="clear" w:color="auto" w:fill="F6F4EE"/>
        <w:ind w:left="360"/>
      </w:pPr>
      <w:r>
        <w:rPr>
          <w:rFonts w:ascii="Courier New" w:eastAsia="Courier New" w:hAnsi="Courier New" w:cs="Courier New"/>
          <w:color w:val="303641"/>
          <w:sz w:val="18"/>
          <w:szCs w:val="18"/>
        </w:rPr>
        <w:t>```</w:t>
      </w:r>
    </w:p>
    <w:p w14:paraId="20F0567E" w14:textId="77777777" w:rsidR="00FF2FC6" w:rsidRDefault="00000000">
      <w:pPr>
        <w:shd w:val="clear" w:color="auto" w:fill="F6F4EE"/>
        <w:ind w:left="360"/>
      </w:pPr>
      <w:r>
        <w:rPr>
          <w:rFonts w:ascii="Courier New" w:eastAsia="Courier New" w:hAnsi="Courier New" w:cs="Courier New"/>
          <w:color w:val="303641"/>
          <w:sz w:val="18"/>
          <w:szCs w:val="18"/>
        </w:rPr>
        <w:t>[現行]</w:t>
      </w:r>
    </w:p>
    <w:p w14:paraId="3F32F1E5"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Image) → hero.png</w:t>
      </w:r>
    </w:p>
    <w:p w14:paraId="2076BB0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5F1D769" w14:textId="77777777" w:rsidR="00FF2FC6" w:rsidRDefault="00000000">
      <w:pPr>
        <w:shd w:val="clear" w:color="auto" w:fill="F6F4EE"/>
        <w:ind w:left="360"/>
      </w:pPr>
      <w:r>
        <w:rPr>
          <w:rFonts w:ascii="Courier New" w:eastAsia="Courier New" w:hAnsi="Courier New" w:cs="Courier New"/>
          <w:color w:val="303641"/>
          <w:sz w:val="18"/>
          <w:szCs w:val="18"/>
        </w:rPr>
        <w:t>[新設]</w:t>
      </w:r>
    </w:p>
    <w:p w14:paraId="29E17EC9" w14:textId="77777777" w:rsidR="00FF2FC6" w:rsidRDefault="00000000">
      <w:pPr>
        <w:shd w:val="clear" w:color="auto" w:fill="F6F4EE"/>
        <w:ind w:left="360"/>
      </w:pPr>
      <w:r>
        <w:rPr>
          <w:rFonts w:ascii="Courier New" w:eastAsia="Courier New" w:hAnsi="Courier New" w:cs="Courier New"/>
          <w:color w:val="303641"/>
          <w:sz w:val="18"/>
          <w:szCs w:val="18"/>
        </w:rPr>
        <w:t>summary → (Gemini 2.5 Flash text, JSON mode) → visual_concept (JSON)</w:t>
      </w:r>
    </w:p>
    <w:p w14:paraId="4AC99BDE" w14:textId="77777777" w:rsidR="00FF2FC6" w:rsidRDefault="00000000">
      <w:pPr>
        <w:shd w:val="clear" w:color="auto" w:fill="F6F4EE"/>
        <w:ind w:left="360"/>
      </w:pPr>
      <w:r>
        <w:rPr>
          <w:rFonts w:ascii="Courier New" w:eastAsia="Courier New" w:hAnsi="Courier New" w:cs="Courier New"/>
          <w:color w:val="303641"/>
          <w:sz w:val="18"/>
          <w:szCs w:val="18"/>
        </w:rPr>
        <w:t xml:space="preserve">         → build_hero_prompt() → (Gemini 2.5 Flash Image) → hero.png</w:t>
      </w:r>
    </w:p>
    <w:p w14:paraId="336D6BFD" w14:textId="77777777" w:rsidR="00FF2FC6" w:rsidRDefault="00000000">
      <w:pPr>
        <w:shd w:val="clear" w:color="auto" w:fill="F6F4EE"/>
        <w:ind w:left="360"/>
      </w:pPr>
      <w:r>
        <w:rPr>
          <w:rFonts w:ascii="Courier New" w:eastAsia="Courier New" w:hAnsi="Courier New" w:cs="Courier New"/>
          <w:color w:val="303641"/>
          <w:sz w:val="18"/>
          <w:szCs w:val="18"/>
        </w:rPr>
        <w:t>```</w:t>
      </w:r>
    </w:p>
    <w:p w14:paraId="07D4A8A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4578736" w14:textId="77777777" w:rsidR="00FF2FC6" w:rsidRDefault="00000000">
      <w:pPr>
        <w:shd w:val="clear" w:color="auto" w:fill="F6F4EE"/>
        <w:ind w:left="360"/>
      </w:pPr>
      <w:r>
        <w:rPr>
          <w:rFonts w:ascii="Courier New" w:eastAsia="Courier New" w:hAnsi="Courier New" w:cs="Courier New"/>
          <w:color w:val="303641"/>
          <w:sz w:val="18"/>
          <w:szCs w:val="18"/>
        </w:rPr>
        <w:t>### 3.2 中間 JSON スキーマ</w:t>
      </w:r>
    </w:p>
    <w:p w14:paraId="2CEAC2F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547295E" w14:textId="77777777" w:rsidR="00FF2FC6" w:rsidRDefault="00000000">
      <w:pPr>
        <w:shd w:val="clear" w:color="auto" w:fill="F6F4EE"/>
        <w:ind w:left="360"/>
      </w:pPr>
      <w:r>
        <w:rPr>
          <w:rFonts w:ascii="Courier New" w:eastAsia="Courier New" w:hAnsi="Courier New" w:cs="Courier New"/>
          <w:color w:val="303641"/>
          <w:sz w:val="18"/>
          <w:szCs w:val="18"/>
        </w:rPr>
        <w:t>```json</w:t>
      </w:r>
    </w:p>
    <w:p w14:paraId="560AE399" w14:textId="77777777" w:rsidR="00FF2FC6" w:rsidRDefault="00000000">
      <w:pPr>
        <w:shd w:val="clear" w:color="auto" w:fill="F6F4EE"/>
        <w:ind w:left="360"/>
      </w:pPr>
      <w:r>
        <w:rPr>
          <w:rFonts w:ascii="Courier New" w:eastAsia="Courier New" w:hAnsi="Courier New" w:cs="Courier New"/>
          <w:color w:val="303641"/>
          <w:sz w:val="18"/>
          <w:szCs w:val="18"/>
        </w:rPr>
        <w:t>{</w:t>
      </w:r>
    </w:p>
    <w:p w14:paraId="7ACA465C"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 "記事の核心トピック (1キーワード、英語)",</w:t>
      </w:r>
    </w:p>
    <w:p w14:paraId="3CFA3933" w14:textId="77777777" w:rsidR="00FF2FC6" w:rsidRDefault="00000000">
      <w:pPr>
        <w:shd w:val="clear" w:color="auto" w:fill="F6F4EE"/>
        <w:ind w:left="360"/>
      </w:pPr>
      <w:r>
        <w:rPr>
          <w:rFonts w:ascii="Courier New" w:eastAsia="Courier New" w:hAnsi="Courier New" w:cs="Courier New"/>
          <w:color w:val="303641"/>
          <w:sz w:val="18"/>
          <w:szCs w:val="18"/>
        </w:rPr>
        <w:t xml:space="preserve">  "visual_metaphor": "そのトピックを象徴する具体的な物体/動作 (英語、1フレーズ)",</w:t>
      </w:r>
    </w:p>
    <w:p w14:paraId="66712414" w14:textId="77777777" w:rsidR="00FF2FC6" w:rsidRDefault="00000000">
      <w:pPr>
        <w:shd w:val="clear" w:color="auto" w:fill="F6F4EE"/>
        <w:ind w:left="360"/>
      </w:pPr>
      <w:r>
        <w:rPr>
          <w:rFonts w:ascii="Courier New" w:eastAsia="Courier New" w:hAnsi="Courier New" w:cs="Courier New"/>
          <w:color w:val="303641"/>
          <w:sz w:val="18"/>
          <w:szCs w:val="18"/>
        </w:rPr>
        <w:t xml:space="preserve">  "contextual_detail": "ニュース固有の要素 (場所/産業/人物属性のいずれか1つ、英語)",</w:t>
      </w:r>
    </w:p>
    <w:p w14:paraId="1D820935" w14:textId="77777777" w:rsidR="00FF2FC6" w:rsidRDefault="00000000">
      <w:pPr>
        <w:shd w:val="clear" w:color="auto" w:fill="F6F4EE"/>
        <w:ind w:left="360"/>
      </w:pPr>
      <w:r>
        <w:rPr>
          <w:rFonts w:ascii="Courier New" w:eastAsia="Courier New" w:hAnsi="Courier New" w:cs="Courier New"/>
          <w:color w:val="303641"/>
          <w:sz w:val="18"/>
          <w:szCs w:val="18"/>
        </w:rPr>
        <w:t xml:space="preserve">  "primary_subject_noun": "画像の主役となる具体名詞 (英語、最優先で描かせる対象)"</w:t>
      </w:r>
    </w:p>
    <w:p w14:paraId="20A7E5FC" w14:textId="77777777" w:rsidR="00FF2FC6" w:rsidRDefault="00000000">
      <w:pPr>
        <w:shd w:val="clear" w:color="auto" w:fill="F6F4EE"/>
        <w:ind w:left="360"/>
      </w:pPr>
      <w:r>
        <w:rPr>
          <w:rFonts w:ascii="Courier New" w:eastAsia="Courier New" w:hAnsi="Courier New" w:cs="Courier New"/>
          <w:color w:val="303641"/>
          <w:sz w:val="18"/>
          <w:szCs w:val="18"/>
        </w:rPr>
        <w:t>}</w:t>
      </w:r>
    </w:p>
    <w:p w14:paraId="642EC312" w14:textId="77777777" w:rsidR="00FF2FC6" w:rsidRDefault="00000000">
      <w:pPr>
        <w:shd w:val="clear" w:color="auto" w:fill="F6F4EE"/>
        <w:ind w:left="360"/>
      </w:pPr>
      <w:r>
        <w:rPr>
          <w:rFonts w:ascii="Courier New" w:eastAsia="Courier New" w:hAnsi="Courier New" w:cs="Courier New"/>
          <w:color w:val="303641"/>
          <w:sz w:val="18"/>
          <w:szCs w:val="18"/>
        </w:rPr>
        <w:t>```</w:t>
      </w:r>
    </w:p>
    <w:p w14:paraId="70FE712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C483A1D" w14:textId="77777777" w:rsidR="00FF2FC6" w:rsidRDefault="00000000">
      <w:pPr>
        <w:shd w:val="clear" w:color="auto" w:fill="F6F4EE"/>
        <w:ind w:left="360"/>
      </w:pPr>
      <w:r>
        <w:rPr>
          <w:rFonts w:ascii="Courier New" w:eastAsia="Courier New" w:hAnsi="Courier New" w:cs="Courier New"/>
          <w:color w:val="303641"/>
          <w:sz w:val="18"/>
          <w:szCs w:val="18"/>
        </w:rPr>
        <w:t>### 3.3 Gemini 2.5 Flash (text) への System Prompt</w:t>
      </w:r>
    </w:p>
    <w:p w14:paraId="29EA4CE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9599E2" w14:textId="77777777" w:rsidR="00FF2FC6" w:rsidRDefault="00000000">
      <w:pPr>
        <w:shd w:val="clear" w:color="auto" w:fill="F6F4EE"/>
        <w:ind w:left="360"/>
      </w:pPr>
      <w:r>
        <w:rPr>
          <w:rFonts w:ascii="Courier New" w:eastAsia="Courier New" w:hAnsi="Courier New" w:cs="Courier New"/>
          <w:color w:val="303641"/>
          <w:sz w:val="18"/>
          <w:szCs w:val="18"/>
        </w:rPr>
        <w:t>**必ずこの文言を使用。変更禁止。**</w:t>
      </w:r>
    </w:p>
    <w:p w14:paraId="323D23A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E8DB27B" w14:textId="77777777" w:rsidR="00FF2FC6" w:rsidRDefault="00000000">
      <w:pPr>
        <w:shd w:val="clear" w:color="auto" w:fill="F6F4EE"/>
        <w:ind w:left="360"/>
      </w:pPr>
      <w:r>
        <w:rPr>
          <w:rFonts w:ascii="Courier New" w:eastAsia="Courier New" w:hAnsi="Courier New" w:cs="Courier New"/>
          <w:color w:val="303641"/>
          <w:sz w:val="18"/>
          <w:szCs w:val="18"/>
        </w:rPr>
        <w:t>```</w:t>
      </w:r>
    </w:p>
    <w:p w14:paraId="4D04F957" w14:textId="77777777" w:rsidR="00FF2FC6" w:rsidRDefault="00000000">
      <w:pPr>
        <w:shd w:val="clear" w:color="auto" w:fill="F6F4EE"/>
        <w:ind w:left="360"/>
      </w:pPr>
      <w:r>
        <w:rPr>
          <w:rFonts w:ascii="Courier New" w:eastAsia="Courier New" w:hAnsi="Courier New" w:cs="Courier New"/>
          <w:color w:val="303641"/>
          <w:sz w:val="18"/>
          <w:szCs w:val="18"/>
        </w:rPr>
        <w:t>You are a visual concept director for a financial/business newsletter dashboard.</w:t>
      </w:r>
    </w:p>
    <w:p w14:paraId="52DE6495" w14:textId="77777777" w:rsidR="00FF2FC6" w:rsidRDefault="00000000">
      <w:pPr>
        <w:shd w:val="clear" w:color="auto" w:fill="F6F4EE"/>
        <w:ind w:left="360"/>
      </w:pPr>
      <w:r>
        <w:rPr>
          <w:rFonts w:ascii="Courier New" w:eastAsia="Courier New" w:hAnsi="Courier New" w:cs="Courier New"/>
          <w:color w:val="303641"/>
          <w:sz w:val="18"/>
          <w:szCs w:val="18"/>
        </w:rPr>
        <w:t>Given an article summary, extract the following in 3 strict steps:</w:t>
      </w:r>
    </w:p>
    <w:p w14:paraId="38C58A2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D512AAC" w14:textId="77777777" w:rsidR="00FF2FC6" w:rsidRDefault="00000000">
      <w:pPr>
        <w:shd w:val="clear" w:color="auto" w:fill="F6F4EE"/>
        <w:ind w:left="360"/>
      </w:pPr>
      <w:r>
        <w:rPr>
          <w:rFonts w:ascii="Courier New" w:eastAsia="Courier New" w:hAnsi="Courier New" w:cs="Courier New"/>
          <w:color w:val="303641"/>
          <w:sz w:val="18"/>
          <w:szCs w:val="18"/>
        </w:rPr>
        <w:t>STEP 1 - Core Theme: Identify ONE central topic keyword.</w:t>
      </w:r>
    </w:p>
    <w:p w14:paraId="7DDEC6AC" w14:textId="77777777" w:rsidR="00FF2FC6" w:rsidRDefault="00000000">
      <w:pPr>
        <w:shd w:val="clear" w:color="auto" w:fill="F6F4EE"/>
        <w:ind w:left="360"/>
      </w:pPr>
      <w:r>
        <w:rPr>
          <w:rFonts w:ascii="Courier New" w:eastAsia="Courier New" w:hAnsi="Courier New" w:cs="Courier New"/>
          <w:color w:val="303641"/>
          <w:sz w:val="18"/>
          <w:szCs w:val="18"/>
        </w:rPr>
        <w:t>STEP 2 - Visual Metaphor: Choose ONE concrete object or action that symbolizes the theme.</w:t>
      </w:r>
    </w:p>
    <w:p w14:paraId="6678AB8B" w14:textId="77777777" w:rsidR="00FF2FC6" w:rsidRDefault="00000000">
      <w:pPr>
        <w:shd w:val="clear" w:color="auto" w:fill="F6F4EE"/>
        <w:ind w:left="360"/>
      </w:pPr>
      <w:r>
        <w:rPr>
          <w:rFonts w:ascii="Courier New" w:eastAsia="Courier New" w:hAnsi="Courier New" w:cs="Courier New"/>
          <w:color w:val="303641"/>
          <w:sz w:val="18"/>
          <w:szCs w:val="18"/>
        </w:rPr>
        <w:t xml:space="preserve">  - For abstract concepts (inflation, recession, negotiation), use physical metaphors</w:t>
      </w:r>
    </w:p>
    <w:p w14:paraId="3E59E576" w14:textId="77777777" w:rsidR="00FF2FC6" w:rsidRDefault="00000000">
      <w:pPr>
        <w:shd w:val="clear" w:color="auto" w:fill="F6F4EE"/>
        <w:ind w:left="360"/>
      </w:pPr>
      <w:r>
        <w:rPr>
          <w:rFonts w:ascii="Courier New" w:eastAsia="Courier New" w:hAnsi="Courier New" w:cs="Courier New"/>
          <w:color w:val="303641"/>
          <w:sz w:val="18"/>
          <w:szCs w:val="18"/>
        </w:rPr>
        <w:t xml:space="preserve">    (a heavy weight, a stalled engine, a chessboard).</w:t>
      </w:r>
    </w:p>
    <w:p w14:paraId="19C4C446" w14:textId="77777777" w:rsidR="00FF2FC6" w:rsidRDefault="00000000">
      <w:pPr>
        <w:shd w:val="clear" w:color="auto" w:fill="F6F4EE"/>
        <w:ind w:left="360"/>
      </w:pPr>
      <w:r>
        <w:rPr>
          <w:rFonts w:ascii="Courier New" w:eastAsia="Courier New" w:hAnsi="Courier New" w:cs="Courier New"/>
          <w:color w:val="303641"/>
          <w:sz w:val="18"/>
          <w:szCs w:val="18"/>
        </w:rPr>
        <w:t xml:space="preserve">  - For lifestyle/travel/tech, use scene-based imagery (a cyclist on a ridge,</w:t>
      </w:r>
    </w:p>
    <w:p w14:paraId="2CAA7431" w14:textId="77777777" w:rsidR="00FF2FC6" w:rsidRDefault="00000000">
      <w:pPr>
        <w:shd w:val="clear" w:color="auto" w:fill="F6F4EE"/>
        <w:ind w:left="360"/>
      </w:pPr>
      <w:r>
        <w:rPr>
          <w:rFonts w:ascii="Courier New" w:eastAsia="Courier New" w:hAnsi="Courier New" w:cs="Courier New"/>
          <w:color w:val="303641"/>
          <w:sz w:val="18"/>
          <w:szCs w:val="18"/>
        </w:rPr>
        <w:t xml:space="preserve">    a traveler with luggage, a modern workspace).</w:t>
      </w:r>
    </w:p>
    <w:p w14:paraId="22384F93" w14:textId="77777777" w:rsidR="00FF2FC6" w:rsidRDefault="00000000">
      <w:pPr>
        <w:shd w:val="clear" w:color="auto" w:fill="F6F4EE"/>
        <w:ind w:left="360"/>
      </w:pPr>
      <w:r>
        <w:rPr>
          <w:rFonts w:ascii="Courier New" w:eastAsia="Courier New" w:hAnsi="Courier New" w:cs="Courier New"/>
          <w:color w:val="303641"/>
          <w:sz w:val="18"/>
          <w:szCs w:val="18"/>
        </w:rPr>
        <w:t>STEP 3 - Contextual Detail: Add ONE specific element from the article</w:t>
      </w:r>
    </w:p>
    <w:p w14:paraId="655170B9" w14:textId="77777777" w:rsidR="00FF2FC6" w:rsidRDefault="00000000">
      <w:pPr>
        <w:shd w:val="clear" w:color="auto" w:fill="F6F4EE"/>
        <w:ind w:left="360"/>
      </w:pPr>
      <w:r>
        <w:rPr>
          <w:rFonts w:ascii="Courier New" w:eastAsia="Courier New" w:hAnsi="Courier New" w:cs="Courier New"/>
          <w:color w:val="303641"/>
          <w:sz w:val="18"/>
          <w:szCs w:val="18"/>
        </w:rPr>
        <w:t xml:space="preserve">  (location, industry, character attribute).</w:t>
      </w:r>
    </w:p>
    <w:p w14:paraId="005E5D8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F35A761" w14:textId="77777777" w:rsidR="00FF2FC6" w:rsidRDefault="00000000">
      <w:pPr>
        <w:shd w:val="clear" w:color="auto" w:fill="F6F4EE"/>
        <w:ind w:left="360"/>
      </w:pPr>
      <w:r>
        <w:rPr>
          <w:rFonts w:ascii="Courier New" w:eastAsia="Courier New" w:hAnsi="Courier New" w:cs="Courier New"/>
          <w:color w:val="303641"/>
          <w:sz w:val="18"/>
          <w:szCs w:val="18"/>
        </w:rPr>
        <w:t>Also extract the PRIMARY SUBJECT NOUN — the single most important object</w:t>
      </w:r>
    </w:p>
    <w:p w14:paraId="086310B4" w14:textId="77777777" w:rsidR="00FF2FC6" w:rsidRDefault="00000000">
      <w:pPr>
        <w:shd w:val="clear" w:color="auto" w:fill="F6F4EE"/>
        <w:ind w:left="360"/>
      </w:pPr>
      <w:r>
        <w:rPr>
          <w:rFonts w:ascii="Courier New" w:eastAsia="Courier New" w:hAnsi="Courier New" w:cs="Courier New"/>
          <w:color w:val="303641"/>
          <w:sz w:val="18"/>
          <w:szCs w:val="18"/>
        </w:rPr>
        <w:t>that MUST appear as the visual anchor.</w:t>
      </w:r>
    </w:p>
    <w:p w14:paraId="5B8490C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B3BFEC" w14:textId="77777777" w:rsidR="00FF2FC6" w:rsidRDefault="00000000">
      <w:pPr>
        <w:shd w:val="clear" w:color="auto" w:fill="F6F4EE"/>
        <w:ind w:left="360"/>
      </w:pPr>
      <w:r>
        <w:rPr>
          <w:rFonts w:ascii="Courier New" w:eastAsia="Courier New" w:hAnsi="Courier New" w:cs="Courier New"/>
          <w:color w:val="303641"/>
          <w:sz w:val="18"/>
          <w:szCs w:val="18"/>
        </w:rPr>
        <w:t>Rules:</w:t>
      </w:r>
    </w:p>
    <w:p w14:paraId="15D68419" w14:textId="77777777" w:rsidR="00FF2FC6" w:rsidRDefault="00000000">
      <w:pPr>
        <w:shd w:val="clear" w:color="auto" w:fill="F6F4EE"/>
        <w:ind w:left="360"/>
      </w:pPr>
      <w:r>
        <w:rPr>
          <w:rFonts w:ascii="Courier New" w:eastAsia="Courier New" w:hAnsi="Courier New" w:cs="Courier New"/>
          <w:color w:val="303641"/>
          <w:sz w:val="18"/>
          <w:szCs w:val="18"/>
        </w:rPr>
        <w:t>- Never return abstract concepts as primary_subject_noun. Always a physical,</w:t>
      </w:r>
    </w:p>
    <w:p w14:paraId="619671DF" w14:textId="77777777" w:rsidR="00FF2FC6" w:rsidRDefault="00000000">
      <w:pPr>
        <w:shd w:val="clear" w:color="auto" w:fill="F6F4EE"/>
        <w:ind w:left="360"/>
      </w:pPr>
      <w:r>
        <w:rPr>
          <w:rFonts w:ascii="Courier New" w:eastAsia="Courier New" w:hAnsi="Courier New" w:cs="Courier New"/>
          <w:color w:val="303641"/>
          <w:sz w:val="18"/>
          <w:szCs w:val="18"/>
        </w:rPr>
        <w:t xml:space="preserve">  drawable object (e.g., "a cyclist", "a skyscraper", "a golden coin", NOT "growth" or "risk").</w:t>
      </w:r>
    </w:p>
    <w:p w14:paraId="639B5A17" w14:textId="77777777" w:rsidR="00FF2FC6" w:rsidRDefault="00000000">
      <w:pPr>
        <w:shd w:val="clear" w:color="auto" w:fill="F6F4EE"/>
        <w:ind w:left="360"/>
      </w:pPr>
      <w:r>
        <w:rPr>
          <w:rFonts w:ascii="Courier New" w:eastAsia="Courier New" w:hAnsi="Courier New" w:cs="Courier New"/>
          <w:color w:val="303641"/>
          <w:sz w:val="18"/>
          <w:szCs w:val="18"/>
        </w:rPr>
        <w:t>- All fields in English.</w:t>
      </w:r>
    </w:p>
    <w:p w14:paraId="59DC1BA4" w14:textId="77777777" w:rsidR="00FF2FC6" w:rsidRDefault="00000000">
      <w:pPr>
        <w:shd w:val="clear" w:color="auto" w:fill="F6F4EE"/>
        <w:ind w:left="360"/>
      </w:pPr>
      <w:r>
        <w:rPr>
          <w:rFonts w:ascii="Courier New" w:eastAsia="Courier New" w:hAnsi="Courier New" w:cs="Courier New"/>
          <w:color w:val="303641"/>
          <w:sz w:val="18"/>
          <w:szCs w:val="18"/>
        </w:rPr>
        <w:t>- Output ONLY valid JSON, no preamble, no markdown fences.</w:t>
      </w:r>
    </w:p>
    <w:p w14:paraId="6C1D4302" w14:textId="77777777" w:rsidR="00FF2FC6" w:rsidRDefault="00000000">
      <w:pPr>
        <w:shd w:val="clear" w:color="auto" w:fill="F6F4EE"/>
        <w:ind w:left="360"/>
      </w:pPr>
      <w:r>
        <w:rPr>
          <w:rFonts w:ascii="Courier New" w:eastAsia="Courier New" w:hAnsi="Courier New" w:cs="Courier New"/>
          <w:color w:val="303641"/>
          <w:sz w:val="18"/>
          <w:szCs w:val="18"/>
        </w:rPr>
        <w:t>```</w:t>
      </w:r>
    </w:p>
    <w:p w14:paraId="39A09B2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16D6243" w14:textId="77777777" w:rsidR="00FF2FC6" w:rsidRDefault="00000000">
      <w:pPr>
        <w:shd w:val="clear" w:color="auto" w:fill="F6F4EE"/>
        <w:ind w:left="360"/>
      </w:pPr>
      <w:r>
        <w:rPr>
          <w:rFonts w:ascii="Courier New" w:eastAsia="Courier New" w:hAnsi="Courier New" w:cs="Courier New"/>
          <w:color w:val="303641"/>
          <w:sz w:val="18"/>
          <w:szCs w:val="18"/>
        </w:rPr>
        <w:t>### 3.4 Gemini API 呼び出しパラメータ (text)</w:t>
      </w:r>
    </w:p>
    <w:p w14:paraId="3C5F938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9ABB787"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0BAC77D5" w14:textId="77777777" w:rsidR="00FF2FC6" w:rsidRDefault="00000000">
      <w:pPr>
        <w:shd w:val="clear" w:color="auto" w:fill="F6F4EE"/>
        <w:ind w:left="360"/>
      </w:pPr>
      <w:r>
        <w:rPr>
          <w:rFonts w:ascii="Courier New" w:eastAsia="Courier New" w:hAnsi="Courier New" w:cs="Courier New"/>
          <w:color w:val="303641"/>
          <w:sz w:val="18"/>
          <w:szCs w:val="18"/>
        </w:rPr>
        <w:t>GEMINI_TEXT_MODEL = "gemini-2.5-flash"</w:t>
      </w:r>
    </w:p>
    <w:p w14:paraId="727DEC4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3DE986A" w14:textId="77777777" w:rsidR="00FF2FC6" w:rsidRDefault="00000000">
      <w:pPr>
        <w:shd w:val="clear" w:color="auto" w:fill="F6F4EE"/>
        <w:ind w:left="360"/>
      </w:pPr>
      <w:r>
        <w:rPr>
          <w:rFonts w:ascii="Courier New" w:eastAsia="Courier New" w:hAnsi="Courier New" w:cs="Courier New"/>
          <w:color w:val="303641"/>
          <w:sz w:val="18"/>
          <w:szCs w:val="18"/>
        </w:rPr>
        <w:t>generation_config = {</w:t>
      </w:r>
    </w:p>
    <w:p w14:paraId="6D8A09EC" w14:textId="77777777" w:rsidR="00FF2FC6" w:rsidRDefault="00000000">
      <w:pPr>
        <w:shd w:val="clear" w:color="auto" w:fill="F6F4EE"/>
        <w:ind w:left="360"/>
      </w:pPr>
      <w:r>
        <w:rPr>
          <w:rFonts w:ascii="Courier New" w:eastAsia="Courier New" w:hAnsi="Courier New" w:cs="Courier New"/>
          <w:color w:val="303641"/>
          <w:sz w:val="18"/>
          <w:szCs w:val="18"/>
        </w:rPr>
        <w:t xml:space="preserve">    "temperature": 0,              # 決定論的抽出</w:t>
      </w:r>
    </w:p>
    <w:p w14:paraId="63ABA6C2" w14:textId="77777777" w:rsidR="00FF2FC6" w:rsidRDefault="00000000">
      <w:pPr>
        <w:shd w:val="clear" w:color="auto" w:fill="F6F4EE"/>
        <w:ind w:left="360"/>
      </w:pPr>
      <w:r>
        <w:rPr>
          <w:rFonts w:ascii="Courier New" w:eastAsia="Courier New" w:hAnsi="Courier New" w:cs="Courier New"/>
          <w:color w:val="303641"/>
          <w:sz w:val="18"/>
          <w:szCs w:val="18"/>
        </w:rPr>
        <w:t xml:space="preserve">    "max_output_tokens": 300,      # JSON は 200 tok 程度で収まる</w:t>
      </w:r>
    </w:p>
    <w:p w14:paraId="4B293C43"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"response_mime_type": "application/json",  # JSON モード強制</w:t>
      </w:r>
    </w:p>
    <w:p w14:paraId="07F9C3BD" w14:textId="77777777" w:rsidR="00FF2FC6" w:rsidRDefault="00000000">
      <w:pPr>
        <w:shd w:val="clear" w:color="auto" w:fill="F6F4EE"/>
        <w:ind w:left="360"/>
      </w:pPr>
      <w:r>
        <w:rPr>
          <w:rFonts w:ascii="Courier New" w:eastAsia="Courier New" w:hAnsi="Courier New" w:cs="Courier New"/>
          <w:color w:val="303641"/>
          <w:sz w:val="18"/>
          <w:szCs w:val="18"/>
        </w:rPr>
        <w:t>}</w:t>
      </w:r>
    </w:p>
    <w:p w14:paraId="13D6E4A2" w14:textId="77777777" w:rsidR="00FF2FC6" w:rsidRDefault="00000000">
      <w:pPr>
        <w:shd w:val="clear" w:color="auto" w:fill="F6F4EE"/>
        <w:ind w:left="360"/>
      </w:pPr>
      <w:r>
        <w:rPr>
          <w:rFonts w:ascii="Courier New" w:eastAsia="Courier New" w:hAnsi="Courier New" w:cs="Courier New"/>
          <w:color w:val="303641"/>
          <w:sz w:val="18"/>
          <w:szCs w:val="18"/>
        </w:rPr>
        <w:t>```</w:t>
      </w:r>
    </w:p>
    <w:p w14:paraId="360DCC7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A69616C" w14:textId="77777777" w:rsidR="00FF2FC6" w:rsidRDefault="00000000">
      <w:pPr>
        <w:shd w:val="clear" w:color="auto" w:fill="F6F4EE"/>
        <w:ind w:left="360"/>
      </w:pPr>
      <w:r>
        <w:rPr>
          <w:rFonts w:ascii="Courier New" w:eastAsia="Courier New" w:hAnsi="Courier New" w:cs="Courier New"/>
          <w:color w:val="303641"/>
          <w:sz w:val="18"/>
          <w:szCs w:val="18"/>
        </w:rPr>
        <w:t>### 3.5 Summary の境界明示 (prompt injection 防御)</w:t>
      </w:r>
    </w:p>
    <w:p w14:paraId="47CB398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A6C0E2C" w14:textId="77777777" w:rsidR="00FF2FC6" w:rsidRDefault="00000000">
      <w:pPr>
        <w:shd w:val="clear" w:color="auto" w:fill="F6F4EE"/>
        <w:ind w:left="360"/>
      </w:pPr>
      <w:r>
        <w:rPr>
          <w:rFonts w:ascii="Courier New" w:eastAsia="Courier New" w:hAnsi="Courier New" w:cs="Courier New"/>
          <w:color w:val="303641"/>
          <w:sz w:val="18"/>
          <w:szCs w:val="18"/>
        </w:rPr>
        <w:t>User message 側で summary を `"""` で囲む:</w:t>
      </w:r>
    </w:p>
    <w:p w14:paraId="7E68850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AC5201D"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476DAAA9" w14:textId="77777777" w:rsidR="00FF2FC6" w:rsidRDefault="00000000">
      <w:pPr>
        <w:shd w:val="clear" w:color="auto" w:fill="F6F4EE"/>
        <w:ind w:left="360"/>
      </w:pPr>
      <w:r>
        <w:rPr>
          <w:rFonts w:ascii="Courier New" w:eastAsia="Courier New" w:hAnsi="Courier New" w:cs="Courier New"/>
          <w:color w:val="303641"/>
          <w:sz w:val="18"/>
          <w:szCs w:val="18"/>
        </w:rPr>
        <w:t>user_message = f'''Extract the visual concept from the following article summary:</w:t>
      </w:r>
    </w:p>
    <w:p w14:paraId="5539031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7386033" w14:textId="77777777" w:rsidR="00FF2FC6" w:rsidRDefault="00000000">
      <w:pPr>
        <w:shd w:val="clear" w:color="auto" w:fill="F6F4EE"/>
        <w:ind w:left="360"/>
      </w:pPr>
      <w:r>
        <w:rPr>
          <w:rFonts w:ascii="Courier New" w:eastAsia="Courier New" w:hAnsi="Courier New" w:cs="Courier New"/>
          <w:color w:val="303641"/>
          <w:sz w:val="18"/>
          <w:szCs w:val="18"/>
        </w:rPr>
        <w:t>"""</w:t>
      </w:r>
    </w:p>
    <w:p w14:paraId="18CF4C03" w14:textId="77777777" w:rsidR="00FF2FC6" w:rsidRDefault="00000000">
      <w:pPr>
        <w:shd w:val="clear" w:color="auto" w:fill="F6F4EE"/>
        <w:ind w:left="360"/>
      </w:pPr>
      <w:r>
        <w:rPr>
          <w:rFonts w:ascii="Courier New" w:eastAsia="Courier New" w:hAnsi="Courier New" w:cs="Courier New"/>
          <w:color w:val="303641"/>
          <w:sz w:val="18"/>
          <w:szCs w:val="18"/>
        </w:rPr>
        <w:t>{summary}</w:t>
      </w:r>
    </w:p>
    <w:p w14:paraId="63A3CD81" w14:textId="77777777" w:rsidR="00FF2FC6" w:rsidRDefault="00000000">
      <w:pPr>
        <w:shd w:val="clear" w:color="auto" w:fill="F6F4EE"/>
        <w:ind w:left="360"/>
      </w:pPr>
      <w:r>
        <w:rPr>
          <w:rFonts w:ascii="Courier New" w:eastAsia="Courier New" w:hAnsi="Courier New" w:cs="Courier New"/>
          <w:color w:val="303641"/>
          <w:sz w:val="18"/>
          <w:szCs w:val="18"/>
        </w:rPr>
        <w:t>"""</w:t>
      </w:r>
    </w:p>
    <w:p w14:paraId="1E0FB37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B64C1C2" w14:textId="77777777" w:rsidR="00FF2FC6" w:rsidRDefault="00000000">
      <w:pPr>
        <w:shd w:val="clear" w:color="auto" w:fill="F6F4EE"/>
        <w:ind w:left="360"/>
      </w:pPr>
      <w:r>
        <w:rPr>
          <w:rFonts w:ascii="Courier New" w:eastAsia="Courier New" w:hAnsi="Courier New" w:cs="Courier New"/>
          <w:color w:val="303641"/>
          <w:sz w:val="18"/>
          <w:szCs w:val="18"/>
        </w:rPr>
        <w:t>Output JSON only.'''</w:t>
      </w:r>
    </w:p>
    <w:p w14:paraId="436A0E09" w14:textId="77777777" w:rsidR="00FF2FC6" w:rsidRDefault="00000000">
      <w:pPr>
        <w:shd w:val="clear" w:color="auto" w:fill="F6F4EE"/>
        <w:ind w:left="360"/>
      </w:pPr>
      <w:r>
        <w:rPr>
          <w:rFonts w:ascii="Courier New" w:eastAsia="Courier New" w:hAnsi="Courier New" w:cs="Courier New"/>
          <w:color w:val="303641"/>
          <w:sz w:val="18"/>
          <w:szCs w:val="18"/>
        </w:rPr>
        <w:t>```</w:t>
      </w:r>
    </w:p>
    <w:p w14:paraId="56A951F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8B9B996" w14:textId="77777777" w:rsidR="00FF2FC6" w:rsidRDefault="00000000">
      <w:pPr>
        <w:shd w:val="clear" w:color="auto" w:fill="F6F4EE"/>
        <w:ind w:left="360"/>
      </w:pPr>
      <w:r>
        <w:rPr>
          <w:rFonts w:ascii="Courier New" w:eastAsia="Courier New" w:hAnsi="Courier New" w:cs="Courier New"/>
          <w:color w:val="303641"/>
          <w:sz w:val="18"/>
          <w:szCs w:val="18"/>
        </w:rPr>
        <w:t>---</w:t>
      </w:r>
    </w:p>
    <w:p w14:paraId="48116EF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FDA8112" w14:textId="77777777" w:rsidR="00FF2FC6" w:rsidRDefault="00000000">
      <w:pPr>
        <w:shd w:val="clear" w:color="auto" w:fill="F6F4EE"/>
        <w:ind w:left="360"/>
      </w:pPr>
      <w:r>
        <w:rPr>
          <w:rFonts w:ascii="Courier New" w:eastAsia="Courier New" w:hAnsi="Courier New" w:cs="Courier New"/>
          <w:color w:val="303641"/>
          <w:sz w:val="18"/>
          <w:szCs w:val="18"/>
        </w:rPr>
        <w:t>## 4. 媒体別スタイル辞書</w:t>
      </w:r>
    </w:p>
    <w:p w14:paraId="5C96881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5F00AE4" w14:textId="77777777" w:rsidR="00FF2FC6" w:rsidRDefault="00000000">
      <w:pPr>
        <w:shd w:val="clear" w:color="auto" w:fill="F6F4EE"/>
        <w:ind w:left="360"/>
      </w:pPr>
      <w:r>
        <w:rPr>
          <w:rFonts w:ascii="Courier New" w:eastAsia="Courier New" w:hAnsi="Courier New" w:cs="Courier New"/>
          <w:color w:val="303641"/>
          <w:sz w:val="18"/>
          <w:szCs w:val="18"/>
        </w:rPr>
        <w:t>`scripts/generate_hero_image.py` の先頭に以下を追加:</w:t>
      </w:r>
    </w:p>
    <w:p w14:paraId="34DE7E3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69C85A1"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4DBF4B2D" w14:textId="77777777" w:rsidR="00FF2FC6" w:rsidRDefault="00000000">
      <w:pPr>
        <w:shd w:val="clear" w:color="auto" w:fill="F6F4EE"/>
        <w:ind w:left="360"/>
      </w:pPr>
      <w:r>
        <w:rPr>
          <w:rFonts w:ascii="Courier New" w:eastAsia="Courier New" w:hAnsi="Courier New" w:cs="Courier New"/>
          <w:color w:val="303641"/>
          <w:sz w:val="18"/>
          <w:szCs w:val="18"/>
        </w:rPr>
        <w:t>STYLE_DICTIONARY = {</w:t>
      </w:r>
    </w:p>
    <w:p w14:paraId="3EB3E772" w14:textId="77777777" w:rsidR="00FF2FC6" w:rsidRDefault="00000000">
      <w:pPr>
        <w:shd w:val="clear" w:color="auto" w:fill="F6F4EE"/>
        <w:ind w:left="360"/>
      </w:pPr>
      <w:r>
        <w:rPr>
          <w:rFonts w:ascii="Courier New" w:eastAsia="Courier New" w:hAnsi="Courier New" w:cs="Courier New"/>
          <w:color w:val="303641"/>
          <w:sz w:val="18"/>
          <w:szCs w:val="18"/>
        </w:rPr>
        <w:t xml:space="preserve">    # --- Editorial (エディトリアル風刺画) ---</w:t>
      </w:r>
    </w:p>
    <w:p w14:paraId="16C2E20C" w14:textId="77777777" w:rsidR="00FF2FC6" w:rsidRDefault="00000000">
      <w:pPr>
        <w:shd w:val="clear" w:color="auto" w:fill="F6F4EE"/>
        <w:ind w:left="360"/>
      </w:pPr>
      <w:r>
        <w:rPr>
          <w:rFonts w:ascii="Courier New" w:eastAsia="Courier New" w:hAnsi="Courier New" w:cs="Courier New"/>
          <w:color w:val="303641"/>
          <w:sz w:val="18"/>
          <w:szCs w:val="18"/>
        </w:rPr>
        <w:t xml:space="preserve">    "wsj": {</w:t>
      </w:r>
    </w:p>
    <w:p w14:paraId="4D66B3D6"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780DEB89"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"traditional editorial illustration, sophisticated conceptual metaphor, "</w:t>
      </w:r>
    </w:p>
    <w:p w14:paraId="4911DBF5" w14:textId="77777777" w:rsidR="00FF2FC6" w:rsidRDefault="00000000">
      <w:pPr>
        <w:shd w:val="clear" w:color="auto" w:fill="F6F4EE"/>
        <w:ind w:left="360"/>
      </w:pPr>
      <w:r>
        <w:rPr>
          <w:rFonts w:ascii="Courier New" w:eastAsia="Courier New" w:hAnsi="Courier New" w:cs="Courier New"/>
          <w:color w:val="303641"/>
          <w:sz w:val="18"/>
          <w:szCs w:val="18"/>
        </w:rPr>
        <w:t xml:space="preserve">                          "muted earth tones, subtle crosshatching texture, "</w:t>
      </w:r>
    </w:p>
    <w:p w14:paraId="4D302324"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The Wall Street Journal opinion pages",</w:t>
      </w:r>
    </w:p>
    <w:p w14:paraId="4AC0ED73" w14:textId="77777777" w:rsidR="00FF2FC6" w:rsidRDefault="00000000">
      <w:pPr>
        <w:shd w:val="clear" w:color="auto" w:fill="F6F4EE"/>
        <w:ind w:left="360"/>
      </w:pPr>
      <w:r>
        <w:rPr>
          <w:rFonts w:ascii="Courier New" w:eastAsia="Courier New" w:hAnsi="Courier New" w:cs="Courier New"/>
          <w:color w:val="303641"/>
          <w:sz w:val="18"/>
          <w:szCs w:val="18"/>
        </w:rPr>
        <w:t xml:space="preserve">        "tone": "serious, weighty, intellectually refined",</w:t>
      </w:r>
    </w:p>
    <w:p w14:paraId="666238A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12463BD" w14:textId="77777777" w:rsidR="00FF2FC6" w:rsidRDefault="00000000">
      <w:pPr>
        <w:shd w:val="clear" w:color="auto" w:fill="F6F4EE"/>
        <w:ind w:left="360"/>
      </w:pPr>
      <w:r>
        <w:rPr>
          <w:rFonts w:ascii="Courier New" w:eastAsia="Courier New" w:hAnsi="Courier New" w:cs="Courier New"/>
          <w:color w:val="303641"/>
          <w:sz w:val="18"/>
          <w:szCs w:val="18"/>
        </w:rPr>
        <w:t xml:space="preserve">    "nyt-bn": {</w:t>
      </w:r>
    </w:p>
    <w:p w14:paraId="4C133A47"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18AF8FDC"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editorial illustration, bold conceptual metaphor, "</w:t>
      </w:r>
    </w:p>
    <w:p w14:paraId="222EAB23" w14:textId="77777777" w:rsidR="00FF2FC6" w:rsidRDefault="00000000">
      <w:pPr>
        <w:shd w:val="clear" w:color="auto" w:fill="F6F4EE"/>
        <w:ind w:left="360"/>
      </w:pPr>
      <w:r>
        <w:rPr>
          <w:rFonts w:ascii="Courier New" w:eastAsia="Courier New" w:hAnsi="Courier New" w:cs="Courier New"/>
          <w:color w:val="303641"/>
          <w:sz w:val="18"/>
          <w:szCs w:val="18"/>
        </w:rPr>
        <w:t xml:space="preserve">                          "limited color palette with one accent color, clean composition, "</w:t>
      </w:r>
    </w:p>
    <w:p w14:paraId="73682ABD" w14:textId="77777777" w:rsidR="00FF2FC6" w:rsidRDefault="00000000">
      <w:pPr>
        <w:shd w:val="clear" w:color="auto" w:fill="F6F4EE"/>
        <w:ind w:left="360"/>
      </w:pPr>
      <w:r>
        <w:rPr>
          <w:rFonts w:ascii="Courier New" w:eastAsia="Courier New" w:hAnsi="Courier New" w:cs="Courier New"/>
          <w:color w:val="303641"/>
          <w:sz w:val="18"/>
          <w:szCs w:val="18"/>
        </w:rPr>
        <w:t xml:space="preserve">                          "reminiscent of New York Times front-page art",</w:t>
      </w:r>
    </w:p>
    <w:p w14:paraId="7E3C8A5E" w14:textId="77777777" w:rsidR="00FF2FC6" w:rsidRDefault="00000000">
      <w:pPr>
        <w:shd w:val="clear" w:color="auto" w:fill="F6F4EE"/>
        <w:ind w:left="360"/>
      </w:pPr>
      <w:r>
        <w:rPr>
          <w:rFonts w:ascii="Courier New" w:eastAsia="Courier New" w:hAnsi="Courier New" w:cs="Courier New"/>
          <w:color w:val="303641"/>
          <w:sz w:val="18"/>
          <w:szCs w:val="18"/>
        </w:rPr>
        <w:t xml:space="preserve">        "tone": "urgent, contemporary, journalistic",</w:t>
      </w:r>
    </w:p>
    <w:p w14:paraId="7395462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0B08EA5" w14:textId="77777777" w:rsidR="00FF2FC6" w:rsidRDefault="00000000">
      <w:pPr>
        <w:shd w:val="clear" w:color="auto" w:fill="F6F4EE"/>
        <w:ind w:left="360"/>
      </w:pPr>
      <w:r>
        <w:rPr>
          <w:rFonts w:ascii="Courier New" w:eastAsia="Courier New" w:hAnsi="Courier New" w:cs="Courier New"/>
          <w:color w:val="303641"/>
          <w:sz w:val="18"/>
          <w:szCs w:val="18"/>
        </w:rPr>
        <w:t xml:space="preserve">    "nyt-op": {</w:t>
      </w:r>
    </w:p>
    <w:p w14:paraId="505D395D"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236E946E"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"bold contemporary satirical illustration, daring conceptual metaphor, "</w:t>
      </w:r>
    </w:p>
    <w:p w14:paraId="64410C29" w14:textId="77777777" w:rsidR="00FF2FC6" w:rsidRDefault="00000000">
      <w:pPr>
        <w:shd w:val="clear" w:color="auto" w:fill="F6F4EE"/>
        <w:ind w:left="360"/>
      </w:pPr>
      <w:r>
        <w:rPr>
          <w:rFonts w:ascii="Courier New" w:eastAsia="Courier New" w:hAnsi="Courier New" w:cs="Courier New"/>
          <w:color w:val="303641"/>
          <w:sz w:val="18"/>
          <w:szCs w:val="18"/>
        </w:rPr>
        <w:t xml:space="preserve">                          "high-contrast color blocks, reminiscent of New York Times Op-Ed section",</w:t>
      </w:r>
    </w:p>
    <w:p w14:paraId="2E7C76AF" w14:textId="77777777" w:rsidR="00FF2FC6" w:rsidRDefault="00000000">
      <w:pPr>
        <w:shd w:val="clear" w:color="auto" w:fill="F6F4EE"/>
        <w:ind w:left="360"/>
      </w:pPr>
      <w:r>
        <w:rPr>
          <w:rFonts w:ascii="Courier New" w:eastAsia="Courier New" w:hAnsi="Courier New" w:cs="Courier New"/>
          <w:color w:val="303641"/>
          <w:sz w:val="18"/>
          <w:szCs w:val="18"/>
        </w:rPr>
        <w:t xml:space="preserve">        "tone": "provocative, opinionated, modern",</w:t>
      </w:r>
    </w:p>
    <w:p w14:paraId="77E1DFB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F50DFB4" w14:textId="77777777" w:rsidR="00FF2FC6" w:rsidRDefault="00000000">
      <w:pPr>
        <w:shd w:val="clear" w:color="auto" w:fill="F6F4EE"/>
        <w:ind w:left="360"/>
      </w:pPr>
      <w:r>
        <w:rPr>
          <w:rFonts w:ascii="Courier New" w:eastAsia="Courier New" w:hAnsi="Courier New" w:cs="Courier New"/>
          <w:color w:val="303641"/>
          <w:sz w:val="18"/>
          <w:szCs w:val="18"/>
        </w:rPr>
        <w:t xml:space="preserve">    "buysiders": {</w:t>
      </w:r>
    </w:p>
    <w:p w14:paraId="4CA2BCE7"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w:t>
      </w:r>
    </w:p>
    <w:p w14:paraId="1A35D2D2"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"financial editorial illustration, M&amp;A metaphor imagery "</w:t>
      </w:r>
    </w:p>
    <w:p w14:paraId="1DE58128" w14:textId="77777777" w:rsidR="00FF2FC6" w:rsidRDefault="00000000">
      <w:pPr>
        <w:shd w:val="clear" w:color="auto" w:fill="F6F4EE"/>
        <w:ind w:left="360"/>
      </w:pPr>
      <w:r>
        <w:rPr>
          <w:rFonts w:ascii="Courier New" w:eastAsia="Courier New" w:hAnsi="Courier New" w:cs="Courier New"/>
          <w:color w:val="303641"/>
          <w:sz w:val="18"/>
          <w:szCs w:val="18"/>
        </w:rPr>
        <w:t xml:space="preserve">                          "(handshakes, merging shapes, chessboards), "</w:t>
      </w:r>
    </w:p>
    <w:p w14:paraId="08989E39" w14:textId="77777777" w:rsidR="00FF2FC6" w:rsidRDefault="00000000">
      <w:pPr>
        <w:shd w:val="clear" w:color="auto" w:fill="F6F4EE"/>
        <w:ind w:left="360"/>
      </w:pPr>
      <w:r>
        <w:rPr>
          <w:rFonts w:ascii="Courier New" w:eastAsia="Courier New" w:hAnsi="Courier New" w:cs="Courier New"/>
          <w:color w:val="303641"/>
          <w:sz w:val="18"/>
          <w:szCs w:val="18"/>
        </w:rPr>
        <w:t xml:space="preserve">                          "navy and gold palette, sophisticated minimalism",</w:t>
      </w:r>
    </w:p>
    <w:p w14:paraId="61FA9725" w14:textId="77777777" w:rsidR="00FF2FC6" w:rsidRDefault="00000000">
      <w:pPr>
        <w:shd w:val="clear" w:color="auto" w:fill="F6F4EE"/>
        <w:ind w:left="360"/>
      </w:pPr>
      <w:r>
        <w:rPr>
          <w:rFonts w:ascii="Courier New" w:eastAsia="Courier New" w:hAnsi="Courier New" w:cs="Courier New"/>
          <w:color w:val="303641"/>
          <w:sz w:val="18"/>
          <w:szCs w:val="18"/>
        </w:rPr>
        <w:t xml:space="preserve">        "tone": "corporate, strategic, high-stakes",</w:t>
      </w:r>
    </w:p>
    <w:p w14:paraId="6585473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50B2FCD" w14:textId="77777777" w:rsidR="00FF2FC6" w:rsidRDefault="00000000">
      <w:pPr>
        <w:shd w:val="clear" w:color="auto" w:fill="F6F4EE"/>
        <w:ind w:left="360"/>
      </w:pPr>
      <w:r>
        <w:rPr>
          <w:rFonts w:ascii="Courier New" w:eastAsia="Courier New" w:hAnsi="Courier New" w:cs="Courier New"/>
          <w:color w:val="303641"/>
          <w:sz w:val="18"/>
          <w:szCs w:val="18"/>
        </w:rPr>
        <w:t xml:space="preserve">    # Economist は配信実績確認後に有効化 (2026-04-22 時点で日次配信未実装)</w:t>
      </w:r>
    </w:p>
    <w:p w14:paraId="5935A53C" w14:textId="77777777" w:rsidR="00FF2FC6" w:rsidRDefault="00000000">
      <w:pPr>
        <w:shd w:val="clear" w:color="auto" w:fill="F6F4EE"/>
        <w:ind w:left="360"/>
      </w:pPr>
      <w:r>
        <w:rPr>
          <w:rFonts w:ascii="Courier New" w:eastAsia="Courier New" w:hAnsi="Courier New" w:cs="Courier New"/>
          <w:color w:val="303641"/>
          <w:sz w:val="18"/>
          <w:szCs w:val="18"/>
        </w:rPr>
        <w:t xml:space="preserve">    # "economist": { ... },</w:t>
      </w:r>
    </w:p>
    <w:p w14:paraId="7A10DFD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468FECB" w14:textId="77777777" w:rsidR="00FF2FC6" w:rsidRDefault="00000000">
      <w:pPr>
        <w:shd w:val="clear" w:color="auto" w:fill="F6F4EE"/>
        <w:ind w:left="360"/>
      </w:pPr>
      <w:r>
        <w:rPr>
          <w:rFonts w:ascii="Courier New" w:eastAsia="Courier New" w:hAnsi="Courier New" w:cs="Courier New"/>
          <w:color w:val="303641"/>
          <w:sz w:val="18"/>
          <w:szCs w:val="18"/>
        </w:rPr>
        <w:t xml:space="preserve">    # --- Lifestyle (モダンフラットアート) ---</w:t>
      </w:r>
    </w:p>
    <w:p w14:paraId="7B03A5F5" w14:textId="77777777" w:rsidR="00FF2FC6" w:rsidRDefault="00000000">
      <w:pPr>
        <w:shd w:val="clear" w:color="auto" w:fill="F6F4EE"/>
        <w:ind w:left="360"/>
      </w:pPr>
      <w:r>
        <w:rPr>
          <w:rFonts w:ascii="Courier New" w:eastAsia="Courier New" w:hAnsi="Courier New" w:cs="Courier New"/>
          <w:color w:val="303641"/>
          <w:sz w:val="18"/>
          <w:szCs w:val="18"/>
        </w:rPr>
        <w:t xml:space="preserve">    "skift": {</w:t>
      </w:r>
    </w:p>
    <w:p w14:paraId="56029DB7"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3D695D1B"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flat digital illustration, textured brush strokes, "</w:t>
      </w:r>
    </w:p>
    <w:p w14:paraId="0E25B6AB" w14:textId="77777777" w:rsidR="00FF2FC6" w:rsidRDefault="00000000">
      <w:pPr>
        <w:shd w:val="clear" w:color="auto" w:fill="F6F4EE"/>
        <w:ind w:left="360"/>
      </w:pPr>
      <w:r>
        <w:rPr>
          <w:rFonts w:ascii="Courier New" w:eastAsia="Courier New" w:hAnsi="Courier New" w:cs="Courier New"/>
          <w:color w:val="303641"/>
          <w:sz w:val="18"/>
          <w:szCs w:val="18"/>
        </w:rPr>
        <w:t xml:space="preserve">                          "soft gradients, travel and hospitality scenes, "</w:t>
      </w:r>
    </w:p>
    <w:p w14:paraId="57DD7A23" w14:textId="77777777" w:rsidR="00FF2FC6" w:rsidRDefault="00000000">
      <w:pPr>
        <w:shd w:val="clear" w:color="auto" w:fill="F6F4EE"/>
        <w:ind w:left="360"/>
      </w:pPr>
      <w:r>
        <w:rPr>
          <w:rFonts w:ascii="Courier New" w:eastAsia="Courier New" w:hAnsi="Courier New" w:cs="Courier New"/>
          <w:color w:val="303641"/>
          <w:sz w:val="18"/>
          <w:szCs w:val="18"/>
        </w:rPr>
        <w:t xml:space="preserve">                          "serene atmosphere, clean and aspirational",</w:t>
      </w:r>
    </w:p>
    <w:p w14:paraId="66A37D82" w14:textId="77777777" w:rsidR="00FF2FC6" w:rsidRDefault="00000000">
      <w:pPr>
        <w:shd w:val="clear" w:color="auto" w:fill="F6F4EE"/>
        <w:ind w:left="360"/>
      </w:pPr>
      <w:r>
        <w:rPr>
          <w:rFonts w:ascii="Courier New" w:eastAsia="Courier New" w:hAnsi="Courier New" w:cs="Courier New"/>
          <w:color w:val="303641"/>
          <w:sz w:val="18"/>
          <w:szCs w:val="18"/>
        </w:rPr>
        <w:t xml:space="preserve">        "tone": "optimistic, aspirational, polished",</w:t>
      </w:r>
    </w:p>
    <w:p w14:paraId="2912DA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356B2B4" w14:textId="77777777" w:rsidR="00FF2FC6" w:rsidRDefault="00000000">
      <w:pPr>
        <w:shd w:val="clear" w:color="auto" w:fill="F6F4EE"/>
        <w:ind w:left="360"/>
      </w:pPr>
      <w:r>
        <w:rPr>
          <w:rFonts w:ascii="Courier New" w:eastAsia="Courier New" w:hAnsi="Courier New" w:cs="Courier New"/>
          <w:color w:val="303641"/>
          <w:sz w:val="18"/>
          <w:szCs w:val="18"/>
        </w:rPr>
        <w:t xml:space="preserve">    "business-insider": {</w:t>
      </w:r>
    </w:p>
    <w:p w14:paraId="401283AC"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"lifestyle",</w:t>
      </w:r>
    </w:p>
    <w:p w14:paraId="215246FC"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"modern flat digital illustration, textured brush strokes, "</w:t>
      </w:r>
    </w:p>
    <w:p w14:paraId="6C7A01CB" w14:textId="77777777" w:rsidR="00FF2FC6" w:rsidRDefault="00000000">
      <w:pPr>
        <w:shd w:val="clear" w:color="auto" w:fill="F6F4EE"/>
        <w:ind w:left="360"/>
      </w:pPr>
      <w:r>
        <w:rPr>
          <w:rFonts w:ascii="Courier New" w:eastAsia="Courier New" w:hAnsi="Courier New" w:cs="Courier New"/>
          <w:color w:val="303641"/>
          <w:sz w:val="18"/>
          <w:szCs w:val="18"/>
        </w:rPr>
        <w:t xml:space="preserve">                          "subtle gradients, contemporary urban or business scenes, "</w:t>
      </w:r>
    </w:p>
    <w:p w14:paraId="1FA3B731" w14:textId="77777777" w:rsidR="00FF2FC6" w:rsidRDefault="00000000">
      <w:pPr>
        <w:shd w:val="clear" w:color="auto" w:fill="F6F4EE"/>
        <w:ind w:left="360"/>
      </w:pPr>
      <w:r>
        <w:rPr>
          <w:rFonts w:ascii="Courier New" w:eastAsia="Courier New" w:hAnsi="Courier New" w:cs="Courier New"/>
          <w:color w:val="303641"/>
          <w:sz w:val="18"/>
          <w:szCs w:val="18"/>
        </w:rPr>
        <w:t xml:space="preserve">                          "clean composition with tactile detail",</w:t>
      </w:r>
    </w:p>
    <w:p w14:paraId="66B7A299" w14:textId="77777777" w:rsidR="00FF2FC6" w:rsidRDefault="00000000">
      <w:pPr>
        <w:shd w:val="clear" w:color="auto" w:fill="F6F4EE"/>
        <w:ind w:left="360"/>
      </w:pPr>
      <w:r>
        <w:rPr>
          <w:rFonts w:ascii="Courier New" w:eastAsia="Courier New" w:hAnsi="Courier New" w:cs="Courier New"/>
          <w:color w:val="303641"/>
          <w:sz w:val="18"/>
          <w:szCs w:val="18"/>
        </w:rPr>
        <w:t xml:space="preserve">        "tone": "accessible, contemporary, visually rich",</w:t>
      </w:r>
    </w:p>
    <w:p w14:paraId="2DE5B29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000C04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7DDBFA3" w14:textId="77777777" w:rsidR="00FF2FC6" w:rsidRDefault="00000000">
      <w:pPr>
        <w:shd w:val="clear" w:color="auto" w:fill="F6F4EE"/>
        <w:ind w:left="360"/>
      </w:pPr>
      <w:r>
        <w:rPr>
          <w:rFonts w:ascii="Courier New" w:eastAsia="Courier New" w:hAnsi="Courier New" w:cs="Courier New"/>
          <w:color w:val="303641"/>
          <w:sz w:val="18"/>
          <w:szCs w:val="18"/>
        </w:rPr>
        <w:t xml:space="preserve">    # --- Editorial-playful (第3カテゴリ) ---</w:t>
      </w:r>
    </w:p>
    <w:p w14:paraId="310D8125" w14:textId="77777777" w:rsidR="00FF2FC6" w:rsidRDefault="00000000">
      <w:pPr>
        <w:shd w:val="clear" w:color="auto" w:fill="F6F4EE"/>
        <w:ind w:left="360"/>
      </w:pPr>
      <w:r>
        <w:rPr>
          <w:rFonts w:ascii="Courier New" w:eastAsia="Courier New" w:hAnsi="Courier New" w:cs="Courier New"/>
          <w:color w:val="303641"/>
          <w:sz w:val="18"/>
          <w:szCs w:val="18"/>
        </w:rPr>
        <w:t xml:space="preserve">    "short-squeez": {</w:t>
      </w:r>
    </w:p>
    <w:p w14:paraId="6E20335E" w14:textId="77777777" w:rsidR="00FF2FC6" w:rsidRDefault="00000000">
      <w:pPr>
        <w:shd w:val="clear" w:color="auto" w:fill="F6F4EE"/>
        <w:ind w:left="360"/>
      </w:pPr>
      <w:r>
        <w:rPr>
          <w:rFonts w:ascii="Courier New" w:eastAsia="Courier New" w:hAnsi="Courier New" w:cs="Courier New"/>
          <w:color w:val="303641"/>
          <w:sz w:val="18"/>
          <w:szCs w:val="18"/>
        </w:rPr>
        <w:t xml:space="preserve">        "category": "editorial-playful",</w:t>
      </w:r>
    </w:p>
    <w:p w14:paraId="645F8F90"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"playful financial editorial illustration, Wall Street metaphor imagery, "</w:t>
      </w:r>
    </w:p>
    <w:p w14:paraId="41136F3D" w14:textId="77777777" w:rsidR="00FF2FC6" w:rsidRDefault="00000000">
      <w:pPr>
        <w:shd w:val="clear" w:color="auto" w:fill="F6F4EE"/>
        <w:ind w:left="360"/>
      </w:pPr>
      <w:r>
        <w:rPr>
          <w:rFonts w:ascii="Courier New" w:eastAsia="Courier New" w:hAnsi="Courier New" w:cs="Courier New"/>
          <w:color w:val="303641"/>
          <w:sz w:val="18"/>
          <w:szCs w:val="18"/>
        </w:rPr>
        <w:t xml:space="preserve">                          "slightly irreverent tone, clean vector-style with texture accents, "</w:t>
      </w:r>
    </w:p>
    <w:p w14:paraId="219F4E87" w14:textId="77777777" w:rsidR="00FF2FC6" w:rsidRDefault="00000000">
      <w:pPr>
        <w:shd w:val="clear" w:color="auto" w:fill="F6F4EE"/>
        <w:ind w:left="360"/>
      </w:pPr>
      <w:r>
        <w:rPr>
          <w:rFonts w:ascii="Courier New" w:eastAsia="Courier New" w:hAnsi="Courier New" w:cs="Courier New"/>
          <w:color w:val="303641"/>
          <w:sz w:val="18"/>
          <w:szCs w:val="18"/>
        </w:rPr>
        <w:t xml:space="preserve">                          "tinted or textured backgrounds (cream, pale navy, warm gray)",</w:t>
      </w:r>
    </w:p>
    <w:p w14:paraId="779462F0" w14:textId="77777777" w:rsidR="00FF2FC6" w:rsidRDefault="00000000">
      <w:pPr>
        <w:shd w:val="clear" w:color="auto" w:fill="F6F4EE"/>
        <w:ind w:left="360"/>
      </w:pPr>
      <w:r>
        <w:rPr>
          <w:rFonts w:ascii="Courier New" w:eastAsia="Courier New" w:hAnsi="Courier New" w:cs="Courier New"/>
          <w:color w:val="303641"/>
          <w:sz w:val="18"/>
          <w:szCs w:val="18"/>
        </w:rPr>
        <w:t xml:space="preserve">        "tone": "witty, finance-savvy, slightly irreverent",</w:t>
      </w:r>
    </w:p>
    <w:p w14:paraId="12A47F7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BBB79E9" w14:textId="77777777" w:rsidR="00FF2FC6" w:rsidRDefault="00000000">
      <w:pPr>
        <w:shd w:val="clear" w:color="auto" w:fill="F6F4EE"/>
        <w:ind w:left="360"/>
      </w:pPr>
      <w:r>
        <w:rPr>
          <w:rFonts w:ascii="Courier New" w:eastAsia="Courier New" w:hAnsi="Courier New" w:cs="Courier New"/>
          <w:color w:val="303641"/>
          <w:sz w:val="18"/>
          <w:szCs w:val="18"/>
        </w:rPr>
        <w:t>}</w:t>
      </w:r>
    </w:p>
    <w:p w14:paraId="7240AC85" w14:textId="77777777" w:rsidR="00FF2FC6" w:rsidRDefault="00000000">
      <w:pPr>
        <w:shd w:val="clear" w:color="auto" w:fill="F6F4EE"/>
        <w:ind w:left="360"/>
      </w:pPr>
      <w:r>
        <w:rPr>
          <w:rFonts w:ascii="Courier New" w:eastAsia="Courier New" w:hAnsi="Courier New" w:cs="Courier New"/>
          <w:color w:val="303641"/>
          <w:sz w:val="18"/>
          <w:szCs w:val="18"/>
        </w:rPr>
        <w:t>```</w:t>
      </w:r>
    </w:p>
    <w:p w14:paraId="3627521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D852C3A" w14:textId="77777777" w:rsidR="00FF2FC6" w:rsidRDefault="00000000">
      <w:pPr>
        <w:shd w:val="clear" w:color="auto" w:fill="F6F4EE"/>
        <w:ind w:left="360"/>
      </w:pPr>
      <w:r>
        <w:rPr>
          <w:rFonts w:ascii="Courier New" w:eastAsia="Courier New" w:hAnsi="Courier New" w:cs="Courier New"/>
          <w:color w:val="303641"/>
          <w:sz w:val="18"/>
          <w:szCs w:val="18"/>
        </w:rPr>
        <w:t>**運用上の注意:**</w:t>
      </w:r>
    </w:p>
    <w:p w14:paraId="18FE67D1" w14:textId="77777777" w:rsidR="00FF2FC6" w:rsidRDefault="00000000">
      <w:pPr>
        <w:shd w:val="clear" w:color="auto" w:fill="F6F4EE"/>
        <w:ind w:left="360"/>
      </w:pPr>
      <w:r>
        <w:rPr>
          <w:rFonts w:ascii="Courier New" w:eastAsia="Courier New" w:hAnsi="Courier New" w:cs="Courier New"/>
          <w:color w:val="303641"/>
          <w:sz w:val="18"/>
          <w:szCs w:val="18"/>
        </w:rPr>
        <w:t>- `economist` は 2026-04-22 時点で日次配信実績ゼロ。実装後、配信が始まった段階で追加する。</w:t>
      </w:r>
    </w:p>
    <w:p w14:paraId="72E17FFC" w14:textId="77777777" w:rsidR="00FF2FC6" w:rsidRDefault="00000000">
      <w:pPr>
        <w:shd w:val="clear" w:color="auto" w:fill="F6F4EE"/>
        <w:ind w:left="360"/>
      </w:pPr>
      <w:r>
        <w:rPr>
          <w:rFonts w:ascii="Courier New" w:eastAsia="Courier New" w:hAnsi="Courier New" w:cs="Courier New"/>
          <w:color w:val="303641"/>
          <w:sz w:val="18"/>
          <w:szCs w:val="18"/>
        </w:rPr>
        <w:t>- 新セクション追加時は、このファイル 1 箇所を編集するだけで対応可能な設計にすること。</w:t>
      </w:r>
    </w:p>
    <w:p w14:paraId="4FF7D63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E0E200" w14:textId="77777777" w:rsidR="00FF2FC6" w:rsidRDefault="00000000">
      <w:pPr>
        <w:shd w:val="clear" w:color="auto" w:fill="F6F4EE"/>
        <w:ind w:left="360"/>
      </w:pPr>
      <w:r>
        <w:rPr>
          <w:rFonts w:ascii="Courier New" w:eastAsia="Courier New" w:hAnsi="Courier New" w:cs="Courier New"/>
          <w:color w:val="303641"/>
          <w:sz w:val="18"/>
          <w:szCs w:val="18"/>
        </w:rPr>
        <w:t>---</w:t>
      </w:r>
    </w:p>
    <w:p w14:paraId="5B4B0FC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9A98089" w14:textId="77777777" w:rsidR="00FF2FC6" w:rsidRDefault="00000000">
      <w:pPr>
        <w:shd w:val="clear" w:color="auto" w:fill="F6F4EE"/>
        <w:ind w:left="360"/>
      </w:pPr>
      <w:r>
        <w:rPr>
          <w:rFonts w:ascii="Courier New" w:eastAsia="Courier New" w:hAnsi="Courier New" w:cs="Courier New"/>
          <w:color w:val="303641"/>
          <w:sz w:val="18"/>
          <w:szCs w:val="18"/>
        </w:rPr>
        <w:t>## 5. 最終プロンプト組み立てロジック</w:t>
      </w:r>
    </w:p>
    <w:p w14:paraId="26B504E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989D26F"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075AAEDD" w14:textId="77777777" w:rsidR="00FF2FC6" w:rsidRDefault="00000000">
      <w:pPr>
        <w:shd w:val="clear" w:color="auto" w:fill="F6F4EE"/>
        <w:ind w:left="360"/>
      </w:pPr>
      <w:r>
        <w:rPr>
          <w:rFonts w:ascii="Courier New" w:eastAsia="Courier New" w:hAnsi="Courier New" w:cs="Courier New"/>
          <w:color w:val="303641"/>
          <w:sz w:val="18"/>
          <w:szCs w:val="18"/>
        </w:rPr>
        <w:t>def build_hero_prompt(subject_noun: str, metaphor: str, context: str,</w:t>
      </w:r>
    </w:p>
    <w:p w14:paraId="3CF31327" w14:textId="77777777" w:rsidR="00FF2FC6" w:rsidRDefault="00000000">
      <w:pPr>
        <w:shd w:val="clear" w:color="auto" w:fill="F6F4EE"/>
        <w:ind w:left="360"/>
      </w:pPr>
      <w:r>
        <w:rPr>
          <w:rFonts w:ascii="Courier New" w:eastAsia="Courier New" w:hAnsi="Courier New" w:cs="Courier New"/>
          <w:color w:val="303641"/>
          <w:sz w:val="18"/>
          <w:szCs w:val="18"/>
        </w:rPr>
        <w:t xml:space="preserve">                      style_keywords: str, category: str) -&gt; str:</w:t>
      </w:r>
    </w:p>
    <w:p w14:paraId="543281D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0AC7B5D" w14:textId="77777777" w:rsidR="00FF2FC6" w:rsidRDefault="00000000">
      <w:pPr>
        <w:shd w:val="clear" w:color="auto" w:fill="F6F4EE"/>
        <w:ind w:left="360"/>
      </w:pPr>
      <w:r>
        <w:rPr>
          <w:rFonts w:ascii="Courier New" w:eastAsia="Courier New" w:hAnsi="Courier New" w:cs="Courier New"/>
          <w:color w:val="303641"/>
          <w:sz w:val="18"/>
          <w:szCs w:val="18"/>
        </w:rPr>
        <w:t xml:space="preserve">    Gemini 2.5 Flash Image 向けの最終プロンプトを組み立てる。</w:t>
      </w:r>
    </w:p>
    <w:p w14:paraId="6405593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C3CF9FC" w14:textId="77777777" w:rsidR="00FF2FC6" w:rsidRDefault="00000000">
      <w:pPr>
        <w:shd w:val="clear" w:color="auto" w:fill="F6F4EE"/>
        <w:ind w:left="360"/>
      </w:pPr>
      <w:r>
        <w:rPr>
          <w:rFonts w:ascii="Courier New" w:eastAsia="Courier New" w:hAnsi="Courier New" w:cs="Courier New"/>
          <w:color w:val="303641"/>
          <w:sz w:val="18"/>
          <w:szCs w:val="18"/>
        </w:rPr>
        <w:t xml:space="preserve">    CRITICAL: 名詞の順序厳守 (先頭が最も強く描画に反映される)</w:t>
      </w:r>
    </w:p>
    <w:p w14:paraId="0A4F1251" w14:textId="77777777" w:rsidR="00FF2FC6" w:rsidRDefault="00000000">
      <w:pPr>
        <w:shd w:val="clear" w:color="auto" w:fill="F6F4EE"/>
        <w:ind w:left="360"/>
      </w:pPr>
      <w:r>
        <w:rPr>
          <w:rFonts w:ascii="Courier New" w:eastAsia="Courier New" w:hAnsi="Courier New" w:cs="Courier New"/>
          <w:color w:val="303641"/>
          <w:sz w:val="18"/>
          <w:szCs w:val="18"/>
        </w:rPr>
        <w:t xml:space="preserve">    1. PRIMARY SUBJECT (主役の物体) - 最優先</w:t>
      </w:r>
    </w:p>
    <w:p w14:paraId="167E51C5" w14:textId="77777777" w:rsidR="00FF2FC6" w:rsidRDefault="00000000">
      <w:pPr>
        <w:shd w:val="clear" w:color="auto" w:fill="F6F4EE"/>
        <w:ind w:left="360"/>
      </w:pPr>
      <w:r>
        <w:rPr>
          <w:rFonts w:ascii="Courier New" w:eastAsia="Courier New" w:hAnsi="Courier New" w:cs="Courier New"/>
          <w:color w:val="303641"/>
          <w:sz w:val="18"/>
          <w:szCs w:val="18"/>
        </w:rPr>
        <w:t xml:space="preserve">    2. METAPHORICAL CONTEXT (比喩の文脈)</w:t>
      </w:r>
    </w:p>
    <w:p w14:paraId="0713A9B8" w14:textId="77777777" w:rsidR="00FF2FC6" w:rsidRDefault="00000000">
      <w:pPr>
        <w:shd w:val="clear" w:color="auto" w:fill="F6F4EE"/>
        <w:ind w:left="360"/>
      </w:pPr>
      <w:r>
        <w:rPr>
          <w:rFonts w:ascii="Courier New" w:eastAsia="Courier New" w:hAnsi="Courier New" w:cs="Courier New"/>
          <w:color w:val="303641"/>
          <w:sz w:val="18"/>
          <w:szCs w:val="18"/>
        </w:rPr>
        <w:t xml:space="preserve">    3. CONTEXTUAL DETAIL (固有の詳細)</w:t>
      </w:r>
    </w:p>
    <w:p w14:paraId="18629F55" w14:textId="77777777" w:rsidR="00FF2FC6" w:rsidRDefault="00000000">
      <w:pPr>
        <w:shd w:val="clear" w:color="auto" w:fill="F6F4EE"/>
        <w:ind w:left="360"/>
      </w:pPr>
      <w:r>
        <w:rPr>
          <w:rFonts w:ascii="Courier New" w:eastAsia="Courier New" w:hAnsi="Courier New" w:cs="Courier New"/>
          <w:color w:val="303641"/>
          <w:sz w:val="18"/>
          <w:szCs w:val="18"/>
        </w:rPr>
        <w:t xml:space="preserve">    4. STYLE (媒体固有のスタイル)</w:t>
      </w:r>
    </w:p>
    <w:p w14:paraId="1A874F28" w14:textId="77777777" w:rsidR="00FF2FC6" w:rsidRDefault="00000000">
      <w:pPr>
        <w:shd w:val="clear" w:color="auto" w:fill="F6F4EE"/>
        <w:ind w:left="360"/>
      </w:pPr>
      <w:r>
        <w:rPr>
          <w:rFonts w:ascii="Courier New" w:eastAsia="Courier New" w:hAnsi="Courier New" w:cs="Courier New"/>
          <w:color w:val="303641"/>
          <w:sz w:val="18"/>
          <w:szCs w:val="18"/>
        </w:rPr>
        <w:t xml:space="preserve">    5. CONSTRAINTS (共通制約)</w:t>
      </w:r>
    </w:p>
    <w:p w14:paraId="53F46BC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2D683C2" w14:textId="77777777" w:rsidR="00FF2FC6" w:rsidRDefault="00000000">
      <w:pPr>
        <w:shd w:val="clear" w:color="auto" w:fill="F6F4EE"/>
        <w:ind w:left="360"/>
      </w:pPr>
      <w:r>
        <w:rPr>
          <w:rFonts w:ascii="Courier New" w:eastAsia="Courier New" w:hAnsi="Courier New" w:cs="Courier New"/>
          <w:color w:val="303641"/>
          <w:sz w:val="18"/>
          <w:szCs w:val="18"/>
        </w:rPr>
        <w:t xml:space="preserve">    if category == "editorial":</w:t>
      </w:r>
    </w:p>
    <w:p w14:paraId="5A898F9A"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conceptual metaphor illustration featuring"</w:t>
      </w:r>
    </w:p>
    <w:p w14:paraId="6A56F6E3"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  # editorial は白背景OK (意図的スタイル)</w:t>
      </w:r>
    </w:p>
    <w:p w14:paraId="254A4A8B" w14:textId="77777777" w:rsidR="00FF2FC6" w:rsidRDefault="00000000">
      <w:pPr>
        <w:shd w:val="clear" w:color="auto" w:fill="F6F4EE"/>
        <w:ind w:left="360"/>
      </w:pPr>
      <w:r>
        <w:rPr>
          <w:rFonts w:ascii="Courier New" w:eastAsia="Courier New" w:hAnsi="Courier New" w:cs="Courier New"/>
          <w:color w:val="303641"/>
          <w:sz w:val="18"/>
          <w:szCs w:val="18"/>
        </w:rPr>
        <w:t xml:space="preserve">    elif category == "editorial-playful":</w:t>
      </w:r>
    </w:p>
    <w:p w14:paraId="2E1A7570"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playful conceptual illustration featuring"</w:t>
      </w:r>
    </w:p>
    <w:p w14:paraId="48181358"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5EAADFA6"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5C52C47C"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6E48B97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6FEE935" w14:textId="77777777" w:rsidR="00FF2FC6" w:rsidRDefault="00000000">
      <w:pPr>
        <w:shd w:val="clear" w:color="auto" w:fill="F6F4EE"/>
        <w:ind w:left="360"/>
      </w:pPr>
      <w:r>
        <w:rPr>
          <w:rFonts w:ascii="Courier New" w:eastAsia="Courier New" w:hAnsi="Courier New" w:cs="Courier New"/>
          <w:color w:val="303641"/>
          <w:sz w:val="18"/>
          <w:szCs w:val="18"/>
        </w:rPr>
        <w:t xml:space="preserve">    else:  # lifestyle</w:t>
      </w:r>
    </w:p>
    <w:p w14:paraId="2C458945" w14:textId="77777777" w:rsidR="00FF2FC6" w:rsidRDefault="00000000">
      <w:pPr>
        <w:shd w:val="clear" w:color="auto" w:fill="F6F4EE"/>
        <w:ind w:left="360"/>
      </w:pPr>
      <w:r>
        <w:rPr>
          <w:rFonts w:ascii="Courier New" w:eastAsia="Courier New" w:hAnsi="Courier New" w:cs="Courier New"/>
          <w:color w:val="303641"/>
          <w:sz w:val="18"/>
          <w:szCs w:val="18"/>
        </w:rPr>
        <w:t xml:space="preserve">        composition = "a refined lifestyle scene featuring"</w:t>
      </w:r>
    </w:p>
    <w:p w14:paraId="02AFEF04" w14:textId="77777777" w:rsidR="00FF2FC6" w:rsidRDefault="00000000">
      <w:pPr>
        <w:shd w:val="clear" w:color="auto" w:fill="F6F4EE"/>
        <w:ind w:left="360"/>
      </w:pPr>
      <w:r>
        <w:rPr>
          <w:rFonts w:ascii="Courier New" w:eastAsia="Courier New" w:hAnsi="Courier New" w:cs="Courier New"/>
          <w:color w:val="303641"/>
          <w:sz w:val="18"/>
          <w:szCs w:val="18"/>
        </w:rPr>
        <w:t xml:space="preserve">        background_directive = (</w:t>
      </w:r>
    </w:p>
    <w:p w14:paraId="327122DA" w14:textId="77777777" w:rsidR="00FF2FC6" w:rsidRDefault="00000000">
      <w:pPr>
        <w:shd w:val="clear" w:color="auto" w:fill="F6F4EE"/>
        <w:ind w:left="360"/>
      </w:pPr>
      <w:r>
        <w:rPr>
          <w:rFonts w:ascii="Courier New" w:eastAsia="Courier New" w:hAnsi="Courier New" w:cs="Courier New"/>
          <w:color w:val="303641"/>
          <w:sz w:val="18"/>
          <w:szCs w:val="18"/>
        </w:rPr>
        <w:t xml:space="preserve">            "avoid pure white backgrounds; "</w:t>
      </w:r>
    </w:p>
    <w:p w14:paraId="3952DA18" w14:textId="77777777" w:rsidR="00FF2FC6" w:rsidRDefault="00000000">
      <w:pPr>
        <w:shd w:val="clear" w:color="auto" w:fill="F6F4EE"/>
        <w:ind w:left="360"/>
      </w:pPr>
      <w:r>
        <w:rPr>
          <w:rFonts w:ascii="Courier New" w:eastAsia="Courier New" w:hAnsi="Courier New" w:cs="Courier New"/>
          <w:color w:val="303641"/>
          <w:sz w:val="18"/>
          <w:szCs w:val="18"/>
        </w:rPr>
        <w:t xml:space="preserve">            "use tinted or textured backgrounds (cream, pale navy, warm gray). "</w:t>
      </w:r>
    </w:p>
    <w:p w14:paraId="3A858D7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0917B7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839EDD3"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w:t>
      </w:r>
    </w:p>
    <w:p w14:paraId="4165ABF1"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{subject_noun}, "</w:t>
      </w:r>
    </w:p>
    <w:p w14:paraId="748212CA" w14:textId="77777777" w:rsidR="00FF2FC6" w:rsidRDefault="00000000">
      <w:pPr>
        <w:shd w:val="clear" w:color="auto" w:fill="F6F4EE"/>
        <w:ind w:left="360"/>
      </w:pPr>
      <w:r>
        <w:rPr>
          <w:rFonts w:ascii="Courier New" w:eastAsia="Courier New" w:hAnsi="Courier New" w:cs="Courier New"/>
          <w:color w:val="303641"/>
          <w:sz w:val="18"/>
          <w:szCs w:val="18"/>
        </w:rPr>
        <w:t xml:space="preserve">        f"symbolizing {metaphor}, "</w:t>
      </w:r>
    </w:p>
    <w:p w14:paraId="3D17D235" w14:textId="77777777" w:rsidR="00FF2FC6" w:rsidRDefault="00000000">
      <w:pPr>
        <w:shd w:val="clear" w:color="auto" w:fill="F6F4EE"/>
        <w:ind w:left="360"/>
      </w:pPr>
      <w:r>
        <w:rPr>
          <w:rFonts w:ascii="Courier New" w:eastAsia="Courier New" w:hAnsi="Courier New" w:cs="Courier New"/>
          <w:color w:val="303641"/>
          <w:sz w:val="18"/>
          <w:szCs w:val="18"/>
        </w:rPr>
        <w:t xml:space="preserve">        f"with contextual elements of {context}. "</w:t>
      </w:r>
    </w:p>
    <w:p w14:paraId="55E81AA3" w14:textId="77777777" w:rsidR="00FF2FC6" w:rsidRDefault="00000000">
      <w:pPr>
        <w:shd w:val="clear" w:color="auto" w:fill="F6F4EE"/>
        <w:ind w:left="360"/>
      </w:pPr>
      <w:r>
        <w:rPr>
          <w:rFonts w:ascii="Courier New" w:eastAsia="Courier New" w:hAnsi="Courier New" w:cs="Courier New"/>
          <w:color w:val="303641"/>
          <w:sz w:val="18"/>
          <w:szCs w:val="18"/>
        </w:rPr>
        <w:t xml:space="preserve">        f"Style: {style_keywords}. "</w:t>
      </w:r>
    </w:p>
    <w:p w14:paraId="4452C1D2" w14:textId="77777777" w:rsidR="00FF2FC6" w:rsidRDefault="00000000">
      <w:pPr>
        <w:shd w:val="clear" w:color="auto" w:fill="F6F4EE"/>
        <w:ind w:left="360"/>
      </w:pPr>
      <w:r>
        <w:rPr>
          <w:rFonts w:ascii="Courier New" w:eastAsia="Courier New" w:hAnsi="Courier New" w:cs="Courier New"/>
          <w:color w:val="303641"/>
          <w:sz w:val="18"/>
          <w:szCs w:val="18"/>
        </w:rPr>
        <w:t xml:space="preserve">        f"Composition: 16:9 aspect ratio, centered focal point, "</w:t>
      </w:r>
    </w:p>
    <w:p w14:paraId="35E270A1" w14:textId="77777777" w:rsidR="00FF2FC6" w:rsidRDefault="00000000">
      <w:pPr>
        <w:shd w:val="clear" w:color="auto" w:fill="F6F4EE"/>
        <w:ind w:left="360"/>
      </w:pPr>
      <w:r>
        <w:rPr>
          <w:rFonts w:ascii="Courier New" w:eastAsia="Courier New" w:hAnsi="Courier New" w:cs="Courier New"/>
          <w:color w:val="303641"/>
          <w:sz w:val="18"/>
          <w:szCs w:val="18"/>
        </w:rPr>
        <w:t xml:space="preserve">        f"room for overlay text on the lower third (but do NOT include any text). "</w:t>
      </w:r>
    </w:p>
    <w:p w14:paraId="4B079413" w14:textId="77777777" w:rsidR="00FF2FC6" w:rsidRDefault="00000000">
      <w:pPr>
        <w:shd w:val="clear" w:color="auto" w:fill="F6F4EE"/>
        <w:ind w:left="360"/>
      </w:pPr>
      <w:r>
        <w:rPr>
          <w:rFonts w:ascii="Courier New" w:eastAsia="Courier New" w:hAnsi="Courier New" w:cs="Courier New"/>
          <w:color w:val="303641"/>
          <w:sz w:val="18"/>
          <w:szCs w:val="18"/>
        </w:rPr>
        <w:t xml:space="preserve">        f"{background_directive}"</w:t>
      </w:r>
    </w:p>
    <w:p w14:paraId="7CC87098" w14:textId="77777777" w:rsidR="00FF2FC6" w:rsidRDefault="00000000">
      <w:pPr>
        <w:shd w:val="clear" w:color="auto" w:fill="F6F4EE"/>
        <w:ind w:left="360"/>
      </w:pPr>
      <w:r>
        <w:rPr>
          <w:rFonts w:ascii="Courier New" w:eastAsia="Courier New" w:hAnsi="Courier New" w:cs="Courier New"/>
          <w:color w:val="303641"/>
          <w:sz w:val="18"/>
          <w:szCs w:val="18"/>
        </w:rPr>
        <w:t xml:space="preserve">        f"STRICT CONSTRAINTS: illustration only (NOT photorealistic), "</w:t>
      </w:r>
    </w:p>
    <w:p w14:paraId="3094734D" w14:textId="77777777" w:rsidR="00FF2FC6" w:rsidRDefault="00000000">
      <w:pPr>
        <w:shd w:val="clear" w:color="auto" w:fill="F6F4EE"/>
        <w:ind w:left="360"/>
      </w:pPr>
      <w:r>
        <w:rPr>
          <w:rFonts w:ascii="Courier New" w:eastAsia="Courier New" w:hAnsi="Courier New" w:cs="Courier New"/>
          <w:color w:val="303641"/>
          <w:sz w:val="18"/>
          <w:szCs w:val="18"/>
        </w:rPr>
        <w:t xml:space="preserve">        f"absolutely no text, no letters, no words, no logos, no watermarks, "</w:t>
      </w:r>
    </w:p>
    <w:p w14:paraId="4A182305" w14:textId="77777777" w:rsidR="00FF2FC6" w:rsidRDefault="00000000">
      <w:pPr>
        <w:shd w:val="clear" w:color="auto" w:fill="F6F4EE"/>
        <w:ind w:left="360"/>
      </w:pPr>
      <w:r>
        <w:rPr>
          <w:rFonts w:ascii="Courier New" w:eastAsia="Courier New" w:hAnsi="Courier New" w:cs="Courier New"/>
          <w:color w:val="303641"/>
          <w:sz w:val="18"/>
          <w:szCs w:val="18"/>
        </w:rPr>
        <w:t xml:space="preserve">        f"no UI elements, no charts with labels."</w:t>
      </w:r>
    </w:p>
    <w:p w14:paraId="1B044CB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EFEB590"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prompt</w:t>
      </w:r>
    </w:p>
    <w:p w14:paraId="5C87FC93" w14:textId="77777777" w:rsidR="00FF2FC6" w:rsidRDefault="00000000">
      <w:pPr>
        <w:shd w:val="clear" w:color="auto" w:fill="F6F4EE"/>
        <w:ind w:left="360"/>
      </w:pPr>
      <w:r>
        <w:rPr>
          <w:rFonts w:ascii="Courier New" w:eastAsia="Courier New" w:hAnsi="Courier New" w:cs="Courier New"/>
          <w:color w:val="303641"/>
          <w:sz w:val="18"/>
          <w:szCs w:val="18"/>
        </w:rPr>
        <w:t>```</w:t>
      </w:r>
    </w:p>
    <w:p w14:paraId="67F1742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501294C" w14:textId="77777777" w:rsidR="00FF2FC6" w:rsidRDefault="00000000">
      <w:pPr>
        <w:shd w:val="clear" w:color="auto" w:fill="F6F4EE"/>
        <w:ind w:left="360"/>
      </w:pPr>
      <w:r>
        <w:rPr>
          <w:rFonts w:ascii="Courier New" w:eastAsia="Courier New" w:hAnsi="Courier New" w:cs="Courier New"/>
          <w:color w:val="303641"/>
          <w:sz w:val="18"/>
          <w:szCs w:val="18"/>
        </w:rPr>
        <w:t>---</w:t>
      </w:r>
    </w:p>
    <w:p w14:paraId="089A268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C3A078" w14:textId="77777777" w:rsidR="00FF2FC6" w:rsidRDefault="00000000">
      <w:pPr>
        <w:shd w:val="clear" w:color="auto" w:fill="F6F4EE"/>
        <w:ind w:left="360"/>
      </w:pPr>
      <w:r>
        <w:rPr>
          <w:rFonts w:ascii="Courier New" w:eastAsia="Courier New" w:hAnsi="Courier New" w:cs="Courier New"/>
          <w:color w:val="303641"/>
          <w:sz w:val="18"/>
          <w:szCs w:val="18"/>
        </w:rPr>
        <w:t>## 6. Aspect Ratio (16:9) の強制</w:t>
      </w:r>
    </w:p>
    <w:p w14:paraId="17EFD64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6FBAACB" w14:textId="77777777" w:rsidR="00FF2FC6" w:rsidRDefault="00000000">
      <w:pPr>
        <w:shd w:val="clear" w:color="auto" w:fill="F6F4EE"/>
        <w:ind w:left="360"/>
      </w:pPr>
      <w:r>
        <w:rPr>
          <w:rFonts w:ascii="Courier New" w:eastAsia="Courier New" w:hAnsi="Courier New" w:cs="Courier New"/>
          <w:color w:val="303641"/>
          <w:sz w:val="18"/>
          <w:szCs w:val="18"/>
        </w:rPr>
        <w:t>### 6.1 プロンプト内テキストだけでは不十分</w:t>
      </w:r>
    </w:p>
    <w:p w14:paraId="5FD4218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8166A6A" w14:textId="77777777" w:rsidR="00FF2FC6" w:rsidRDefault="00000000">
      <w:pPr>
        <w:shd w:val="clear" w:color="auto" w:fill="F6F4EE"/>
        <w:ind w:left="360"/>
      </w:pPr>
      <w:r>
        <w:rPr>
          <w:rFonts w:ascii="Courier New" w:eastAsia="Courier New" w:hAnsi="Courier New" w:cs="Courier New"/>
          <w:color w:val="303641"/>
          <w:sz w:val="18"/>
          <w:szCs w:val="18"/>
        </w:rPr>
        <w:t>Gemini 2.5 Flash Image は自然言語の `16:9 aspect ratio` 指示を弱く扱い、デフォルトで 1024×1024 (正方形) を返す傾向がある (現状の実配信が 1024×1024 である実証済み)。</w:t>
      </w:r>
    </w:p>
    <w:p w14:paraId="3EFD5DD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904F7B1" w14:textId="77777777" w:rsidR="00FF2FC6" w:rsidRDefault="00000000">
      <w:pPr>
        <w:shd w:val="clear" w:color="auto" w:fill="F6F4EE"/>
        <w:ind w:left="360"/>
      </w:pPr>
      <w:r>
        <w:rPr>
          <w:rFonts w:ascii="Courier New" w:eastAsia="Courier New" w:hAnsi="Courier New" w:cs="Courier New"/>
          <w:color w:val="303641"/>
          <w:sz w:val="18"/>
          <w:szCs w:val="18"/>
        </w:rPr>
        <w:t>### 6.2 API パラメータでの明示指定</w:t>
      </w:r>
    </w:p>
    <w:p w14:paraId="6E9EEFD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2639080"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20AB5B57" w14:textId="77777777" w:rsidR="00FF2FC6" w:rsidRDefault="00000000">
      <w:pPr>
        <w:shd w:val="clear" w:color="auto" w:fill="F6F4EE"/>
        <w:ind w:left="360"/>
      </w:pPr>
      <w:r>
        <w:rPr>
          <w:rFonts w:ascii="Courier New" w:eastAsia="Courier New" w:hAnsi="Courier New" w:cs="Courier New"/>
          <w:color w:val="303641"/>
          <w:sz w:val="18"/>
          <w:szCs w:val="18"/>
        </w:rPr>
        <w:t>from google.generativeai.types import GenerationConfig</w:t>
      </w:r>
    </w:p>
    <w:p w14:paraId="68DBCE1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37EAFCF" w14:textId="77777777" w:rsidR="00FF2FC6" w:rsidRDefault="00000000">
      <w:pPr>
        <w:shd w:val="clear" w:color="auto" w:fill="F6F4EE"/>
        <w:ind w:left="360"/>
      </w:pPr>
      <w:r>
        <w:rPr>
          <w:rFonts w:ascii="Courier New" w:eastAsia="Courier New" w:hAnsi="Courier New" w:cs="Courier New"/>
          <w:color w:val="303641"/>
          <w:sz w:val="18"/>
          <w:szCs w:val="18"/>
        </w:rPr>
        <w:t>image_config = GenerationConfig(</w:t>
      </w:r>
    </w:p>
    <w:p w14:paraId="3E2B7569" w14:textId="77777777" w:rsidR="00FF2FC6" w:rsidRDefault="00000000">
      <w:pPr>
        <w:shd w:val="clear" w:color="auto" w:fill="F6F4EE"/>
        <w:ind w:left="360"/>
      </w:pPr>
      <w:r>
        <w:rPr>
          <w:rFonts w:ascii="Courier New" w:eastAsia="Courier New" w:hAnsi="Courier New" w:cs="Courier New"/>
          <w:color w:val="303641"/>
          <w:sz w:val="18"/>
          <w:szCs w:val="18"/>
        </w:rPr>
        <w:t xml:space="preserve">    response_modalities=["IMAGE"],</w:t>
      </w:r>
    </w:p>
    <w:p w14:paraId="2444157D" w14:textId="77777777" w:rsidR="00FF2FC6" w:rsidRDefault="00000000">
      <w:pPr>
        <w:shd w:val="clear" w:color="auto" w:fill="F6F4EE"/>
        <w:ind w:left="360"/>
      </w:pPr>
      <w:r>
        <w:rPr>
          <w:rFonts w:ascii="Courier New" w:eastAsia="Courier New" w:hAnsi="Courier New" w:cs="Courier New"/>
          <w:color w:val="303641"/>
          <w:sz w:val="18"/>
          <w:szCs w:val="18"/>
        </w:rPr>
        <w:t xml:space="preserve">    # Gemini 2.5 Flash Image の aspect ratio 指定方式</w:t>
      </w:r>
    </w:p>
    <w:p w14:paraId="62F915CE" w14:textId="77777777" w:rsidR="00FF2FC6" w:rsidRDefault="00000000">
      <w:pPr>
        <w:shd w:val="clear" w:color="auto" w:fill="F6F4EE"/>
        <w:ind w:left="360"/>
      </w:pPr>
      <w:r>
        <w:rPr>
          <w:rFonts w:ascii="Courier New" w:eastAsia="Courier New" w:hAnsi="Courier New" w:cs="Courier New"/>
          <w:color w:val="303641"/>
          <w:sz w:val="18"/>
          <w:szCs w:val="18"/>
        </w:rPr>
        <w:t xml:space="preserve">    # (SDK バージョンにより API 名が異なる場合あり、実装時に google-generativeai の</w:t>
      </w:r>
    </w:p>
    <w:p w14:paraId="08C65EEC" w14:textId="77777777" w:rsidR="00FF2FC6" w:rsidRDefault="00000000">
      <w:pPr>
        <w:shd w:val="clear" w:color="auto" w:fill="F6F4EE"/>
        <w:ind w:left="360"/>
      </w:pPr>
      <w:r>
        <w:rPr>
          <w:rFonts w:ascii="Courier New" w:eastAsia="Courier New" w:hAnsi="Courier New" w:cs="Courier New"/>
          <w:color w:val="303641"/>
          <w:sz w:val="18"/>
          <w:szCs w:val="18"/>
        </w:rPr>
        <w:t xml:space="preserve">    #  最新ドキュメントで確認)</w:t>
      </w:r>
    </w:p>
    <w:p w14:paraId="3D344A78" w14:textId="77777777" w:rsidR="00FF2FC6" w:rsidRDefault="00000000">
      <w:pPr>
        <w:shd w:val="clear" w:color="auto" w:fill="F6F4EE"/>
        <w:ind w:left="360"/>
      </w:pPr>
      <w:r>
        <w:rPr>
          <w:rFonts w:ascii="Courier New" w:eastAsia="Courier New" w:hAnsi="Courier New" w:cs="Courier New"/>
          <w:color w:val="303641"/>
          <w:sz w:val="18"/>
          <w:szCs w:val="18"/>
        </w:rPr>
        <w:t xml:space="preserve">    image_config={</w:t>
      </w:r>
    </w:p>
    <w:p w14:paraId="1A19A30E" w14:textId="77777777" w:rsidR="00FF2FC6" w:rsidRDefault="00000000">
      <w:pPr>
        <w:shd w:val="clear" w:color="auto" w:fill="F6F4EE"/>
        <w:ind w:left="360"/>
      </w:pPr>
      <w:r>
        <w:rPr>
          <w:rFonts w:ascii="Courier New" w:eastAsia="Courier New" w:hAnsi="Courier New" w:cs="Courier New"/>
          <w:color w:val="303641"/>
          <w:sz w:val="18"/>
          <w:szCs w:val="18"/>
        </w:rPr>
        <w:t xml:space="preserve">        "aspect_ratio": "16:9",</w:t>
      </w:r>
    </w:p>
    <w:p w14:paraId="6491122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7303C4" w14:textId="77777777" w:rsidR="00FF2FC6" w:rsidRDefault="00000000">
      <w:pPr>
        <w:shd w:val="clear" w:color="auto" w:fill="F6F4EE"/>
        <w:ind w:left="360"/>
      </w:pPr>
      <w:r>
        <w:rPr>
          <w:rFonts w:ascii="Courier New" w:eastAsia="Courier New" w:hAnsi="Courier New" w:cs="Courier New"/>
          <w:color w:val="303641"/>
          <w:sz w:val="18"/>
          <w:szCs w:val="18"/>
        </w:rPr>
        <w:t>)</w:t>
      </w:r>
    </w:p>
    <w:p w14:paraId="5364519D" w14:textId="77777777" w:rsidR="00FF2FC6" w:rsidRDefault="00000000">
      <w:pPr>
        <w:shd w:val="clear" w:color="auto" w:fill="F6F4EE"/>
        <w:ind w:left="360"/>
      </w:pPr>
      <w:r>
        <w:rPr>
          <w:rFonts w:ascii="Courier New" w:eastAsia="Courier New" w:hAnsi="Courier New" w:cs="Courier New"/>
          <w:color w:val="303641"/>
          <w:sz w:val="18"/>
          <w:szCs w:val="18"/>
        </w:rPr>
        <w:t>```</w:t>
      </w:r>
    </w:p>
    <w:p w14:paraId="4A9BE4F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9AB3437" w14:textId="77777777" w:rsidR="00FF2FC6" w:rsidRDefault="00000000">
      <w:pPr>
        <w:shd w:val="clear" w:color="auto" w:fill="F6F4EE"/>
        <w:ind w:left="360"/>
      </w:pPr>
      <w:r>
        <w:rPr>
          <w:rFonts w:ascii="Courier New" w:eastAsia="Courier New" w:hAnsi="Courier New" w:cs="Courier New"/>
          <w:color w:val="303641"/>
          <w:sz w:val="18"/>
          <w:szCs w:val="18"/>
        </w:rPr>
        <w:t>**実装時の確認事項:**</w:t>
      </w:r>
    </w:p>
    <w:p w14:paraId="17FEF813" w14:textId="77777777" w:rsidR="00FF2FC6" w:rsidRDefault="00000000">
      <w:pPr>
        <w:shd w:val="clear" w:color="auto" w:fill="F6F4EE"/>
        <w:ind w:left="360"/>
      </w:pPr>
      <w:r>
        <w:rPr>
          <w:rFonts w:ascii="Courier New" w:eastAsia="Courier New" w:hAnsi="Courier New" w:cs="Courier New"/>
          <w:color w:val="303641"/>
          <w:sz w:val="18"/>
          <w:szCs w:val="18"/>
        </w:rPr>
        <w:t>- `google-generativeai` SDK のバージョンを確認 (`pip show google-generativeai`)</w:t>
      </w:r>
    </w:p>
    <w:p w14:paraId="2B7FBF6E" w14:textId="77777777" w:rsidR="00FF2FC6" w:rsidRDefault="00000000">
      <w:pPr>
        <w:shd w:val="clear" w:color="auto" w:fill="F6F4EE"/>
        <w:ind w:left="360"/>
      </w:pPr>
      <w:r>
        <w:rPr>
          <w:rFonts w:ascii="Courier New" w:eastAsia="Courier New" w:hAnsi="Courier New" w:cs="Courier New"/>
          <w:color w:val="303641"/>
          <w:sz w:val="18"/>
          <w:szCs w:val="18"/>
        </w:rPr>
        <w:t>- バージョンによって `aspectRatio` / `aspect_ratio` / `IMAGE_CONFIG` の命名が異なるため、実装時に公式ドキュメントで最新仕様を確認すること。</w:t>
      </w:r>
    </w:p>
    <w:p w14:paraId="5EDFA039" w14:textId="77777777" w:rsidR="00FF2FC6" w:rsidRDefault="00000000">
      <w:pPr>
        <w:shd w:val="clear" w:color="auto" w:fill="F6F4EE"/>
        <w:ind w:left="360"/>
      </w:pPr>
      <w:r>
        <w:rPr>
          <w:rFonts w:ascii="Courier New" w:eastAsia="Courier New" w:hAnsi="Courier New" w:cs="Courier New"/>
          <w:color w:val="303641"/>
          <w:sz w:val="18"/>
          <w:szCs w:val="18"/>
        </w:rPr>
        <w:t>- API 側で指定不可なバージョンの場合は、生成後に Pillow で 1920×1080 にクロップする fallback を実装。</w:t>
      </w:r>
    </w:p>
    <w:p w14:paraId="44128C9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A752B2" w14:textId="77777777" w:rsidR="00FF2FC6" w:rsidRDefault="00000000">
      <w:pPr>
        <w:shd w:val="clear" w:color="auto" w:fill="F6F4EE"/>
        <w:ind w:left="360"/>
      </w:pPr>
      <w:r>
        <w:rPr>
          <w:rFonts w:ascii="Courier New" w:eastAsia="Courier New" w:hAnsi="Courier New" w:cs="Courier New"/>
          <w:color w:val="303641"/>
          <w:sz w:val="18"/>
          <w:szCs w:val="18"/>
        </w:rPr>
        <w:t>---</w:t>
      </w:r>
    </w:p>
    <w:p w14:paraId="2C1C3D1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260B808" w14:textId="77777777" w:rsidR="00FF2FC6" w:rsidRDefault="00000000">
      <w:pPr>
        <w:shd w:val="clear" w:color="auto" w:fill="F6F4EE"/>
        <w:ind w:left="360"/>
      </w:pPr>
      <w:r>
        <w:rPr>
          <w:rFonts w:ascii="Courier New" w:eastAsia="Courier New" w:hAnsi="Courier New" w:cs="Courier New"/>
          <w:color w:val="303641"/>
          <w:sz w:val="18"/>
          <w:szCs w:val="18"/>
        </w:rPr>
        <w:t>## 7. 失敗検知とフォールバック</w:t>
      </w:r>
    </w:p>
    <w:p w14:paraId="6380DD7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1BD719A" w14:textId="77777777" w:rsidR="00FF2FC6" w:rsidRDefault="00000000">
      <w:pPr>
        <w:shd w:val="clear" w:color="auto" w:fill="F6F4EE"/>
        <w:ind w:left="360"/>
      </w:pPr>
      <w:r>
        <w:rPr>
          <w:rFonts w:ascii="Courier New" w:eastAsia="Courier New" w:hAnsi="Courier New" w:cs="Courier New"/>
          <w:color w:val="303641"/>
          <w:sz w:val="18"/>
          <w:szCs w:val="18"/>
        </w:rPr>
        <w:t>### 7.1 抽象名詞ブラックリスト (強化版)</w:t>
      </w:r>
    </w:p>
    <w:p w14:paraId="3BBC0A7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7E987AA"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15064CD7" w14:textId="77777777" w:rsidR="00FF2FC6" w:rsidRDefault="00000000">
      <w:pPr>
        <w:shd w:val="clear" w:color="auto" w:fill="F6F4EE"/>
        <w:ind w:left="360"/>
      </w:pPr>
      <w:r>
        <w:rPr>
          <w:rFonts w:ascii="Courier New" w:eastAsia="Courier New" w:hAnsi="Courier New" w:cs="Courier New"/>
          <w:color w:val="303641"/>
          <w:sz w:val="18"/>
          <w:szCs w:val="18"/>
        </w:rPr>
        <w:t>ABSTRACT_NOUN_BLACKLIST = {</w:t>
      </w:r>
    </w:p>
    <w:p w14:paraId="2DBEA3E8" w14:textId="77777777" w:rsidR="00FF2FC6" w:rsidRDefault="00000000">
      <w:pPr>
        <w:shd w:val="clear" w:color="auto" w:fill="F6F4EE"/>
        <w:ind w:left="360"/>
      </w:pPr>
      <w:r>
        <w:rPr>
          <w:rFonts w:ascii="Courier New" w:eastAsia="Courier New" w:hAnsi="Courier New" w:cs="Courier New"/>
          <w:color w:val="303641"/>
          <w:sz w:val="18"/>
          <w:szCs w:val="18"/>
        </w:rPr>
        <w:t xml:space="preserve">    # v1.0 からの引き継ぎ</w:t>
      </w:r>
    </w:p>
    <w:p w14:paraId="05A2BFEB" w14:textId="77777777" w:rsidR="00FF2FC6" w:rsidRDefault="00000000">
      <w:pPr>
        <w:shd w:val="clear" w:color="auto" w:fill="F6F4EE"/>
        <w:ind w:left="360"/>
      </w:pPr>
      <w:r>
        <w:rPr>
          <w:rFonts w:ascii="Courier New" w:eastAsia="Courier New" w:hAnsi="Courier New" w:cs="Courier New"/>
          <w:color w:val="303641"/>
          <w:sz w:val="18"/>
          <w:szCs w:val="18"/>
        </w:rPr>
        <w:t xml:space="preserve">    "growth", "risk", "trend", "market", "economy", "strategy",</w:t>
      </w:r>
    </w:p>
    <w:p w14:paraId="4FA95C88" w14:textId="77777777" w:rsidR="00FF2FC6" w:rsidRDefault="00000000">
      <w:pPr>
        <w:shd w:val="clear" w:color="auto" w:fill="F6F4EE"/>
        <w:ind w:left="360"/>
      </w:pPr>
      <w:r>
        <w:rPr>
          <w:rFonts w:ascii="Courier New" w:eastAsia="Courier New" w:hAnsi="Courier New" w:cs="Courier New"/>
          <w:color w:val="303641"/>
          <w:sz w:val="18"/>
          <w:szCs w:val="18"/>
        </w:rPr>
        <w:t xml:space="preserve">    "future", "change", "impact",</w:t>
      </w:r>
    </w:p>
    <w:p w14:paraId="2F4FB628" w14:textId="77777777" w:rsidR="00FF2FC6" w:rsidRDefault="00000000">
      <w:pPr>
        <w:shd w:val="clear" w:color="auto" w:fill="F6F4EE"/>
        <w:ind w:left="360"/>
      </w:pPr>
      <w:r>
        <w:rPr>
          <w:rFonts w:ascii="Courier New" w:eastAsia="Courier New" w:hAnsi="Courier New" w:cs="Courier New"/>
          <w:color w:val="303641"/>
          <w:sz w:val="18"/>
          <w:szCs w:val="18"/>
        </w:rPr>
        <w:t xml:space="preserve">    # v1.1 追加 (金融・ビジネスニュースで頻出)</w:t>
      </w:r>
    </w:p>
    <w:p w14:paraId="200BF3D3" w14:textId="77777777" w:rsidR="00FF2FC6" w:rsidRDefault="00000000">
      <w:pPr>
        <w:shd w:val="clear" w:color="auto" w:fill="F6F4EE"/>
        <w:ind w:left="360"/>
      </w:pPr>
      <w:r>
        <w:rPr>
          <w:rFonts w:ascii="Courier New" w:eastAsia="Courier New" w:hAnsi="Courier New" w:cs="Courier New"/>
          <w:color w:val="303641"/>
          <w:sz w:val="18"/>
          <w:szCs w:val="18"/>
        </w:rPr>
        <w:t xml:space="preserve">    "innovation", "disruption", "transformation", "opportunity", "challenge",</w:t>
      </w:r>
    </w:p>
    <w:p w14:paraId="0595B096" w14:textId="77777777" w:rsidR="00FF2FC6" w:rsidRDefault="00000000">
      <w:pPr>
        <w:shd w:val="clear" w:color="auto" w:fill="F6F4EE"/>
        <w:ind w:left="360"/>
      </w:pPr>
      <w:r>
        <w:rPr>
          <w:rFonts w:ascii="Courier New" w:eastAsia="Courier New" w:hAnsi="Courier New" w:cs="Courier New"/>
          <w:color w:val="303641"/>
          <w:sz w:val="18"/>
          <w:szCs w:val="18"/>
        </w:rPr>
        <w:t xml:space="preserve">    "landscape", "dynamics", "ecosystem", "momentum", "outlook",</w:t>
      </w:r>
    </w:p>
    <w:p w14:paraId="5AA4102E" w14:textId="77777777" w:rsidR="00FF2FC6" w:rsidRDefault="00000000">
      <w:pPr>
        <w:shd w:val="clear" w:color="auto" w:fill="F6F4EE"/>
        <w:ind w:left="360"/>
      </w:pPr>
      <w:r>
        <w:rPr>
          <w:rFonts w:ascii="Courier New" w:eastAsia="Courier New" w:hAnsi="Courier New" w:cs="Courier New"/>
          <w:color w:val="303641"/>
          <w:sz w:val="18"/>
          <w:szCs w:val="18"/>
        </w:rPr>
        <w:t xml:space="preserve">    # 追加の抽象語</w:t>
      </w:r>
    </w:p>
    <w:p w14:paraId="630D9C8F" w14:textId="77777777" w:rsidR="00FF2FC6" w:rsidRDefault="00000000">
      <w:pPr>
        <w:shd w:val="clear" w:color="auto" w:fill="F6F4EE"/>
        <w:ind w:left="360"/>
      </w:pPr>
      <w:r>
        <w:rPr>
          <w:rFonts w:ascii="Courier New" w:eastAsia="Courier New" w:hAnsi="Courier New" w:cs="Courier New"/>
          <w:color w:val="303641"/>
          <w:sz w:val="18"/>
          <w:szCs w:val="18"/>
        </w:rPr>
        <w:t xml:space="preserve">    "potential", "value", "performance", "competition", "advantage",</w:t>
      </w:r>
    </w:p>
    <w:p w14:paraId="1C3C10B7" w14:textId="77777777" w:rsidR="00FF2FC6" w:rsidRDefault="00000000">
      <w:pPr>
        <w:shd w:val="clear" w:color="auto" w:fill="F6F4EE"/>
        <w:ind w:left="360"/>
      </w:pPr>
      <w:r>
        <w:rPr>
          <w:rFonts w:ascii="Courier New" w:eastAsia="Courier New" w:hAnsi="Courier New" w:cs="Courier New"/>
          <w:color w:val="303641"/>
          <w:sz w:val="18"/>
          <w:szCs w:val="18"/>
        </w:rPr>
        <w:t>}</w:t>
      </w:r>
    </w:p>
    <w:p w14:paraId="4759EC22" w14:textId="77777777" w:rsidR="00FF2FC6" w:rsidRDefault="00000000">
      <w:pPr>
        <w:shd w:val="clear" w:color="auto" w:fill="F6F4EE"/>
        <w:ind w:left="360"/>
      </w:pPr>
      <w:r>
        <w:rPr>
          <w:rFonts w:ascii="Courier New" w:eastAsia="Courier New" w:hAnsi="Courier New" w:cs="Courier New"/>
          <w:color w:val="303641"/>
          <w:sz w:val="18"/>
          <w:szCs w:val="18"/>
        </w:rPr>
        <w:t>```</w:t>
      </w:r>
    </w:p>
    <w:p w14:paraId="5FC4C245"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A5DBCD1" w14:textId="77777777" w:rsidR="00FF2FC6" w:rsidRDefault="00000000">
      <w:pPr>
        <w:shd w:val="clear" w:color="auto" w:fill="F6F4EE"/>
        <w:ind w:left="360"/>
      </w:pPr>
      <w:r>
        <w:rPr>
          <w:rFonts w:ascii="Courier New" w:eastAsia="Courier New" w:hAnsi="Courier New" w:cs="Courier New"/>
          <w:color w:val="303641"/>
          <w:sz w:val="18"/>
          <w:szCs w:val="18"/>
        </w:rPr>
        <w:t>### 7.2 リトライ判定</w:t>
      </w:r>
    </w:p>
    <w:p w14:paraId="1921590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F61E0E6" w14:textId="77777777" w:rsidR="00FF2FC6" w:rsidRDefault="00000000">
      <w:pPr>
        <w:shd w:val="clear" w:color="auto" w:fill="F6F4EE"/>
        <w:ind w:left="360"/>
      </w:pPr>
      <w:r>
        <w:rPr>
          <w:rFonts w:ascii="Courier New" w:eastAsia="Courier New" w:hAnsi="Courier New" w:cs="Courier New"/>
          <w:color w:val="303641"/>
          <w:sz w:val="18"/>
          <w:szCs w:val="18"/>
        </w:rPr>
        <w:t>以下のいずれかに該当したら **1 回だけ** 再試行:</w:t>
      </w:r>
    </w:p>
    <w:p w14:paraId="58FDB29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7B93F4C" w14:textId="77777777" w:rsidR="00FF2FC6" w:rsidRDefault="00000000">
      <w:pPr>
        <w:shd w:val="clear" w:color="auto" w:fill="F6F4EE"/>
        <w:ind w:left="360"/>
      </w:pPr>
      <w:r>
        <w:rPr>
          <w:rFonts w:ascii="Courier New" w:eastAsia="Courier New" w:hAnsi="Courier New" w:cs="Courier New"/>
          <w:color w:val="303641"/>
          <w:sz w:val="18"/>
          <w:szCs w:val="18"/>
        </w:rPr>
        <w:t>1. `primary_subject_noun` に `ABSTRACT_NOUN_BLACKLIST` の語が含まれる (小文字比較)</w:t>
      </w:r>
    </w:p>
    <w:p w14:paraId="38BE046D" w14:textId="77777777" w:rsidR="00FF2FC6" w:rsidRDefault="00000000">
      <w:pPr>
        <w:shd w:val="clear" w:color="auto" w:fill="F6F4EE"/>
        <w:ind w:left="360"/>
      </w:pPr>
      <w:r>
        <w:rPr>
          <w:rFonts w:ascii="Courier New" w:eastAsia="Courier New" w:hAnsi="Courier New" w:cs="Courier New"/>
          <w:color w:val="303641"/>
          <w:sz w:val="18"/>
          <w:szCs w:val="18"/>
        </w:rPr>
        <w:t>2. `primary_subject_noun` が 2 語以下 (冠詞を除く)</w:t>
      </w:r>
    </w:p>
    <w:p w14:paraId="6CBC9DD1" w14:textId="77777777" w:rsidR="00FF2FC6" w:rsidRDefault="00000000">
      <w:pPr>
        <w:shd w:val="clear" w:color="auto" w:fill="F6F4EE"/>
        <w:ind w:left="360"/>
      </w:pPr>
      <w:r>
        <w:rPr>
          <w:rFonts w:ascii="Courier New" w:eastAsia="Courier New" w:hAnsi="Courier New" w:cs="Courier New"/>
          <w:color w:val="303641"/>
          <w:sz w:val="18"/>
          <w:szCs w:val="18"/>
        </w:rPr>
        <w:t>3. JSON パース失敗</w:t>
      </w:r>
    </w:p>
    <w:p w14:paraId="1AFF3B1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C898A16" w14:textId="77777777" w:rsidR="00FF2FC6" w:rsidRDefault="00000000">
      <w:pPr>
        <w:shd w:val="clear" w:color="auto" w:fill="F6F4EE"/>
        <w:ind w:left="360"/>
      </w:pPr>
      <w:r>
        <w:rPr>
          <w:rFonts w:ascii="Courier New" w:eastAsia="Courier New" w:hAnsi="Courier New" w:cs="Courier New"/>
          <w:color w:val="303641"/>
          <w:sz w:val="18"/>
          <w:szCs w:val="18"/>
        </w:rPr>
        <w:t>### 7.3 リトライ時の追加指示</w:t>
      </w:r>
    </w:p>
    <w:p w14:paraId="53834D7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F3F1E59" w14:textId="77777777" w:rsidR="00FF2FC6" w:rsidRDefault="00000000">
      <w:pPr>
        <w:shd w:val="clear" w:color="auto" w:fill="F6F4EE"/>
        <w:ind w:left="360"/>
      </w:pPr>
      <w:r>
        <w:rPr>
          <w:rFonts w:ascii="Courier New" w:eastAsia="Courier New" w:hAnsi="Courier New" w:cs="Courier New"/>
          <w:color w:val="303641"/>
          <w:sz w:val="18"/>
          <w:szCs w:val="18"/>
        </w:rPr>
        <w:t>```</w:t>
      </w:r>
    </w:p>
    <w:p w14:paraId="637C39E9" w14:textId="77777777" w:rsidR="00FF2FC6" w:rsidRDefault="00000000">
      <w:pPr>
        <w:shd w:val="clear" w:color="auto" w:fill="F6F4EE"/>
        <w:ind w:left="360"/>
      </w:pPr>
      <w:r>
        <w:rPr>
          <w:rFonts w:ascii="Courier New" w:eastAsia="Courier New" w:hAnsi="Courier New" w:cs="Courier New"/>
          <w:color w:val="303641"/>
          <w:sz w:val="18"/>
          <w:szCs w:val="18"/>
        </w:rPr>
        <w:t>Your previous output was too abstract. The primary_subject_noun must be</w:t>
      </w:r>
    </w:p>
    <w:p w14:paraId="2FC689F8" w14:textId="77777777" w:rsidR="00FF2FC6" w:rsidRDefault="00000000">
      <w:pPr>
        <w:shd w:val="clear" w:color="auto" w:fill="F6F4EE"/>
        <w:ind w:left="360"/>
      </w:pPr>
      <w:r>
        <w:rPr>
          <w:rFonts w:ascii="Courier New" w:eastAsia="Courier New" w:hAnsi="Courier New" w:cs="Courier New"/>
          <w:color w:val="303641"/>
          <w:sz w:val="18"/>
          <w:szCs w:val="18"/>
        </w:rPr>
        <w:t>a physically drawable object that a child could recognize.</w:t>
      </w:r>
    </w:p>
    <w:p w14:paraId="6EA7BF44" w14:textId="77777777" w:rsidR="00FF2FC6" w:rsidRDefault="00000000">
      <w:pPr>
        <w:shd w:val="clear" w:color="auto" w:fill="F6F4EE"/>
        <w:ind w:left="360"/>
      </w:pPr>
      <w:r>
        <w:rPr>
          <w:rFonts w:ascii="Courier New" w:eastAsia="Courier New" w:hAnsi="Courier New" w:cs="Courier New"/>
          <w:color w:val="303641"/>
          <w:sz w:val="18"/>
          <w:szCs w:val="18"/>
        </w:rPr>
        <w:t>Examples of GOOD nouns: "a cyclist", "a skyscraper", "a golden coin",</w:t>
      </w:r>
    </w:p>
    <w:p w14:paraId="34617B2E" w14:textId="77777777" w:rsidR="00FF2FC6" w:rsidRDefault="00000000">
      <w:pPr>
        <w:shd w:val="clear" w:color="auto" w:fill="F6F4EE"/>
        <w:ind w:left="360"/>
      </w:pPr>
      <w:r>
        <w:rPr>
          <w:rFonts w:ascii="Courier New" w:eastAsia="Courier New" w:hAnsi="Courier New" w:cs="Courier New"/>
          <w:color w:val="303641"/>
          <w:sz w:val="18"/>
          <w:szCs w:val="18"/>
        </w:rPr>
        <w:t>"a chess piece", "a suitcase". Retry with a more concrete noun.</w:t>
      </w:r>
    </w:p>
    <w:p w14:paraId="1ABF67B5" w14:textId="77777777" w:rsidR="00FF2FC6" w:rsidRDefault="00000000">
      <w:pPr>
        <w:shd w:val="clear" w:color="auto" w:fill="F6F4EE"/>
        <w:ind w:left="360"/>
      </w:pPr>
      <w:r>
        <w:rPr>
          <w:rFonts w:ascii="Courier New" w:eastAsia="Courier New" w:hAnsi="Courier New" w:cs="Courier New"/>
          <w:color w:val="303641"/>
          <w:sz w:val="18"/>
          <w:szCs w:val="18"/>
        </w:rPr>
        <w:t>```</w:t>
      </w:r>
    </w:p>
    <w:p w14:paraId="3BFA55F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DC1661D" w14:textId="77777777" w:rsidR="00FF2FC6" w:rsidRDefault="00000000">
      <w:pPr>
        <w:shd w:val="clear" w:color="auto" w:fill="F6F4EE"/>
        <w:ind w:left="360"/>
      </w:pPr>
      <w:r>
        <w:rPr>
          <w:rFonts w:ascii="Courier New" w:eastAsia="Courier New" w:hAnsi="Courier New" w:cs="Courier New"/>
          <w:color w:val="303641"/>
          <w:sz w:val="18"/>
          <w:szCs w:val="18"/>
        </w:rPr>
        <w:t>### 7.4 最終フォールバック (Anthropic 不使用なので関係なし → Gemini text 失敗時の挙動)</w:t>
      </w:r>
    </w:p>
    <w:p w14:paraId="4F77178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CEDB08" w14:textId="77777777" w:rsidR="00FF2FC6" w:rsidRDefault="00000000">
      <w:pPr>
        <w:shd w:val="clear" w:color="auto" w:fill="F6F4EE"/>
        <w:ind w:left="360"/>
      </w:pPr>
      <w:r>
        <w:rPr>
          <w:rFonts w:ascii="Courier New" w:eastAsia="Courier New" w:hAnsi="Courier New" w:cs="Courier New"/>
          <w:color w:val="303641"/>
          <w:sz w:val="18"/>
          <w:szCs w:val="18"/>
        </w:rPr>
        <w:t>Gemini text (JSON抽出) が 2 回失敗した場合:</w:t>
      </w:r>
    </w:p>
    <w:p w14:paraId="68B589D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775BEF8" w14:textId="77777777" w:rsidR="00FF2FC6" w:rsidRDefault="00000000">
      <w:pPr>
        <w:shd w:val="clear" w:color="auto" w:fill="F6F4EE"/>
        <w:ind w:left="360"/>
      </w:pPr>
      <w:r>
        <w:rPr>
          <w:rFonts w:ascii="Courier New" w:eastAsia="Courier New" w:hAnsi="Courier New" w:cs="Courier New"/>
          <w:color w:val="303641"/>
          <w:sz w:val="18"/>
          <w:szCs w:val="18"/>
        </w:rPr>
        <w:t>1. エラーログを記録</w:t>
      </w:r>
    </w:p>
    <w:p w14:paraId="1B2BFCF9" w14:textId="77777777" w:rsidR="00FF2FC6" w:rsidRDefault="00000000">
      <w:pPr>
        <w:shd w:val="clear" w:color="auto" w:fill="F6F4EE"/>
        <w:ind w:left="360"/>
      </w:pPr>
      <w:r>
        <w:rPr>
          <w:rFonts w:ascii="Courier New" w:eastAsia="Courier New" w:hAnsi="Courier New" w:cs="Courier New"/>
          <w:color w:val="303641"/>
          <w:sz w:val="18"/>
          <w:szCs w:val="18"/>
        </w:rPr>
        <w:t>2. **現行ロジック (summary 直接 → Gemini image) にデグレード**</w:t>
      </w:r>
    </w:p>
    <w:p w14:paraId="01949DE0" w14:textId="77777777" w:rsidR="00FF2FC6" w:rsidRDefault="00000000">
      <w:pPr>
        <w:shd w:val="clear" w:color="auto" w:fill="F6F4EE"/>
        <w:ind w:left="360"/>
      </w:pPr>
      <w:r>
        <w:rPr>
          <w:rFonts w:ascii="Courier New" w:eastAsia="Courier New" w:hAnsi="Courier New" w:cs="Courier New"/>
          <w:color w:val="303641"/>
          <w:sz w:val="18"/>
          <w:szCs w:val="18"/>
        </w:rPr>
        <w:t>3. daily publish job は **失敗させない** (Hero image なしでも記事本文は配信する)</w:t>
      </w:r>
    </w:p>
    <w:p w14:paraId="3D793D71"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F36F230" w14:textId="77777777" w:rsidR="00FF2FC6" w:rsidRDefault="00000000">
      <w:pPr>
        <w:shd w:val="clear" w:color="auto" w:fill="F6F4EE"/>
        <w:ind w:left="360"/>
      </w:pPr>
      <w:r>
        <w:rPr>
          <w:rFonts w:ascii="Courier New" w:eastAsia="Courier New" w:hAnsi="Courier New" w:cs="Courier New"/>
          <w:color w:val="303641"/>
          <w:sz w:val="18"/>
          <w:szCs w:val="18"/>
        </w:rPr>
        <w:t>```python</w:t>
      </w:r>
    </w:p>
    <w:p w14:paraId="29F61473" w14:textId="77777777" w:rsidR="00FF2FC6" w:rsidRDefault="00000000">
      <w:pPr>
        <w:shd w:val="clear" w:color="auto" w:fill="F6F4EE"/>
        <w:ind w:left="360"/>
      </w:pPr>
      <w:r>
        <w:rPr>
          <w:rFonts w:ascii="Courier New" w:eastAsia="Courier New" w:hAnsi="Courier New" w:cs="Courier New"/>
          <w:color w:val="303641"/>
          <w:sz w:val="18"/>
          <w:szCs w:val="18"/>
        </w:rPr>
        <w:t>def generate_hero_with_fallback(summary: str, media: str) -&gt; Optional[bytes]:</w:t>
      </w:r>
    </w:p>
    <w:p w14:paraId="607B40BD" w14:textId="77777777" w:rsidR="00FF2FC6" w:rsidRDefault="00000000">
      <w:pPr>
        <w:shd w:val="clear" w:color="auto" w:fill="F6F4EE"/>
        <w:ind w:left="360"/>
      </w:pPr>
      <w:r>
        <w:rPr>
          <w:rFonts w:ascii="Courier New" w:eastAsia="Courier New" w:hAnsi="Courier New" w:cs="Courier New"/>
          <w:color w:val="303641"/>
          <w:sz w:val="18"/>
          <w:szCs w:val="18"/>
        </w:rPr>
        <w:t xml:space="preserve">    try:</w:t>
      </w:r>
    </w:p>
    <w:p w14:paraId="736F7F01" w14:textId="77777777" w:rsidR="00FF2FC6" w:rsidRDefault="00000000">
      <w:pPr>
        <w:shd w:val="clear" w:color="auto" w:fill="F6F4EE"/>
        <w:ind w:left="360"/>
      </w:pPr>
      <w:r>
        <w:rPr>
          <w:rFonts w:ascii="Courier New" w:eastAsia="Courier New" w:hAnsi="Courier New" w:cs="Courier New"/>
          <w:color w:val="303641"/>
          <w:sz w:val="18"/>
          <w:szCs w:val="18"/>
        </w:rPr>
        <w:t xml:space="preserve">        concept = extract_visual_concept(summary)  # Gemini text</w:t>
      </w:r>
    </w:p>
    <w:p w14:paraId="17683C3B" w14:textId="77777777" w:rsidR="00FF2FC6" w:rsidRDefault="00000000">
      <w:pPr>
        <w:shd w:val="clear" w:color="auto" w:fill="F6F4EE"/>
        <w:ind w:left="360"/>
      </w:pPr>
      <w:r>
        <w:rPr>
          <w:rFonts w:ascii="Courier New" w:eastAsia="Courier New" w:hAnsi="Courier New" w:cs="Courier New"/>
          <w:color w:val="303641"/>
          <w:sz w:val="18"/>
          <w:szCs w:val="18"/>
        </w:rPr>
        <w:t xml:space="preserve">        prompt = build_hero_prompt(**concept, **STYLE_DICTIONARY[media])</w:t>
      </w:r>
    </w:p>
    <w:p w14:paraId="14DB6872"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generate_image(prompt)  # Gemini image</w:t>
      </w:r>
    </w:p>
    <w:p w14:paraId="40429C0E"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GeminiTextExtractionError:</w:t>
      </w:r>
    </w:p>
    <w:p w14:paraId="5669993B" w14:textId="77777777" w:rsidR="00FF2FC6" w:rsidRDefault="00000000">
      <w:pPr>
        <w:shd w:val="clear" w:color="auto" w:fill="F6F4EE"/>
        <w:ind w:left="360"/>
      </w:pPr>
      <w:r>
        <w:rPr>
          <w:rFonts w:ascii="Courier New" w:eastAsia="Courier New" w:hAnsi="Courier New" w:cs="Courier New"/>
          <w:color w:val="303641"/>
          <w:sz w:val="18"/>
          <w:szCs w:val="18"/>
        </w:rPr>
        <w:t xml:space="preserve">        log.warning("Gemini text failed, falling back to direct summary prompt")</w:t>
      </w:r>
    </w:p>
    <w:p w14:paraId="2C28459A"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generate_image_direct(summary, media)  # 現行ロジック</w:t>
      </w:r>
    </w:p>
    <w:p w14:paraId="2002DE45" w14:textId="77777777" w:rsidR="00FF2FC6" w:rsidRDefault="00000000">
      <w:pPr>
        <w:shd w:val="clear" w:color="auto" w:fill="F6F4EE"/>
        <w:ind w:left="360"/>
      </w:pPr>
      <w:r>
        <w:rPr>
          <w:rFonts w:ascii="Courier New" w:eastAsia="Courier New" w:hAnsi="Courier New" w:cs="Courier New"/>
          <w:color w:val="303641"/>
          <w:sz w:val="18"/>
          <w:szCs w:val="18"/>
        </w:rPr>
        <w:t xml:space="preserve">    except GeminiImageGenerationError:</w:t>
      </w:r>
    </w:p>
    <w:p w14:paraId="2915AED2" w14:textId="77777777" w:rsidR="00FF2FC6" w:rsidRDefault="00000000">
      <w:pPr>
        <w:shd w:val="clear" w:color="auto" w:fill="F6F4EE"/>
        <w:ind w:left="360"/>
      </w:pPr>
      <w:r>
        <w:rPr>
          <w:rFonts w:ascii="Courier New" w:eastAsia="Courier New" w:hAnsi="Courier New" w:cs="Courier New"/>
          <w:color w:val="303641"/>
          <w:sz w:val="18"/>
          <w:szCs w:val="18"/>
        </w:rPr>
        <w:t xml:space="preserve">        log.error("Gemini image generation failed")</w:t>
      </w:r>
    </w:p>
    <w:p w14:paraId="3FE07925" w14:textId="77777777" w:rsidR="00FF2FC6" w:rsidRDefault="00000000">
      <w:pPr>
        <w:shd w:val="clear" w:color="auto" w:fill="F6F4EE"/>
        <w:ind w:left="360"/>
      </w:pPr>
      <w:r>
        <w:rPr>
          <w:rFonts w:ascii="Courier New" w:eastAsia="Courier New" w:hAnsi="Courier New" w:cs="Courier New"/>
          <w:color w:val="303641"/>
          <w:sz w:val="18"/>
          <w:szCs w:val="18"/>
        </w:rPr>
        <w:t xml:space="preserve">        return None  # Hero image なしで記事は配信継続</w:t>
      </w:r>
    </w:p>
    <w:p w14:paraId="21944587" w14:textId="77777777" w:rsidR="00FF2FC6" w:rsidRDefault="00000000">
      <w:pPr>
        <w:shd w:val="clear" w:color="auto" w:fill="F6F4EE"/>
        <w:ind w:left="360"/>
      </w:pPr>
      <w:r>
        <w:rPr>
          <w:rFonts w:ascii="Courier New" w:eastAsia="Courier New" w:hAnsi="Courier New" w:cs="Courier New"/>
          <w:color w:val="303641"/>
          <w:sz w:val="18"/>
          <w:szCs w:val="18"/>
        </w:rPr>
        <w:t>```</w:t>
      </w:r>
    </w:p>
    <w:p w14:paraId="503C11A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B7E03B1" w14:textId="77777777" w:rsidR="00FF2FC6" w:rsidRDefault="00000000">
      <w:pPr>
        <w:shd w:val="clear" w:color="auto" w:fill="F6F4EE"/>
        <w:ind w:left="360"/>
      </w:pPr>
      <w:r>
        <w:rPr>
          <w:rFonts w:ascii="Courier New" w:eastAsia="Courier New" w:hAnsi="Courier New" w:cs="Courier New"/>
          <w:color w:val="303641"/>
          <w:sz w:val="18"/>
          <w:szCs w:val="18"/>
        </w:rPr>
        <w:t>---</w:t>
      </w:r>
    </w:p>
    <w:p w14:paraId="1C6076D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BBBF245" w14:textId="77777777" w:rsidR="00FF2FC6" w:rsidRDefault="00000000">
      <w:pPr>
        <w:shd w:val="clear" w:color="auto" w:fill="F6F4EE"/>
        <w:ind w:left="360"/>
      </w:pPr>
      <w:r>
        <w:rPr>
          <w:rFonts w:ascii="Courier New" w:eastAsia="Courier New" w:hAnsi="Courier New" w:cs="Courier New"/>
          <w:color w:val="303641"/>
          <w:sz w:val="18"/>
          <w:szCs w:val="18"/>
        </w:rPr>
        <w:t>## 8. ログ出力</w:t>
      </w:r>
    </w:p>
    <w:p w14:paraId="344A049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69E6E7F" w14:textId="77777777" w:rsidR="00FF2FC6" w:rsidRDefault="00000000">
      <w:pPr>
        <w:shd w:val="clear" w:color="auto" w:fill="F6F4EE"/>
        <w:ind w:left="360"/>
      </w:pPr>
      <w:r>
        <w:rPr>
          <w:rFonts w:ascii="Courier New" w:eastAsia="Courier New" w:hAnsi="Courier New" w:cs="Courier New"/>
          <w:color w:val="303641"/>
          <w:sz w:val="18"/>
          <w:szCs w:val="18"/>
        </w:rPr>
        <w:t>### 8.1 出力先</w:t>
      </w:r>
    </w:p>
    <w:p w14:paraId="5701B19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707A5B4" w14:textId="77777777" w:rsidR="00FF2FC6" w:rsidRDefault="00000000">
      <w:pPr>
        <w:shd w:val="clear" w:color="auto" w:fill="F6F4EE"/>
        <w:ind w:left="360"/>
      </w:pPr>
      <w:r>
        <w:rPr>
          <w:rFonts w:ascii="Courier New" w:eastAsia="Courier New" w:hAnsi="Courier New" w:cs="Courier New"/>
          <w:color w:val="303641"/>
          <w:sz w:val="18"/>
          <w:szCs w:val="18"/>
        </w:rPr>
        <w:t>`~/newsletter-dashboard/logs/hero_generation.log`</w:t>
      </w:r>
    </w:p>
    <w:p w14:paraId="7B6CEA2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C5F5BBE" w14:textId="77777777" w:rsidR="00FF2FC6" w:rsidRDefault="00000000">
      <w:pPr>
        <w:shd w:val="clear" w:color="auto" w:fill="F6F4EE"/>
        <w:ind w:left="360"/>
      </w:pPr>
      <w:r>
        <w:rPr>
          <w:rFonts w:ascii="Courier New" w:eastAsia="Courier New" w:hAnsi="Courier New" w:cs="Courier New"/>
          <w:color w:val="303641"/>
          <w:sz w:val="18"/>
          <w:szCs w:val="18"/>
        </w:rPr>
        <w:t>### 8.2 ログレベル分離</w:t>
      </w:r>
    </w:p>
    <w:p w14:paraId="114F5AD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C5BF91D" w14:textId="77777777" w:rsidR="00FF2FC6" w:rsidRDefault="00000000">
      <w:pPr>
        <w:shd w:val="clear" w:color="auto" w:fill="F6F4EE"/>
        <w:ind w:left="360"/>
      </w:pPr>
      <w:r>
        <w:rPr>
          <w:rFonts w:ascii="Courier New" w:eastAsia="Courier New" w:hAnsi="Courier New" w:cs="Courier New"/>
          <w:color w:val="303641"/>
          <w:sz w:val="18"/>
          <w:szCs w:val="18"/>
        </w:rPr>
        <w:t>| レベル | 内容 |</w:t>
      </w:r>
    </w:p>
    <w:p w14:paraId="5F70AAAB" w14:textId="77777777" w:rsidR="00FF2FC6" w:rsidRDefault="00000000">
      <w:pPr>
        <w:shd w:val="clear" w:color="auto" w:fill="F6F4EE"/>
        <w:ind w:left="360"/>
      </w:pPr>
      <w:r>
        <w:rPr>
          <w:rFonts w:ascii="Courier New" w:eastAsia="Courier New" w:hAnsi="Courier New" w:cs="Courier New"/>
          <w:color w:val="303641"/>
          <w:sz w:val="18"/>
          <w:szCs w:val="18"/>
        </w:rPr>
        <w:t>|---|---|</w:t>
      </w:r>
    </w:p>
    <w:p w14:paraId="005059DC" w14:textId="77777777" w:rsidR="00FF2FC6" w:rsidRDefault="00000000">
      <w:pPr>
        <w:shd w:val="clear" w:color="auto" w:fill="F6F4EE"/>
        <w:ind w:left="360"/>
      </w:pPr>
      <w:r>
        <w:rPr>
          <w:rFonts w:ascii="Courier New" w:eastAsia="Courier New" w:hAnsi="Courier New" w:cs="Courier New"/>
          <w:color w:val="303641"/>
          <w:sz w:val="18"/>
          <w:szCs w:val="18"/>
        </w:rPr>
        <w:t>| INFO | 成功/失敗、media、slug、所要時間、daily call count |</w:t>
      </w:r>
    </w:p>
    <w:p w14:paraId="25940A71" w14:textId="77777777" w:rsidR="00FF2FC6" w:rsidRDefault="00000000">
      <w:pPr>
        <w:shd w:val="clear" w:color="auto" w:fill="F6F4EE"/>
        <w:ind w:left="360"/>
      </w:pPr>
      <w:r>
        <w:rPr>
          <w:rFonts w:ascii="Courier New" w:eastAsia="Courier New" w:hAnsi="Courier New" w:cs="Courier New"/>
          <w:color w:val="303641"/>
          <w:sz w:val="18"/>
          <w:szCs w:val="18"/>
        </w:rPr>
        <w:t>| DEBUG (opt-in) | 全プロンプト、JSON抽出結果、Gemini raw response |</w:t>
      </w:r>
    </w:p>
    <w:p w14:paraId="3B614966"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E49A6B2" w14:textId="77777777" w:rsidR="00FF2FC6" w:rsidRDefault="00000000">
      <w:pPr>
        <w:shd w:val="clear" w:color="auto" w:fill="F6F4EE"/>
        <w:ind w:left="360"/>
      </w:pPr>
      <w:r>
        <w:rPr>
          <w:rFonts w:ascii="Courier New" w:eastAsia="Courier New" w:hAnsi="Courier New" w:cs="Courier New"/>
          <w:color w:val="303641"/>
          <w:sz w:val="18"/>
          <w:szCs w:val="18"/>
        </w:rPr>
        <w:t>### 8.3 INFO レベル出力例</w:t>
      </w:r>
    </w:p>
    <w:p w14:paraId="0A8CCFF0"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5711D26C" w14:textId="77777777" w:rsidR="00FF2FC6" w:rsidRDefault="00000000">
      <w:pPr>
        <w:shd w:val="clear" w:color="auto" w:fill="F6F4EE"/>
        <w:ind w:left="360"/>
      </w:pPr>
      <w:r>
        <w:rPr>
          <w:rFonts w:ascii="Courier New" w:eastAsia="Courier New" w:hAnsi="Courier New" w:cs="Courier New"/>
          <w:color w:val="303641"/>
          <w:sz w:val="18"/>
          <w:szCs w:val="18"/>
        </w:rPr>
        <w:t>```</w:t>
      </w:r>
    </w:p>
    <w:p w14:paraId="61C267D4" w14:textId="77777777" w:rsidR="00FF2FC6" w:rsidRDefault="00000000">
      <w:pPr>
        <w:shd w:val="clear" w:color="auto" w:fill="F6F4EE"/>
        <w:ind w:left="360"/>
      </w:pPr>
      <w:r>
        <w:rPr>
          <w:rFonts w:ascii="Courier New" w:eastAsia="Courier New" w:hAnsi="Courier New" w:cs="Courier New"/>
          <w:color w:val="303641"/>
          <w:sz w:val="18"/>
          <w:szCs w:val="18"/>
        </w:rPr>
        <w:t>[2026-04-22 10:30:15] INFO article_slug=wsj-2026-04-22 media=wsj</w:t>
      </w:r>
    </w:p>
    <w:p w14:paraId="7A160DBF" w14:textId="77777777" w:rsidR="00FF2FC6" w:rsidRDefault="00000000">
      <w:pPr>
        <w:shd w:val="clear" w:color="auto" w:fill="F6F4EE"/>
        <w:ind w:left="360"/>
      </w:pPr>
      <w:r>
        <w:rPr>
          <w:rFonts w:ascii="Courier New" w:eastAsia="Courier New" w:hAnsi="Courier New" w:cs="Courier New"/>
          <w:color w:val="303641"/>
          <w:sz w:val="18"/>
          <w:szCs w:val="18"/>
        </w:rPr>
        <w:t xml:space="preserve">  core_theme=inflation</w:t>
      </w:r>
    </w:p>
    <w:p w14:paraId="3B1A6182" w14:textId="77777777" w:rsidR="00FF2FC6" w:rsidRDefault="00000000">
      <w:pPr>
        <w:shd w:val="clear" w:color="auto" w:fill="F6F4EE"/>
        <w:ind w:left="360"/>
      </w:pPr>
      <w:r>
        <w:rPr>
          <w:rFonts w:ascii="Courier New" w:eastAsia="Courier New" w:hAnsi="Courier New" w:cs="Courier New"/>
          <w:color w:val="303641"/>
          <w:sz w:val="18"/>
          <w:szCs w:val="18"/>
        </w:rPr>
        <w:t xml:space="preserve">  subject_noun="a heavy weight"</w:t>
      </w:r>
    </w:p>
    <w:p w14:paraId="7E1B7B22" w14:textId="77777777" w:rsidR="00FF2FC6" w:rsidRDefault="00000000">
      <w:pPr>
        <w:shd w:val="clear" w:color="auto" w:fill="F6F4EE"/>
        <w:ind w:left="360"/>
      </w:pPr>
      <w:r>
        <w:rPr>
          <w:rFonts w:ascii="Courier New" w:eastAsia="Courier New" w:hAnsi="Courier New" w:cs="Courier New"/>
          <w:color w:val="303641"/>
          <w:sz w:val="18"/>
          <w:szCs w:val="18"/>
        </w:rPr>
        <w:t xml:space="preserve">  result=success duration=4.2s</w:t>
      </w:r>
    </w:p>
    <w:p w14:paraId="7F4FCF6B" w14:textId="77777777" w:rsidR="00FF2FC6" w:rsidRDefault="00000000">
      <w:pPr>
        <w:shd w:val="clear" w:color="auto" w:fill="F6F4EE"/>
        <w:ind w:left="360"/>
      </w:pPr>
      <w:r>
        <w:rPr>
          <w:rFonts w:ascii="Courier New" w:eastAsia="Courier New" w:hAnsi="Courier New" w:cs="Courier New"/>
          <w:color w:val="303641"/>
          <w:sz w:val="18"/>
          <w:szCs w:val="18"/>
        </w:rPr>
        <w:t xml:space="preserve">  daily_calls=12/1500</w:t>
      </w:r>
    </w:p>
    <w:p w14:paraId="33D536AE" w14:textId="77777777" w:rsidR="00FF2FC6" w:rsidRDefault="00000000">
      <w:pPr>
        <w:shd w:val="clear" w:color="auto" w:fill="F6F4EE"/>
        <w:ind w:left="360"/>
      </w:pPr>
      <w:r>
        <w:rPr>
          <w:rFonts w:ascii="Courier New" w:eastAsia="Courier New" w:hAnsi="Courier New" w:cs="Courier New"/>
          <w:color w:val="303641"/>
          <w:sz w:val="18"/>
          <w:szCs w:val="18"/>
        </w:rPr>
        <w:t>```</w:t>
      </w:r>
    </w:p>
    <w:p w14:paraId="159F7FF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2FCD689" w14:textId="77777777" w:rsidR="00FF2FC6" w:rsidRDefault="00000000">
      <w:pPr>
        <w:shd w:val="clear" w:color="auto" w:fill="F6F4EE"/>
        <w:ind w:left="360"/>
      </w:pPr>
      <w:r>
        <w:rPr>
          <w:rFonts w:ascii="Courier New" w:eastAsia="Courier New" w:hAnsi="Courier New" w:cs="Courier New"/>
          <w:color w:val="303641"/>
          <w:sz w:val="18"/>
          <w:szCs w:val="18"/>
        </w:rPr>
        <w:t>### 8.4 PII / Key 漏洩防止</w:t>
      </w:r>
    </w:p>
    <w:p w14:paraId="58BF1B43"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685BCD8" w14:textId="77777777" w:rsidR="00FF2FC6" w:rsidRDefault="00000000">
      <w:pPr>
        <w:shd w:val="clear" w:color="auto" w:fill="F6F4EE"/>
        <w:ind w:left="360"/>
      </w:pPr>
      <w:r>
        <w:rPr>
          <w:rFonts w:ascii="Courier New" w:eastAsia="Courier New" w:hAnsi="Courier New" w:cs="Courier New"/>
          <w:color w:val="303641"/>
          <w:sz w:val="18"/>
          <w:szCs w:val="18"/>
        </w:rPr>
        <w:t>- `GEMINI_API_KEY` は絶対にログに出さない (マスク必須)</w:t>
      </w:r>
    </w:p>
    <w:p w14:paraId="43AA8CB3" w14:textId="77777777" w:rsidR="00FF2FC6" w:rsidRDefault="00000000">
      <w:pPr>
        <w:shd w:val="clear" w:color="auto" w:fill="F6F4EE"/>
        <w:ind w:left="360"/>
      </w:pPr>
      <w:r>
        <w:rPr>
          <w:rFonts w:ascii="Courier New" w:eastAsia="Courier New" w:hAnsi="Courier New" w:cs="Courier New"/>
          <w:color w:val="303641"/>
          <w:sz w:val="18"/>
          <w:szCs w:val="18"/>
        </w:rPr>
        <w:t>- ファイルパスはホームディレクトリを `~` に置換</w:t>
      </w:r>
    </w:p>
    <w:p w14:paraId="00E48DE4" w14:textId="77777777" w:rsidR="00FF2FC6" w:rsidRDefault="00000000">
      <w:pPr>
        <w:shd w:val="clear" w:color="auto" w:fill="F6F4EE"/>
        <w:ind w:left="360"/>
      </w:pPr>
      <w:r>
        <w:rPr>
          <w:rFonts w:ascii="Courier New" w:eastAsia="Courier New" w:hAnsi="Courier New" w:cs="Courier New"/>
          <w:color w:val="303641"/>
          <w:sz w:val="18"/>
          <w:szCs w:val="18"/>
        </w:rPr>
        <w:t>- summary の本文は DEBUG レベルのみ、INFO には出さない</w:t>
      </w:r>
    </w:p>
    <w:p w14:paraId="5B2415A7"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25F9FDB" w14:textId="77777777" w:rsidR="00FF2FC6" w:rsidRDefault="00000000">
      <w:pPr>
        <w:shd w:val="clear" w:color="auto" w:fill="F6F4EE"/>
        <w:ind w:left="360"/>
      </w:pPr>
      <w:r>
        <w:rPr>
          <w:rFonts w:ascii="Courier New" w:eastAsia="Courier New" w:hAnsi="Courier New" w:cs="Courier New"/>
          <w:color w:val="303641"/>
          <w:sz w:val="18"/>
          <w:szCs w:val="18"/>
        </w:rPr>
        <w:t>---</w:t>
      </w:r>
    </w:p>
    <w:p w14:paraId="798460F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68987E0" w14:textId="77777777" w:rsidR="00FF2FC6" w:rsidRDefault="00000000">
      <w:pPr>
        <w:shd w:val="clear" w:color="auto" w:fill="F6F4EE"/>
        <w:ind w:left="360"/>
      </w:pPr>
      <w:r>
        <w:rPr>
          <w:rFonts w:ascii="Courier New" w:eastAsia="Courier New" w:hAnsi="Courier New" w:cs="Courier New"/>
          <w:color w:val="303641"/>
          <w:sz w:val="18"/>
          <w:szCs w:val="18"/>
        </w:rPr>
        <w:t>## 9. 受け入れ基準</w:t>
      </w:r>
    </w:p>
    <w:p w14:paraId="452E7E9B"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3BBDF2B" w14:textId="77777777" w:rsidR="00FF2FC6" w:rsidRDefault="00000000">
      <w:pPr>
        <w:shd w:val="clear" w:color="auto" w:fill="F6F4EE"/>
        <w:ind w:left="360"/>
      </w:pPr>
      <w:r>
        <w:rPr>
          <w:rFonts w:ascii="Courier New" w:eastAsia="Courier New" w:hAnsi="Courier New" w:cs="Courier New"/>
          <w:color w:val="303641"/>
          <w:sz w:val="18"/>
          <w:szCs w:val="18"/>
        </w:rPr>
        <w:t>### 9.1 ユニットテスト (test_hero_generation.py)</w:t>
      </w:r>
    </w:p>
    <w:p w14:paraId="796D4CC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289962" w14:textId="77777777" w:rsidR="00FF2FC6" w:rsidRDefault="00000000">
      <w:pPr>
        <w:shd w:val="clear" w:color="auto" w:fill="F6F4EE"/>
        <w:ind w:left="360"/>
      </w:pPr>
      <w:r>
        <w:rPr>
          <w:rFonts w:ascii="Courier New" w:eastAsia="Courier New" w:hAnsi="Courier New" w:cs="Courier New"/>
          <w:color w:val="303641"/>
          <w:sz w:val="18"/>
          <w:szCs w:val="18"/>
        </w:rPr>
        <w:t>**合格条件 (決定論的で検証可能):**</w:t>
      </w:r>
    </w:p>
    <w:p w14:paraId="3D912BE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54F0F86" w14:textId="77777777" w:rsidR="00FF2FC6" w:rsidRDefault="00000000">
      <w:pPr>
        <w:shd w:val="clear" w:color="auto" w:fill="F6F4EE"/>
        <w:ind w:left="360"/>
      </w:pPr>
      <w:r>
        <w:rPr>
          <w:rFonts w:ascii="Courier New" w:eastAsia="Courier New" w:hAnsi="Courier New" w:cs="Courier New"/>
          <w:color w:val="303641"/>
          <w:sz w:val="18"/>
          <w:szCs w:val="18"/>
        </w:rPr>
        <w:t>| テストケース | 入力 | 合格条件 |</w:t>
      </w:r>
    </w:p>
    <w:p w14:paraId="451334C9" w14:textId="77777777" w:rsidR="00FF2FC6" w:rsidRDefault="00000000">
      <w:pPr>
        <w:shd w:val="clear" w:color="auto" w:fill="F6F4EE"/>
        <w:ind w:left="360"/>
      </w:pPr>
      <w:r>
        <w:rPr>
          <w:rFonts w:ascii="Courier New" w:eastAsia="Courier New" w:hAnsi="Courier New" w:cs="Courier New"/>
          <w:color w:val="303641"/>
          <w:sz w:val="18"/>
          <w:szCs w:val="18"/>
        </w:rPr>
        <w:t>|---|---|---|</w:t>
      </w:r>
    </w:p>
    <w:p w14:paraId="0CDCEA33" w14:textId="77777777" w:rsidR="00FF2FC6" w:rsidRDefault="00000000">
      <w:pPr>
        <w:shd w:val="clear" w:color="auto" w:fill="F6F4EE"/>
        <w:ind w:left="360"/>
      </w:pPr>
      <w:r>
        <w:rPr>
          <w:rFonts w:ascii="Courier New" w:eastAsia="Courier New" w:hAnsi="Courier New" w:cs="Courier New"/>
          <w:color w:val="303641"/>
          <w:sz w:val="18"/>
          <w:szCs w:val="18"/>
        </w:rPr>
        <w:t>| TC-01 | summary = "日銀が利上げを示唆、円高が進行" (media=wsj) | `primary_subject_noun` が `ABSTRACT_NOUN_BLACKLIST` に含まれない |</w:t>
      </w:r>
    </w:p>
    <w:p w14:paraId="12115E94" w14:textId="77777777" w:rsidR="00FF2FC6" w:rsidRDefault="00000000">
      <w:pPr>
        <w:shd w:val="clear" w:color="auto" w:fill="F6F4EE"/>
        <w:ind w:left="360"/>
      </w:pPr>
      <w:r>
        <w:rPr>
          <w:rFonts w:ascii="Courier New" w:eastAsia="Courier New" w:hAnsi="Courier New" w:cs="Courier New"/>
          <w:color w:val="303641"/>
          <w:sz w:val="18"/>
          <w:szCs w:val="18"/>
        </w:rPr>
        <w:t>| TC-02 | summary = "JAL City那覇、GW期間のADRが前年比+15%" (media=skift) | 同上 + 最終プロンプト中に `aspirational` が含まれる |</w:t>
      </w:r>
    </w:p>
    <w:p w14:paraId="3F660226" w14:textId="77777777" w:rsidR="00FF2FC6" w:rsidRDefault="00000000">
      <w:pPr>
        <w:shd w:val="clear" w:color="auto" w:fill="F6F4EE"/>
        <w:ind w:left="360"/>
      </w:pPr>
      <w:r>
        <w:rPr>
          <w:rFonts w:ascii="Courier New" w:eastAsia="Courier New" w:hAnsi="Courier New" w:cs="Courier New"/>
          <w:color w:val="303641"/>
          <w:sz w:val="18"/>
          <w:szCs w:val="18"/>
        </w:rPr>
        <w:t>| TC-03 | summary = "Marubeniが仙台SS30の取得を検討" (media=buysiders) | 同上 + 最終プロンプトに `navy and gold` が含まれる |</w:t>
      </w:r>
    </w:p>
    <w:p w14:paraId="476D2FFD" w14:textId="77777777" w:rsidR="00FF2FC6" w:rsidRDefault="00000000">
      <w:pPr>
        <w:shd w:val="clear" w:color="auto" w:fill="F6F4EE"/>
        <w:ind w:left="360"/>
      </w:pPr>
      <w:r>
        <w:rPr>
          <w:rFonts w:ascii="Courier New" w:eastAsia="Courier New" w:hAnsi="Courier New" w:cs="Courier New"/>
          <w:color w:val="303641"/>
          <w:sz w:val="18"/>
          <w:szCs w:val="18"/>
        </w:rPr>
        <w:t>| TC-04 | summary = "AI規制の必要性" (media=nyt-op) | 同上 + 最終プロンプトに `bold` と `high-contrast` が含まれる |</w:t>
      </w:r>
    </w:p>
    <w:p w14:paraId="42D6E1FD" w14:textId="77777777" w:rsidR="00FF2FC6" w:rsidRDefault="00000000">
      <w:pPr>
        <w:shd w:val="clear" w:color="auto" w:fill="F6F4EE"/>
        <w:ind w:left="360"/>
      </w:pPr>
      <w:r>
        <w:rPr>
          <w:rFonts w:ascii="Courier New" w:eastAsia="Courier New" w:hAnsi="Courier New" w:cs="Courier New"/>
          <w:color w:val="303641"/>
          <w:sz w:val="18"/>
          <w:szCs w:val="18"/>
        </w:rPr>
        <w:t>| TC-05 | Gemini text が `"primary_subject_noun": "growth"` を返す (mock) | 1 回リトライが実行される |</w:t>
      </w:r>
    </w:p>
    <w:p w14:paraId="48A88206" w14:textId="77777777" w:rsidR="00FF2FC6" w:rsidRDefault="00000000">
      <w:pPr>
        <w:shd w:val="clear" w:color="auto" w:fill="F6F4EE"/>
        <w:ind w:left="360"/>
      </w:pPr>
      <w:r>
        <w:rPr>
          <w:rFonts w:ascii="Courier New" w:eastAsia="Courier New" w:hAnsi="Courier New" w:cs="Courier New"/>
          <w:color w:val="303641"/>
          <w:sz w:val="18"/>
          <w:szCs w:val="18"/>
        </w:rPr>
        <w:t>| TC-06 | Gemini text が 2 回失敗 (mock) | フォールバック (現行ロジック) が呼ばれる |</w:t>
      </w:r>
    </w:p>
    <w:p w14:paraId="0390F53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B1C6BC3" w14:textId="77777777" w:rsidR="00FF2FC6" w:rsidRDefault="00000000">
      <w:pPr>
        <w:shd w:val="clear" w:color="auto" w:fill="F6F4EE"/>
        <w:ind w:left="360"/>
      </w:pPr>
      <w:r>
        <w:rPr>
          <w:rFonts w:ascii="Courier New" w:eastAsia="Courier New" w:hAnsi="Courier New" w:cs="Courier New"/>
          <w:color w:val="303641"/>
          <w:sz w:val="18"/>
          <w:szCs w:val="18"/>
        </w:rPr>
        <w:t>### 9.2 参考的な期待値 (LLM 非決定性のため必須合格条件ではない)</w:t>
      </w:r>
    </w:p>
    <w:p w14:paraId="3C5F12C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660F8CC" w14:textId="77777777" w:rsidR="00FF2FC6" w:rsidRDefault="00000000">
      <w:pPr>
        <w:shd w:val="clear" w:color="auto" w:fill="F6F4EE"/>
        <w:ind w:left="360"/>
      </w:pPr>
      <w:r>
        <w:rPr>
          <w:rFonts w:ascii="Courier New" w:eastAsia="Courier New" w:hAnsi="Courier New" w:cs="Courier New"/>
          <w:color w:val="303641"/>
          <w:sz w:val="18"/>
          <w:szCs w:val="18"/>
        </w:rPr>
        <w:t>| 入力 | 期待される主役名詞 (参考) |</w:t>
      </w:r>
    </w:p>
    <w:p w14:paraId="71357808" w14:textId="77777777" w:rsidR="00FF2FC6" w:rsidRDefault="00000000">
      <w:pPr>
        <w:shd w:val="clear" w:color="auto" w:fill="F6F4EE"/>
        <w:ind w:left="360"/>
      </w:pPr>
      <w:r>
        <w:rPr>
          <w:rFonts w:ascii="Courier New" w:eastAsia="Courier New" w:hAnsi="Courier New" w:cs="Courier New"/>
          <w:color w:val="303641"/>
          <w:sz w:val="18"/>
          <w:szCs w:val="18"/>
        </w:rPr>
        <w:t>|---|---|</w:t>
      </w:r>
    </w:p>
    <w:p w14:paraId="2B4AC783" w14:textId="77777777" w:rsidR="00FF2FC6" w:rsidRDefault="00000000">
      <w:pPr>
        <w:shd w:val="clear" w:color="auto" w:fill="F6F4EE"/>
        <w:ind w:left="360"/>
      </w:pPr>
      <w:r>
        <w:rPr>
          <w:rFonts w:ascii="Courier New" w:eastAsia="Courier New" w:hAnsi="Courier New" w:cs="Courier New"/>
          <w:color w:val="303641"/>
          <w:sz w:val="18"/>
          <w:szCs w:val="18"/>
        </w:rPr>
        <w:t>| "日銀が利上げを示唆..." | "a steep staircase" または "a rising arrow made of yen coins" |</w:t>
      </w:r>
    </w:p>
    <w:p w14:paraId="6ED4C920" w14:textId="77777777" w:rsidR="00FF2FC6" w:rsidRDefault="00000000">
      <w:pPr>
        <w:shd w:val="clear" w:color="auto" w:fill="F6F4EE"/>
        <w:ind w:left="360"/>
      </w:pPr>
      <w:r>
        <w:rPr>
          <w:rFonts w:ascii="Courier New" w:eastAsia="Courier New" w:hAnsi="Courier New" w:cs="Courier New"/>
          <w:color w:val="303641"/>
          <w:sz w:val="18"/>
          <w:szCs w:val="18"/>
        </w:rPr>
        <w:t>| "JAL City那覇..." | "a luxury hotel lobby" または "a traveler with luggage" |</w:t>
      </w:r>
    </w:p>
    <w:p w14:paraId="7434B6F9" w14:textId="77777777" w:rsidR="00FF2FC6" w:rsidRDefault="00000000">
      <w:pPr>
        <w:shd w:val="clear" w:color="auto" w:fill="F6F4EE"/>
        <w:ind w:left="360"/>
      </w:pPr>
      <w:r>
        <w:rPr>
          <w:rFonts w:ascii="Courier New" w:eastAsia="Courier New" w:hAnsi="Courier New" w:cs="Courier New"/>
          <w:color w:val="303641"/>
          <w:sz w:val="18"/>
          <w:szCs w:val="18"/>
        </w:rPr>
        <w:t>| "Marubeniが仙台SS30..." | "a chess piece being moved" または "two skyscrapers merging" |</w:t>
      </w:r>
    </w:p>
    <w:p w14:paraId="255C734F" w14:textId="77777777" w:rsidR="00FF2FC6" w:rsidRDefault="00000000">
      <w:pPr>
        <w:shd w:val="clear" w:color="auto" w:fill="F6F4EE"/>
        <w:ind w:left="360"/>
      </w:pPr>
      <w:r>
        <w:rPr>
          <w:rFonts w:ascii="Courier New" w:eastAsia="Courier New" w:hAnsi="Courier New" w:cs="Courier New"/>
          <w:color w:val="303641"/>
          <w:sz w:val="18"/>
          <w:szCs w:val="18"/>
        </w:rPr>
        <w:t>| "AI規制..." | "a scale balancing a chip and a gavel" |</w:t>
      </w:r>
    </w:p>
    <w:p w14:paraId="66C0531F"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B41B9A7" w14:textId="77777777" w:rsidR="00FF2FC6" w:rsidRDefault="00000000">
      <w:pPr>
        <w:shd w:val="clear" w:color="auto" w:fill="F6F4EE"/>
        <w:ind w:left="360"/>
      </w:pPr>
      <w:r>
        <w:rPr>
          <w:rFonts w:ascii="Courier New" w:eastAsia="Courier New" w:hAnsi="Courier New" w:cs="Courier New"/>
          <w:color w:val="303641"/>
          <w:sz w:val="18"/>
          <w:szCs w:val="18"/>
        </w:rPr>
        <w:t>---</w:t>
      </w:r>
    </w:p>
    <w:p w14:paraId="237C435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1311ED3" w14:textId="77777777" w:rsidR="00FF2FC6" w:rsidRDefault="00000000">
      <w:pPr>
        <w:shd w:val="clear" w:color="auto" w:fill="F6F4EE"/>
        <w:ind w:left="360"/>
      </w:pPr>
      <w:r>
        <w:rPr>
          <w:rFonts w:ascii="Courier New" w:eastAsia="Courier New" w:hAnsi="Courier New" w:cs="Courier New"/>
          <w:color w:val="303641"/>
          <w:sz w:val="18"/>
          <w:szCs w:val="18"/>
        </w:rPr>
        <w:t>## 10. 実装順序</w:t>
      </w:r>
    </w:p>
    <w:p w14:paraId="04786EE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B435D20" w14:textId="77777777" w:rsidR="00FF2FC6" w:rsidRDefault="00000000">
      <w:pPr>
        <w:shd w:val="clear" w:color="auto" w:fill="F6F4EE"/>
        <w:ind w:left="360"/>
      </w:pPr>
      <w:r>
        <w:rPr>
          <w:rFonts w:ascii="Courier New" w:eastAsia="Courier New" w:hAnsi="Courier New" w:cs="Courier New"/>
          <w:color w:val="303641"/>
          <w:sz w:val="18"/>
          <w:szCs w:val="18"/>
        </w:rPr>
        <w:t>1. **依存確認** — `google-generativeai` SDK バージョン確認、`aspect_ratio` API の最新仕様確認</w:t>
      </w:r>
    </w:p>
    <w:p w14:paraId="025859DD" w14:textId="77777777" w:rsidR="00FF2FC6" w:rsidRDefault="00000000">
      <w:pPr>
        <w:shd w:val="clear" w:color="auto" w:fill="F6F4EE"/>
        <w:ind w:left="360"/>
      </w:pPr>
      <w:r>
        <w:rPr>
          <w:rFonts w:ascii="Courier New" w:eastAsia="Courier New" w:hAnsi="Courier New" w:cs="Courier New"/>
          <w:color w:val="303641"/>
          <w:sz w:val="18"/>
          <w:szCs w:val="18"/>
        </w:rPr>
        <w:t>2. **Economist 配信実績確認** — `ls content/economist/` で日次配信の有無を確認、有無により `STYLE_DICTIONARY` 要素を調整</w:t>
      </w:r>
    </w:p>
    <w:p w14:paraId="127C2078" w14:textId="77777777" w:rsidR="00FF2FC6" w:rsidRDefault="00000000">
      <w:pPr>
        <w:shd w:val="clear" w:color="auto" w:fill="F6F4EE"/>
        <w:ind w:left="360"/>
      </w:pPr>
      <w:r>
        <w:rPr>
          <w:rFonts w:ascii="Courier New" w:eastAsia="Courier New" w:hAnsi="Courier New" w:cs="Courier New"/>
          <w:color w:val="303641"/>
          <w:sz w:val="18"/>
          <w:szCs w:val="18"/>
        </w:rPr>
        <w:t>3. `STYLE_DICTIONARY` 定数を追加 (Section 4)</w:t>
      </w:r>
    </w:p>
    <w:p w14:paraId="3EF66361" w14:textId="77777777" w:rsidR="00FF2FC6" w:rsidRDefault="00000000">
      <w:pPr>
        <w:shd w:val="clear" w:color="auto" w:fill="F6F4EE"/>
        <w:ind w:left="360"/>
      </w:pPr>
      <w:r>
        <w:rPr>
          <w:rFonts w:ascii="Courier New" w:eastAsia="Courier New" w:hAnsi="Courier New" w:cs="Courier New"/>
          <w:color w:val="303641"/>
          <w:sz w:val="18"/>
          <w:szCs w:val="18"/>
        </w:rPr>
        <w:t>4. `extract_visual_concept(summary: str) -&gt; dict` を実装 (Gemini 2.5 Flash text, JSON mode)</w:t>
      </w:r>
    </w:p>
    <w:p w14:paraId="0D4F4B2C" w14:textId="77777777" w:rsidR="00FF2FC6" w:rsidRDefault="00000000">
      <w:pPr>
        <w:shd w:val="clear" w:color="auto" w:fill="F6F4EE"/>
        <w:ind w:left="360"/>
      </w:pPr>
      <w:r>
        <w:rPr>
          <w:rFonts w:ascii="Courier New" w:eastAsia="Courier New" w:hAnsi="Courier New" w:cs="Courier New"/>
          <w:color w:val="303641"/>
          <w:sz w:val="18"/>
          <w:szCs w:val="18"/>
        </w:rPr>
        <w:t>5. `ABSTRACT_NOUN_BLACKLIST` とリトライロジックを実装</w:t>
      </w:r>
    </w:p>
    <w:p w14:paraId="36037CAD" w14:textId="77777777" w:rsidR="00FF2FC6" w:rsidRDefault="00000000">
      <w:pPr>
        <w:shd w:val="clear" w:color="auto" w:fill="F6F4EE"/>
        <w:ind w:left="360"/>
      </w:pPr>
      <w:r>
        <w:rPr>
          <w:rFonts w:ascii="Courier New" w:eastAsia="Courier New" w:hAnsi="Courier New" w:cs="Courier New"/>
          <w:color w:val="303641"/>
          <w:sz w:val="18"/>
          <w:szCs w:val="18"/>
        </w:rPr>
        <w:t>6. `build_hero_prompt()` を実装 (Section 5)</w:t>
      </w:r>
    </w:p>
    <w:p w14:paraId="3ED2BA56" w14:textId="77777777" w:rsidR="00FF2FC6" w:rsidRDefault="00000000">
      <w:pPr>
        <w:shd w:val="clear" w:color="auto" w:fill="F6F4EE"/>
        <w:ind w:left="360"/>
      </w:pPr>
      <w:r>
        <w:rPr>
          <w:rFonts w:ascii="Courier New" w:eastAsia="Courier New" w:hAnsi="Courier New" w:cs="Courier New"/>
          <w:color w:val="303641"/>
          <w:sz w:val="18"/>
          <w:szCs w:val="18"/>
        </w:rPr>
        <w:t>7. `generate_hero_with_fallback()` を実装 (Section 7.4)</w:t>
      </w:r>
    </w:p>
    <w:p w14:paraId="354345A4" w14:textId="77777777" w:rsidR="00FF2FC6" w:rsidRDefault="00000000">
      <w:pPr>
        <w:shd w:val="clear" w:color="auto" w:fill="F6F4EE"/>
        <w:ind w:left="360"/>
      </w:pPr>
      <w:r>
        <w:rPr>
          <w:rFonts w:ascii="Courier New" w:eastAsia="Courier New" w:hAnsi="Courier New" w:cs="Courier New"/>
          <w:color w:val="303641"/>
          <w:sz w:val="18"/>
          <w:szCs w:val="18"/>
        </w:rPr>
        <w:t>8. Aspect ratio 16:9 強制ロジックを実装 (Section 6、必要なら Pillow fallback)</w:t>
      </w:r>
    </w:p>
    <w:p w14:paraId="70D37A98" w14:textId="77777777" w:rsidR="00FF2FC6" w:rsidRDefault="00000000">
      <w:pPr>
        <w:shd w:val="clear" w:color="auto" w:fill="F6F4EE"/>
        <w:ind w:left="360"/>
      </w:pPr>
      <w:r>
        <w:rPr>
          <w:rFonts w:ascii="Courier New" w:eastAsia="Courier New" w:hAnsi="Courier New" w:cs="Courier New"/>
          <w:color w:val="303641"/>
          <w:sz w:val="18"/>
          <w:szCs w:val="18"/>
        </w:rPr>
        <w:t>9. ログ出力を追加 (Section 8)</w:t>
      </w:r>
    </w:p>
    <w:p w14:paraId="7C130723" w14:textId="77777777" w:rsidR="00FF2FC6" w:rsidRDefault="00000000">
      <w:pPr>
        <w:shd w:val="clear" w:color="auto" w:fill="F6F4EE"/>
        <w:ind w:left="360"/>
      </w:pPr>
      <w:r>
        <w:rPr>
          <w:rFonts w:ascii="Courier New" w:eastAsia="Courier New" w:hAnsi="Courier New" w:cs="Courier New"/>
          <w:color w:val="303641"/>
          <w:sz w:val="18"/>
          <w:szCs w:val="18"/>
        </w:rPr>
        <w:t>10. `test_hero_generation.py` に TC-01 〜 TC-06 をユニットテスト化 (Section 9.1)</w:t>
      </w:r>
    </w:p>
    <w:p w14:paraId="0105B58A" w14:textId="77777777" w:rsidR="00FF2FC6" w:rsidRDefault="00000000">
      <w:pPr>
        <w:shd w:val="clear" w:color="auto" w:fill="F6F4EE"/>
        <w:ind w:left="360"/>
      </w:pPr>
      <w:r>
        <w:rPr>
          <w:rFonts w:ascii="Courier New" w:eastAsia="Courier New" w:hAnsi="Courier New" w:cs="Courier New"/>
          <w:color w:val="303641"/>
          <w:sz w:val="18"/>
          <w:szCs w:val="18"/>
        </w:rPr>
        <w:t>11. 手動で本日分 (4 media) を再生成し、視覚確認</w:t>
      </w:r>
    </w:p>
    <w:p w14:paraId="5312314B" w14:textId="77777777" w:rsidR="00FF2FC6" w:rsidRDefault="00000000">
      <w:pPr>
        <w:shd w:val="clear" w:color="auto" w:fill="F6F4EE"/>
        <w:ind w:left="360"/>
      </w:pPr>
      <w:r>
        <w:rPr>
          <w:rFonts w:ascii="Courier New" w:eastAsia="Courier New" w:hAnsi="Courier New" w:cs="Courier New"/>
          <w:color w:val="303641"/>
          <w:sz w:val="18"/>
          <w:szCs w:val="18"/>
        </w:rPr>
        <w:t>12. git commit &amp; push (commit message: `hero: 2-stage prompt with media-style dict (v1.1 SPEC)`)</w:t>
      </w:r>
    </w:p>
    <w:p w14:paraId="7BF9F2F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3EEC0365" w14:textId="77777777" w:rsidR="00FF2FC6" w:rsidRDefault="00000000">
      <w:pPr>
        <w:shd w:val="clear" w:color="auto" w:fill="F6F4EE"/>
        <w:ind w:left="360"/>
      </w:pPr>
      <w:r>
        <w:rPr>
          <w:rFonts w:ascii="Courier New" w:eastAsia="Courier New" w:hAnsi="Courier New" w:cs="Courier New"/>
          <w:color w:val="303641"/>
          <w:sz w:val="18"/>
          <w:szCs w:val="18"/>
        </w:rPr>
        <w:t>---</w:t>
      </w:r>
    </w:p>
    <w:p w14:paraId="7F4AFC99"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AC981A6" w14:textId="77777777" w:rsidR="00FF2FC6" w:rsidRDefault="00000000">
      <w:pPr>
        <w:shd w:val="clear" w:color="auto" w:fill="F6F4EE"/>
        <w:ind w:left="360"/>
      </w:pPr>
      <w:r>
        <w:rPr>
          <w:rFonts w:ascii="Courier New" w:eastAsia="Courier New" w:hAnsi="Courier New" w:cs="Courier New"/>
          <w:color w:val="303641"/>
          <w:sz w:val="18"/>
          <w:szCs w:val="18"/>
        </w:rPr>
        <w:t>## 11. コスト試算</w:t>
      </w:r>
    </w:p>
    <w:p w14:paraId="1F7FB81D"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1C6FF4A" w14:textId="77777777" w:rsidR="00FF2FC6" w:rsidRDefault="00000000">
      <w:pPr>
        <w:shd w:val="clear" w:color="auto" w:fill="F6F4EE"/>
        <w:ind w:left="360"/>
      </w:pPr>
      <w:r>
        <w:rPr>
          <w:rFonts w:ascii="Courier New" w:eastAsia="Courier New" w:hAnsi="Courier New" w:cs="Courier New"/>
          <w:color w:val="303641"/>
          <w:sz w:val="18"/>
          <w:szCs w:val="18"/>
        </w:rPr>
        <w:t>| 項目 | 単価 | 日次 | 年次 |</w:t>
      </w:r>
    </w:p>
    <w:p w14:paraId="4A3C69B0" w14:textId="77777777" w:rsidR="00FF2FC6" w:rsidRDefault="00000000">
      <w:pPr>
        <w:shd w:val="clear" w:color="auto" w:fill="F6F4EE"/>
        <w:ind w:left="360"/>
      </w:pPr>
      <w:r>
        <w:rPr>
          <w:rFonts w:ascii="Courier New" w:eastAsia="Courier New" w:hAnsi="Courier New" w:cs="Courier New"/>
          <w:color w:val="303641"/>
          <w:sz w:val="18"/>
          <w:szCs w:val="18"/>
        </w:rPr>
        <w:t>|---|---|---|---|</w:t>
      </w:r>
    </w:p>
    <w:p w14:paraId="0AAF5A70" w14:textId="77777777" w:rsidR="00FF2FC6" w:rsidRDefault="00000000">
      <w:pPr>
        <w:shd w:val="clear" w:color="auto" w:fill="F6F4EE"/>
        <w:ind w:left="360"/>
      </w:pPr>
      <w:r>
        <w:rPr>
          <w:rFonts w:ascii="Courier New" w:eastAsia="Courier New" w:hAnsi="Courier New" w:cs="Courier New"/>
          <w:color w:val="303641"/>
          <w:sz w:val="18"/>
          <w:szCs w:val="18"/>
        </w:rPr>
        <w:t>| Gemini 2.5 Flash (text) | 無料枠 1,500 RPD | 7-14 calls | $0 |</w:t>
      </w:r>
    </w:p>
    <w:p w14:paraId="042D2879" w14:textId="77777777" w:rsidR="00FF2FC6" w:rsidRDefault="00000000">
      <w:pPr>
        <w:shd w:val="clear" w:color="auto" w:fill="F6F4EE"/>
        <w:ind w:left="360"/>
      </w:pPr>
      <w:r>
        <w:rPr>
          <w:rFonts w:ascii="Courier New" w:eastAsia="Courier New" w:hAnsi="Courier New" w:cs="Courier New"/>
          <w:color w:val="303641"/>
          <w:sz w:val="18"/>
          <w:szCs w:val="18"/>
        </w:rPr>
        <w:t>| Gemini 2.5 Flash Image | 無料枠 | 7-14 calls | $0 |</w:t>
      </w:r>
    </w:p>
    <w:p w14:paraId="53765CC2" w14:textId="77777777" w:rsidR="00FF2FC6" w:rsidRDefault="00000000">
      <w:pPr>
        <w:shd w:val="clear" w:color="auto" w:fill="F6F4EE"/>
        <w:ind w:left="360"/>
      </w:pPr>
      <w:r>
        <w:rPr>
          <w:rFonts w:ascii="Courier New" w:eastAsia="Courier New" w:hAnsi="Courier New" w:cs="Courier New"/>
          <w:color w:val="303641"/>
          <w:sz w:val="18"/>
          <w:szCs w:val="18"/>
        </w:rPr>
        <w:t>| **合計** | — | **$0** | **$0** |</w:t>
      </w:r>
    </w:p>
    <w:p w14:paraId="7ED15E2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1162303" w14:textId="77777777" w:rsidR="00FF2FC6" w:rsidRDefault="00000000">
      <w:pPr>
        <w:shd w:val="clear" w:color="auto" w:fill="F6F4EE"/>
        <w:ind w:left="360"/>
      </w:pPr>
      <w:r>
        <w:rPr>
          <w:rFonts w:ascii="Courier New" w:eastAsia="Courier New" w:hAnsi="Courier New" w:cs="Courier New"/>
          <w:color w:val="303641"/>
          <w:sz w:val="18"/>
          <w:szCs w:val="18"/>
        </w:rPr>
        <w:t>無料枠上限まで余裕: text/image とも 100 倍以上。</w:t>
      </w:r>
    </w:p>
    <w:p w14:paraId="0949F4F2"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546ACFF" w14:textId="77777777" w:rsidR="00FF2FC6" w:rsidRDefault="00000000">
      <w:pPr>
        <w:shd w:val="clear" w:color="auto" w:fill="F6F4EE"/>
        <w:ind w:left="360"/>
      </w:pPr>
      <w:r>
        <w:rPr>
          <w:rFonts w:ascii="Courier New" w:eastAsia="Courier New" w:hAnsi="Courier New" w:cs="Courier New"/>
          <w:color w:val="303641"/>
          <w:sz w:val="18"/>
          <w:szCs w:val="18"/>
        </w:rPr>
        <w:t>---</w:t>
      </w:r>
    </w:p>
    <w:p w14:paraId="33679E9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93C96C6" w14:textId="77777777" w:rsidR="00FF2FC6" w:rsidRDefault="00000000">
      <w:pPr>
        <w:shd w:val="clear" w:color="auto" w:fill="F6F4EE"/>
        <w:ind w:left="360"/>
      </w:pPr>
      <w:r>
        <w:rPr>
          <w:rFonts w:ascii="Courier New" w:eastAsia="Courier New" w:hAnsi="Courier New" w:cs="Courier New"/>
          <w:color w:val="303641"/>
          <w:sz w:val="18"/>
          <w:szCs w:val="18"/>
        </w:rPr>
        <w:t>## 12. リスク &amp; 未解決論点</w:t>
      </w:r>
    </w:p>
    <w:p w14:paraId="1470E41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9EA84F1" w14:textId="77777777" w:rsidR="00FF2FC6" w:rsidRDefault="00000000">
      <w:pPr>
        <w:shd w:val="clear" w:color="auto" w:fill="F6F4EE"/>
        <w:ind w:left="360"/>
      </w:pPr>
      <w:r>
        <w:rPr>
          <w:rFonts w:ascii="Courier New" w:eastAsia="Courier New" w:hAnsi="Courier New" w:cs="Courier New"/>
          <w:color w:val="303641"/>
          <w:sz w:val="18"/>
          <w:szCs w:val="18"/>
        </w:rPr>
        <w:t>| # | リスク | 緩和策 |</w:t>
      </w:r>
    </w:p>
    <w:p w14:paraId="44FAFBCD" w14:textId="77777777" w:rsidR="00FF2FC6" w:rsidRDefault="00000000">
      <w:pPr>
        <w:shd w:val="clear" w:color="auto" w:fill="F6F4EE"/>
        <w:ind w:left="360"/>
      </w:pPr>
      <w:r>
        <w:rPr>
          <w:rFonts w:ascii="Courier New" w:eastAsia="Courier New" w:hAnsi="Courier New" w:cs="Courier New"/>
          <w:color w:val="303641"/>
          <w:sz w:val="18"/>
          <w:szCs w:val="18"/>
        </w:rPr>
        <w:t>|---|---|---|</w:t>
      </w:r>
    </w:p>
    <w:p w14:paraId="6B9AB0AD" w14:textId="77777777" w:rsidR="00FF2FC6" w:rsidRDefault="00000000">
      <w:pPr>
        <w:shd w:val="clear" w:color="auto" w:fill="F6F4EE"/>
        <w:ind w:left="360"/>
      </w:pPr>
      <w:r>
        <w:rPr>
          <w:rFonts w:ascii="Courier New" w:eastAsia="Courier New" w:hAnsi="Courier New" w:cs="Courier New"/>
          <w:color w:val="303641"/>
          <w:sz w:val="18"/>
          <w:szCs w:val="18"/>
        </w:rPr>
        <w:t>| R1 | Gemini 無料枠の将来的変更 (Google ポリシー変更) | 月次で pricing page を確認。有料化される場合は Haiku 4.5 ($1.80/年) への差し替えを即時検討 |</w:t>
      </w:r>
    </w:p>
    <w:p w14:paraId="2878C872" w14:textId="77777777" w:rsidR="00FF2FC6" w:rsidRDefault="00000000">
      <w:pPr>
        <w:shd w:val="clear" w:color="auto" w:fill="F6F4EE"/>
        <w:ind w:left="360"/>
      </w:pPr>
      <w:r>
        <w:rPr>
          <w:rFonts w:ascii="Courier New" w:eastAsia="Courier New" w:hAnsi="Courier New" w:cs="Courier New"/>
          <w:color w:val="303641"/>
          <w:sz w:val="18"/>
          <w:szCs w:val="18"/>
        </w:rPr>
        <w:t>| R2 | Gemini text の JSON 抽出精度が Claude より低い可能性 | ユニットテスト (TC-01〜04) で合格率を測定、80% 以下なら Haiku 4.5 への切替を検討 |</w:t>
      </w:r>
    </w:p>
    <w:p w14:paraId="3CAE90F6" w14:textId="77777777" w:rsidR="00FF2FC6" w:rsidRDefault="00000000">
      <w:pPr>
        <w:shd w:val="clear" w:color="auto" w:fill="F6F4EE"/>
        <w:ind w:left="360"/>
      </w:pPr>
      <w:r>
        <w:rPr>
          <w:rFonts w:ascii="Courier New" w:eastAsia="Courier New" w:hAnsi="Courier New" w:cs="Courier New"/>
          <w:color w:val="303641"/>
          <w:sz w:val="18"/>
          <w:szCs w:val="18"/>
        </w:rPr>
        <w:t>| R3 | Aspect ratio 16:9 API 指定が SDK バージョンで動かない | Pillow fallback (Section 6.2) を必ず実装 |</w:t>
      </w:r>
    </w:p>
    <w:p w14:paraId="0FFBF527" w14:textId="77777777" w:rsidR="00FF2FC6" w:rsidRDefault="00000000">
      <w:pPr>
        <w:shd w:val="clear" w:color="auto" w:fill="F6F4EE"/>
        <w:ind w:left="360"/>
      </w:pPr>
      <w:r>
        <w:rPr>
          <w:rFonts w:ascii="Courier New" w:eastAsia="Courier New" w:hAnsi="Courier New" w:cs="Courier New"/>
          <w:color w:val="303641"/>
          <w:sz w:val="18"/>
          <w:szCs w:val="18"/>
        </w:rPr>
        <w:t>| R4 | 日本語 summary を英語として Gemini が解釈する精度 | System prompt で "translate Japanese summary to English if needed" を明示検討 |</w:t>
      </w:r>
    </w:p>
    <w:p w14:paraId="4FF88D1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0D49A6D7" w14:textId="77777777" w:rsidR="00FF2FC6" w:rsidRDefault="00000000">
      <w:pPr>
        <w:shd w:val="clear" w:color="auto" w:fill="F6F4EE"/>
        <w:ind w:left="360"/>
      </w:pPr>
      <w:r>
        <w:rPr>
          <w:rFonts w:ascii="Courier New" w:eastAsia="Courier New" w:hAnsi="Courier New" w:cs="Courier New"/>
          <w:color w:val="303641"/>
          <w:sz w:val="18"/>
          <w:szCs w:val="18"/>
        </w:rPr>
        <w:t>---</w:t>
      </w:r>
    </w:p>
    <w:p w14:paraId="5D9246C4"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4FB1C40A" w14:textId="77777777" w:rsidR="00FF2FC6" w:rsidRDefault="00000000">
      <w:pPr>
        <w:shd w:val="clear" w:color="auto" w:fill="F6F4EE"/>
        <w:ind w:left="360"/>
      </w:pPr>
      <w:r>
        <w:rPr>
          <w:rFonts w:ascii="Courier New" w:eastAsia="Courier New" w:hAnsi="Courier New" w:cs="Courier New"/>
          <w:color w:val="303641"/>
          <w:sz w:val="18"/>
          <w:szCs w:val="18"/>
        </w:rPr>
        <w:t>## 13. Open Questions (Claude Code 実装開始前に確認)</w:t>
      </w:r>
    </w:p>
    <w:p w14:paraId="71BA909E"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1D4AE733" w14:textId="77777777" w:rsidR="00FF2FC6" w:rsidRDefault="00000000">
      <w:pPr>
        <w:shd w:val="clear" w:color="auto" w:fill="F6F4EE"/>
        <w:ind w:left="360"/>
      </w:pPr>
      <w:r>
        <w:rPr>
          <w:rFonts w:ascii="Courier New" w:eastAsia="Courier New" w:hAnsi="Courier New" w:cs="Courier New"/>
          <w:color w:val="303641"/>
          <w:sz w:val="18"/>
          <w:szCs w:val="18"/>
        </w:rPr>
        <w:t>1. [ ] `scripts/generate_hero_image.py` の現行バージョンが v1.0 SPEC 前提で動作しているか?</w:t>
      </w:r>
    </w:p>
    <w:p w14:paraId="5D945549" w14:textId="77777777" w:rsidR="00FF2FC6" w:rsidRDefault="00000000">
      <w:pPr>
        <w:shd w:val="clear" w:color="auto" w:fill="F6F4EE"/>
        <w:ind w:left="360"/>
      </w:pPr>
      <w:r>
        <w:rPr>
          <w:rFonts w:ascii="Courier New" w:eastAsia="Courier New" w:hAnsi="Courier New" w:cs="Courier New"/>
          <w:color w:val="303641"/>
          <w:sz w:val="18"/>
          <w:szCs w:val="18"/>
        </w:rPr>
        <w:t>2. [ ] `google-generativeai` SDK のバージョン (`pip show`)</w:t>
      </w:r>
    </w:p>
    <w:p w14:paraId="1E98AF7B" w14:textId="77777777" w:rsidR="00FF2FC6" w:rsidRDefault="00000000">
      <w:pPr>
        <w:shd w:val="clear" w:color="auto" w:fill="F6F4EE"/>
        <w:ind w:left="360"/>
      </w:pPr>
      <w:r>
        <w:rPr>
          <w:rFonts w:ascii="Courier New" w:eastAsia="Courier New" w:hAnsi="Courier New" w:cs="Courier New"/>
          <w:color w:val="303641"/>
          <w:sz w:val="18"/>
          <w:szCs w:val="18"/>
        </w:rPr>
        <w:t>3. [ ] `GEMINI_API_KEY` の無料枠 RPD 現在使用量</w:t>
      </w:r>
    </w:p>
    <w:p w14:paraId="6290D2FB" w14:textId="77777777" w:rsidR="00FF2FC6" w:rsidRDefault="00000000">
      <w:pPr>
        <w:shd w:val="clear" w:color="auto" w:fill="F6F4EE"/>
        <w:ind w:left="360"/>
      </w:pPr>
      <w:r>
        <w:rPr>
          <w:rFonts w:ascii="Courier New" w:eastAsia="Courier New" w:hAnsi="Courier New" w:cs="Courier New"/>
          <w:color w:val="303641"/>
          <w:sz w:val="18"/>
          <w:szCs w:val="18"/>
        </w:rPr>
        <w:t>4. [ ] `logs/` ディレクトリが既存か否か (新規なら `.gitignore` 追記)</w:t>
      </w:r>
    </w:p>
    <w:p w14:paraId="68FAC418" w14:textId="77777777" w:rsidR="00FF2FC6" w:rsidRDefault="00000000">
      <w:pPr>
        <w:shd w:val="clear" w:color="auto" w:fill="F6F4EE"/>
        <w:ind w:left="360"/>
      </w:pPr>
      <w:r>
        <w:rPr>
          <w:rFonts w:ascii="Courier New" w:eastAsia="Courier New" w:hAnsi="Courier New" w:cs="Courier New"/>
          <w:color w:val="303641"/>
          <w:sz w:val="18"/>
          <w:szCs w:val="18"/>
        </w:rPr>
        <w:t>5. [ ] Economist セクションの日次配信実装予定</w:t>
      </w:r>
    </w:p>
    <w:p w14:paraId="7741AF8C"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2DF87E1A" w14:textId="77777777" w:rsidR="00FF2FC6" w:rsidRDefault="00000000">
      <w:pPr>
        <w:shd w:val="clear" w:color="auto" w:fill="F6F4EE"/>
        <w:ind w:left="360"/>
      </w:pPr>
      <w:r>
        <w:rPr>
          <w:rFonts w:ascii="Courier New" w:eastAsia="Courier New" w:hAnsi="Courier New" w:cs="Courier New"/>
          <w:color w:val="303641"/>
          <w:sz w:val="18"/>
          <w:szCs w:val="18"/>
        </w:rPr>
        <w:t>---</w:t>
      </w:r>
    </w:p>
    <w:p w14:paraId="310A8908"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7C37CCB9" w14:textId="77777777" w:rsidR="00FF2FC6" w:rsidRDefault="00000000">
      <w:pPr>
        <w:shd w:val="clear" w:color="auto" w:fill="F6F4EE"/>
        <w:ind w:left="360"/>
      </w:pPr>
      <w:r>
        <w:rPr>
          <w:rFonts w:ascii="Courier New" w:eastAsia="Courier New" w:hAnsi="Courier New" w:cs="Courier New"/>
          <w:color w:val="303641"/>
          <w:sz w:val="18"/>
          <w:szCs w:val="18"/>
        </w:rPr>
        <w:t>**END OF SPEC v1.1**</w:t>
      </w:r>
    </w:p>
    <w:p w14:paraId="03B5C6BA" w14:textId="77777777" w:rsidR="00FF2FC6" w:rsidRDefault="00000000">
      <w:pPr>
        <w:shd w:val="clear" w:color="auto" w:fill="F6F4EE"/>
        <w:ind w:left="360"/>
      </w:pPr>
      <w:r>
        <w:rPr>
          <w:rFonts w:ascii="Courier New" w:eastAsia="Courier New" w:hAnsi="Courier New" w:cs="Courier New"/>
          <w:color w:val="303641"/>
          <w:sz w:val="18"/>
          <w:szCs w:val="18"/>
        </w:rPr>
        <w:t xml:space="preserve"> </w:t>
      </w:r>
    </w:p>
    <w:p w14:paraId="6F95883D" w14:textId="77777777" w:rsidR="00FF2FC6" w:rsidRDefault="00000000">
      <w:pPr>
        <w:spacing w:after="120"/>
      </w:pPr>
      <w:r>
        <w:rPr>
          <w:rFonts w:eastAsia="Helvetica Neue"/>
          <w:color w:val="6A6D74"/>
        </w:rPr>
        <w:t>─────────────────────────────────────</w:t>
      </w:r>
    </w:p>
    <w:p w14:paraId="56986E9D" w14:textId="77777777" w:rsidR="006D638C" w:rsidRDefault="00000000">
      <w:r>
        <w:br w:type="page"/>
      </w:r>
    </w:p>
    <w:p w14:paraId="30D870CD" w14:textId="77777777" w:rsidR="006D638C" w:rsidRDefault="00000000">
      <w:pPr>
        <w:pStyle w:val="1"/>
      </w:pPr>
      <w:ins w:id="192" w:author="Claude" w:date="2026-05-04T00:00:00Z">
        <w:r>
          <w:rPr>
            <w:color w:val="000000"/>
            <w:sz w:val="22"/>
            <w:szCs w:val="22"/>
          </w:rPr>
          <w:t>§15. v3.0 実装ログ (2026-05-04 Editorial Redesign)</w:t>
        </w:r>
      </w:ins>
    </w:p>
    <w:p w14:paraId="7A6C344C" w14:textId="77777777" w:rsidR="006D638C" w:rsidRDefault="00000000">
      <w:pPr>
        <w:pStyle w:val="2"/>
      </w:pPr>
      <w:ins w:id="193" w:author="Claude" w:date="2026-05-04T00:00:00Z">
        <w:r>
          <w:rPr>
            <w:color w:val="000000"/>
            <w:sz w:val="22"/>
            <w:szCs w:val="22"/>
          </w:rPr>
          <w:t>15.1 設計目標と制約</w:t>
        </w:r>
      </w:ins>
    </w:p>
    <w:p w14:paraId="241F40EC" w14:textId="77777777" w:rsidR="006D638C" w:rsidRDefault="00000000">
      <w:ins w:id="194" w:author="Claude" w:date="2026-05-04T00:00:00Z">
        <w:r>
          <w:rPr>
            <w:color w:val="000000"/>
          </w:rPr>
          <w:t>【目標】機関投資家・C-level エグゼクティブ向けに耐え得る編集物としての視覚言語を確立する。WIRED.jp / FT を参照点とし、テキストファイルの羅列ではなくカードグリッドベースの一覧、本文ページの 2 列構成 (中央 narrow + 右サイドバー)、ハンバーガーは劇場型ではなく drawer 型に転換。</w:t>
        </w:r>
      </w:ins>
    </w:p>
    <w:p w14:paraId="5E0A5435" w14:textId="77777777" w:rsidR="006D638C" w:rsidRDefault="00000000">
      <w:ins w:id="195" w:author="Claude" w:date="2026-05-04T00:00:00Z">
        <w:r>
          <w:rPr>
            <w:color w:val="000000"/>
          </w:rPr>
          <w:t>【制約】月額 ¥0 維持・GitHub Pages 静的配信維持・既存 content/.md と画像資産の完全継承・Hugo 廃止だが content 階層は再利用 (シンボリックリンク)。</w:t>
        </w:r>
      </w:ins>
    </w:p>
    <w:p w14:paraId="4D4D511E" w14:textId="77777777" w:rsidR="006D638C" w:rsidRDefault="00000000">
      <w:pPr>
        <w:pStyle w:val="2"/>
      </w:pPr>
      <w:ins w:id="196" w:author="Claude" w:date="2026-05-04T00:00:00Z">
        <w:r>
          <w:rPr>
            <w:color w:val="000000"/>
            <w:sz w:val="22"/>
            <w:szCs w:val="22"/>
          </w:rPr>
          <w:t>15.2 アーキテクチャ刷新 (Hugo → Next.js 14)</w:t>
        </w:r>
      </w:ins>
    </w:p>
    <w:p w14:paraId="2A2DB9E7" w14:textId="77777777" w:rsidR="006D638C" w:rsidRDefault="00000000">
      <w:ins w:id="197" w:author="Claude" w:date="2026-05-04T00:00:00Z">
        <w:r>
          <w:rPr>
            <w:color w:val="000000"/>
          </w:rPr>
          <w:t>v2-next/ を新設。App Router + TypeScript + remark/gray-matter で content/.md を読み込む。output: 'export' で静的出力 (out/)。basePath: '/newsletter-dashboard'。symlink で content/ → ../content / public/images → ../../static/images を共有。</w:t>
        </w:r>
      </w:ins>
    </w:p>
    <w:p w14:paraId="374189C4" w14:textId="77777777" w:rsidR="006D638C" w:rsidRDefault="00000000">
      <w:ins w:id="198" w:author="Claude" w:date="2026-05-04T00:00:00Z">
        <w:r>
          <w:rPr>
            <w:color w:val="000000"/>
          </w:rPr>
          <w:t>デプロイ: .github/workflows/deploy.yml を Next.js builder に置換。actions/setup-node@v4 → npm ci → next build → out/ を Pages にアップロード。所要 1〜2 分。</w:t>
        </w:r>
      </w:ins>
    </w:p>
    <w:p w14:paraId="684EFC8B" w14:textId="77777777" w:rsidR="006D638C" w:rsidRDefault="00000000">
      <w:ins w:id="199" w:author="Claude" w:date="2026-05-04T00:00:00Z">
        <w:r>
          <w:rPr>
            <w:color w:val="000000"/>
          </w:rPr>
          <w:t>コンポーネント階層: app/layout.tsx (フォント読み込み) → app/page.tsx / archive/page.tsx / sections/[slug]/page.tsx / issues/[date]/[slug]/page.tsx → 共通 Chrome.tsx (SiteHeader + SectionNav + HamburgerOverlay + children) + SiteFooter。lib/sections.ts (SECTIONS pure data) と lib/content.ts (Node fs での記事読み込み) を分離し、client component から server-only モジュールが leak しないようにした。</w:t>
        </w:r>
      </w:ins>
    </w:p>
    <w:p w14:paraId="393B4041" w14:textId="77777777" w:rsidR="006D638C" w:rsidRDefault="00000000">
      <w:pPr>
        <w:pStyle w:val="2"/>
      </w:pPr>
      <w:ins w:id="200" w:author="Claude" w:date="2026-05-04T00:00:00Z">
        <w:r>
          <w:rPr>
            <w:color w:val="000000"/>
            <w:sz w:val="22"/>
            <w:szCs w:val="22"/>
          </w:rPr>
          <w:t>15.3 TOP ページ (4 列カードグリッド)</w:t>
        </w:r>
      </w:ins>
    </w:p>
    <w:p w14:paraId="311CDCB3" w14:textId="77777777" w:rsidR="006D638C" w:rsidRDefault="00000000">
      <w:ins w:id="201" w:author="Claude" w:date="2026-05-04T00:00:00Z">
        <w:r>
          <w:rPr>
            <w:color w:val="000000"/>
          </w:rPr>
          <w:t>Lead Hero (最新記事の見出し+要約) + 4 列 × 2 行 = 8 カード (cross-Issue 日付降順)。各カード = 16:10 画像 + Eyebrow (Section 名 caps) + Headline (22px / weight 700) + Deck (14px sans 110字以内) + 'BY BOLGHERI AI · YYYY-MM-DD'。下部に Archive 統計 CTA (Issue 数 / Section 数 / Article 数 / Cadence)。</w:t>
        </w:r>
      </w:ins>
    </w:p>
    <w:p w14:paraId="3B4B85C3" w14:textId="77777777" w:rsidR="006D638C" w:rsidRDefault="00000000">
      <w:pPr>
        <w:pStyle w:val="2"/>
      </w:pPr>
      <w:ins w:id="202" w:author="Claude" w:date="2026-05-04T00:00:00Z">
        <w:r>
          <w:rPr>
            <w:color w:val="000000"/>
            <w:sz w:val="22"/>
            <w:szCs w:val="22"/>
          </w:rPr>
          <w:t>15.4 Article ページ (2 列レイアウト + Archive サイドバー)</w:t>
        </w:r>
      </w:ins>
    </w:p>
    <w:p w14:paraId="5B574F4C" w14:textId="77777777" w:rsidR="006D638C" w:rsidRDefault="00000000">
      <w:ins w:id="203" w:author="Claude" w:date="2026-05-04T00:00:00Z">
        <w:r>
          <w:rPr>
            <w:color w:val="000000"/>
          </w:rPr>
          <w:t>グリッド構成: minmax(0, 1fr) (本文) + 320px (サイドバー)、gap 64px、max-width 1320px。本文側 max-width 720px センタリング。Eyebrow → H1 (52px) → Deck (21px) → 16:9 ヒーロー画像 + ILLUSTRATION クレジット → Byline (caps tracking) → 本文 (Helvetica Neue 18px / line-height 1.78) → Source フッター (Tags 含む)。</w:t>
        </w:r>
      </w:ins>
    </w:p>
    <w:p w14:paraId="3F89FF0F" w14:textId="77777777" w:rsidR="006D638C" w:rsidRDefault="00000000">
      <w:ins w:id="204" w:author="Claude" w:date="2026-05-04T00:00:00Z">
        <w:r>
          <w:rPr>
            <w:color w:val="000000"/>
          </w:rPr>
          <w:t>ArchiveSidebar (sticky top:120px): ARCHIVE 大caps + 統計 (Issue 数 + Article 数) + By Section リスト (8 件 各カウント付き) + Past Issues 全件 (新→古, No.001 padded + 日付 + 件数) + 'Browse Full Archive →' CTA。1080px 以下で本文下にスタック。</w:t>
        </w:r>
      </w:ins>
    </w:p>
    <w:p w14:paraId="2C0AC43B" w14:textId="77777777" w:rsidR="006D638C" w:rsidRDefault="00000000">
      <w:pPr>
        <w:pStyle w:val="2"/>
      </w:pPr>
      <w:ins w:id="205" w:author="Claude" w:date="2026-05-04T00:00:00Z">
        <w:r>
          <w:rPr>
            <w:color w:val="000000"/>
            <w:sz w:val="22"/>
            <w:szCs w:val="22"/>
          </w:rPr>
          <w:t>15.5 Archive ページ (Section 別カードグリッド)</w:t>
        </w:r>
      </w:ins>
    </w:p>
    <w:p w14:paraId="3416E6D9" w14:textId="77777777" w:rsidR="006D638C" w:rsidRDefault="00000000">
      <w:ins w:id="206" w:author="Claude" w:date="2026-05-04T00:00:00Z">
        <w:r>
          <w:rPr>
            <w:color w:val="000000"/>
          </w:rPr>
          <w:t>ヒーロー (ARCHIVE eyebrow + 統計) + JUMP TO ピル (Section ジャンプアンカー) + Section 別ブロック × 8。各ブロック = タイトルバー (Eyebrow + Section ラベル + 件数 + View all →) + 3 列カードグリッド (max 9 件) + '+ N more in {Section} →' フッター。スクロールマージン top:120px で SectionNav に被らないようにアンカー調整。</w:t>
        </w:r>
      </w:ins>
    </w:p>
    <w:p w14:paraId="6DA2DD62" w14:textId="77777777" w:rsidR="006D638C" w:rsidRDefault="00000000">
      <w:pPr>
        <w:pStyle w:val="2"/>
      </w:pPr>
      <w:ins w:id="207" w:author="Claude" w:date="2026-05-04T00:00:00Z">
        <w:r>
          <w:rPr>
            <w:color w:val="000000"/>
            <w:sz w:val="22"/>
            <w:szCs w:val="22"/>
          </w:rPr>
          <w:t>15.6 Section ページ (フルカードグリッド)</w:t>
        </w:r>
      </w:ins>
    </w:p>
    <w:p w14:paraId="1C13EE8B" w14:textId="77777777" w:rsidR="006D638C" w:rsidRDefault="00000000">
      <w:ins w:id="208" w:author="Claude" w:date="2026-05-04T00:00:00Z">
        <w:r>
          <w:rPr>
            <w:color w:val="000000"/>
          </w:rPr>
          <w:t>/sections/&lt;slug&gt;/ をハンバーガーからの遷移先に位置づけ。ヒーロー (Eyebrow + ラベル + 件数 + Daily 06:00 JST since 2026-04-01) + 戻るナビ (← All Sources / Today →) + 全カードグリッド。3 列 (デスクトップ) → 2 列 (1024px) → 1 列 (720px)。</w:t>
        </w:r>
      </w:ins>
    </w:p>
    <w:p w14:paraId="43B2FA3A" w14:textId="77777777" w:rsidR="006D638C" w:rsidRDefault="00000000">
      <w:pPr>
        <w:pStyle w:val="2"/>
      </w:pPr>
      <w:ins w:id="209" w:author="Claude" w:date="2026-05-04T00:00:00Z">
        <w:r>
          <w:rPr>
            <w:color w:val="000000"/>
            <w:sz w:val="22"/>
            <w:szCs w:val="22"/>
          </w:rPr>
          <w:t>15.7 ハンバーガーメニュー (右ドロワー)</w:t>
        </w:r>
      </w:ins>
    </w:p>
    <w:p w14:paraId="44365198" w14:textId="77777777" w:rsidR="006D638C" w:rsidRDefault="00000000">
      <w:ins w:id="210" w:author="Claude" w:date="2026-05-04T00:00:00Z">
        <w:r>
          <w:rPr>
            <w:color w:val="000000"/>
          </w:rPr>
          <w:t>旧 overlay (display:none で隠蔽) を維持しつつ新 .bm-* 名前空間で右側ドロワーを実装。Backdrop (rgba 黒 0.42) + Drawer (440px / モバイル 100vw, transform translateX) cubic-bezier(0.4,0,0.2,1) 0.38s。Sticky head (Bolgheri ロゴ + × 90deg rotate hover) + nav (Editions: Today/Archive 26px → 4px slide on hover、By Source: 8 行 grid 36px-1fr-22px、各 hover で text accent + arrow translateX) + foot (BOLGHERI LIMITED + tagline + © 2026)。Esc / 背景クリックで閉じ、auto-focus on close button (a11y)。</w:t>
        </w:r>
      </w:ins>
    </w:p>
    <w:p w14:paraId="72E51BD7" w14:textId="77777777" w:rsidR="006D638C" w:rsidRDefault="00000000">
      <w:pPr>
        <w:pStyle w:val="2"/>
      </w:pPr>
      <w:ins w:id="211" w:author="Claude" w:date="2026-05-04T00:00:00Z">
        <w:r>
          <w:rPr>
            <w:color w:val="000000"/>
            <w:sz w:val="22"/>
            <w:szCs w:val="22"/>
          </w:rPr>
          <w:t>15.8 SectionNav (1 行ナビ)</w:t>
        </w:r>
      </w:ins>
    </w:p>
    <w:p w14:paraId="5A6A0F53" w14:textId="77777777" w:rsidR="006D638C" w:rsidRDefault="00000000">
      <w:ins w:id="212" w:author="Claude" w:date="2026-05-04T00:00:00Z">
        <w:r>
          <w:rPr>
            <w:color w:val="000000"/>
          </w:rPr>
          <w:t>セクション数 8 + TODAY + ARCHIVE で 1 行に収まらず 2 行折り返しになっていた問題を解消。短縮ラベルマップ: WSJ 10-Point→WSJ, NYT Breaking News→NYT Breaking, NYT Opinion Today→NYT Opinion, Buysiders OWS→Buysiders, Short Squeez OWS→Short Squeez, Skift Daily→Skift。.bl-secnav-inner で flex-wrap:nowrap + overflow-x:auto (scrollbar 非表示) に統一。ARCHIVE の margin-left:auto を撤去し、最後の項目として自然配置。</w:t>
        </w:r>
      </w:ins>
    </w:p>
    <w:p w14:paraId="31DAC589" w14:textId="77777777" w:rsidR="006D638C" w:rsidRDefault="00000000">
      <w:pPr>
        <w:pStyle w:val="2"/>
      </w:pPr>
      <w:ins w:id="213" w:author="Claude" w:date="2026-05-04T00:00:00Z">
        <w:r>
          <w:rPr>
            <w:color w:val="000000"/>
            <w:sz w:val="22"/>
            <w:szCs w:val="22"/>
          </w:rPr>
          <w:t>15.9 タイポグラフィ (WIRED.jp スタック)</w:t>
        </w:r>
      </w:ins>
    </w:p>
    <w:p w14:paraId="30D8DF34" w14:textId="77777777" w:rsidR="006D638C" w:rsidRDefault="00000000">
      <w:ins w:id="214" w:author="Claude" w:date="2026-05-04T00:00:00Z">
        <w:r>
          <w:rPr>
            <w:color w:val="000000"/>
          </w:rPr>
          <w:t>旧スタック: Newsreader (serif H) + Inter (sans body) + Noto Serif JP / Noto Sans JP + JetBrains Mono (mono caps)。</w:t>
        </w:r>
      </w:ins>
    </w:p>
    <w:p w14:paraId="0AF79DD8" w14:textId="77777777" w:rsidR="006D638C" w:rsidRDefault="00000000">
      <w:ins w:id="215" w:author="Claude" w:date="2026-05-04T00:00:00Z">
        <w:r>
          <w:rPr>
            <w:color w:val="000000"/>
          </w:rPr>
          <w:t>新スタック (wired.jp 実装ファイル grep で確認): 'Helvetica Neue', Helvetica, Arial, '游ゴシック体', YuGothic, '游ゴシック Medium', 'Yu Gothic Medium', '游ゴシック', 'Yu Gothic', 'ヒラギノ角ゴ ProN W3', 'Hiragino Kaku Gothic ProN', 'ヒラギノ角ゴ Pro W3', 'Hiragino Kaku Gothic Pro', 'MS ゴシック', sans-serif。h1=700, body=400。</w:t>
        </w:r>
      </w:ins>
    </w:p>
    <w:p w14:paraId="586F13AD" w14:textId="77777777" w:rsidR="006D638C" w:rsidRDefault="00000000">
      <w:ins w:id="216" w:author="Claude" w:date="2026-05-04T00:00:00Z">
        <w:r>
          <w:rPr>
            <w:color w:val="000000"/>
          </w:rPr>
          <w:t>Mono (eyebrow / byline / date stamp): 'JetBrains Mono', 'WiredMono' (wired.jp 独自) フォールバック → Helvetica Neue。app/layout.tsx の Google Fonts &lt;link&gt; から Inter / Newsreader / Noto を撤去 (JetBrains Mono のみ残置)。globals.css 内 約 46 箇所の font-family 参照を CSS 変数経由で一括置換。</w:t>
        </w:r>
      </w:ins>
    </w:p>
    <w:p w14:paraId="3852B422" w14:textId="77777777" w:rsidR="006D638C" w:rsidRDefault="00000000">
      <w:pPr>
        <w:pStyle w:val="2"/>
      </w:pPr>
      <w:ins w:id="217" w:author="Claude" w:date="2026-05-04T00:00:00Z">
        <w:r>
          <w:rPr>
            <w:color w:val="000000"/>
            <w:sz w:val="22"/>
            <w:szCs w:val="22"/>
          </w:rPr>
          <w:t>15.10 タグライン書換 (法的観点)</w:t>
        </w:r>
      </w:ins>
    </w:p>
    <w:p w14:paraId="57D53F7C" w14:textId="77777777" w:rsidR="006D638C" w:rsidRDefault="00000000">
      <w:ins w:id="218" w:author="Claude" w:date="2026-05-04T00:00:00Z">
        <w:r>
          <w:rPr>
            <w:color w:val="000000"/>
          </w:rPr>
          <w:t>『TRANSLATED』というラベルは著作権法 第27条 (翻訳権) との関係で、二次的著作物作成権を直接想起させる文言。サイト目立つ箇所 2 ヵ所を編集語彙へ置換。</w:t>
        </w:r>
      </w:ins>
    </w:p>
    <w:p w14:paraId="2AF16EA9" w14:textId="77777777" w:rsidR="006D638C" w:rsidRDefault="00000000">
      <w:ins w:id="219" w:author="Claude" w:date="2026-05-04T00:00:00Z">
        <w:r>
          <w:rPr>
            <w:color w:val="000000"/>
          </w:rPr>
          <w:t>(a) meta-bar 右端: 'Translated · Indexed · Annotated' → 'Explored · Curated · Briefed'。</w:t>
        </w:r>
      </w:ins>
    </w:p>
    <w:p w14:paraId="0B2F117B" w14:textId="77777777" w:rsidR="006D638C" w:rsidRDefault="00000000">
      <w:ins w:id="220" w:author="Claude" w:date="2026-05-04T00:00:00Z">
        <w:r>
          <w:rPr>
            <w:color w:val="000000"/>
          </w:rPr>
          <w:t>(b) header 中央: 'Foreign Press · Translated · Quietly' → 'Explore the World'。</w:t>
        </w:r>
      </w:ins>
    </w:p>
    <w:p w14:paraId="27BE451F" w14:textId="77777777" w:rsidR="006D638C" w:rsidRDefault="00000000">
      <w:ins w:id="221" w:author="Claude" w:date="2026-05-04T00:00:00Z">
        <w:r>
          <w:rPr>
            <w:color w:val="000000"/>
          </w:rPr>
          <w:t>注: タグライン書換は対症療法であり、本文側 (各記事の全訳テキスト掲載) のリスクは別途継続検討要。§16 法的リスク評価メモ参照。</w:t>
        </w:r>
      </w:ins>
    </w:p>
    <w:p w14:paraId="496E7AE5" w14:textId="77777777" w:rsidR="006D638C" w:rsidRDefault="00000000">
      <w:pPr>
        <w:pStyle w:val="2"/>
      </w:pPr>
      <w:ins w:id="222" w:author="Claude" w:date="2026-05-04T00:00:00Z">
        <w:r>
          <w:rPr>
            <w:color w:val="000000"/>
            <w:sz w:val="22"/>
            <w:szCs w:val="22"/>
          </w:rPr>
          <w:t>15.11 フッター刷新 (BOLGHERI LIMITED ミニマル黒)</w:t>
        </w:r>
      </w:ins>
    </w:p>
    <w:p w14:paraId="2E6D8BB8" w14:textId="77777777" w:rsidR="006D638C" w:rsidRDefault="00000000">
      <w:ins w:id="223" w:author="Claude" w:date="2026-05-04T00:00:00Z">
        <w:r>
          <w:rPr>
            <w:color w:val="000000"/>
          </w:rPr>
          <w:t>背景 #000000、本文 #BBBBBB、ホバー #FFFFFF (transition 400ms ease)。3 列構成: ロゴ列 (2fr) / EXPLORE 列 (1fr) / Social 列 (1fr)。Social は Insta / X / Facebook / Spotify / YouTube の inline SVG (href なし、ブランドマークのみ)。下段は Hairline + 9.5px 免責事項 + Legal リンク (Terms / Privacy / Cookies) + Copyright。</w:t>
        </w:r>
      </w:ins>
    </w:p>
    <w:p w14:paraId="3B95D43B" w14:textId="77777777" w:rsidR="006D638C" w:rsidRDefault="00000000">
      <w:pPr>
        <w:pStyle w:val="2"/>
      </w:pPr>
      <w:ins w:id="224" w:author="Claude" w:date="2026-05-04T00:00:00Z">
        <w:r>
          <w:rPr>
            <w:color w:val="000000"/>
            <w:sz w:val="22"/>
            <w:szCs w:val="22"/>
          </w:rPr>
          <w:t>15.12 モバイル対応 (375 / 430 / 720 / 1024 px)</w:t>
        </w:r>
      </w:ins>
    </w:p>
    <w:p w14:paraId="7DFBB2B9" w14:textId="77777777" w:rsidR="006D638C" w:rsidRDefault="00000000">
      <w:ins w:id="225" w:author="Claude" w:date="2026-05-04T00:00:00Z">
        <w:r>
          <w:rPr>
            <w:color w:val="000000"/>
          </w:rPr>
          <w:t>グリッド: TOP は 4→2→1 列、Archive/Section は 3→2→1 列。Hamburger drawer は 480px 以下で 100vw 全画面化。Header tagline は 720px 以下で非表示。Meta-bar フォント 9px に縮小。Article body 18px → 16.5px (720) → 16px (480)、line-height 1.72。ArchiveSidebar は 1080px 以下で本文下スタック (border-left → border-top)。Footer は 720px 以下で 1 列縦積み + bottom-row も縦積み。SectionNav 横スクロール (scrollbar 非表示)。</w:t>
        </w:r>
      </w:ins>
    </w:p>
    <w:p w14:paraId="3C045480" w14:textId="77777777" w:rsidR="006D638C" w:rsidRDefault="00000000">
      <w:pPr>
        <w:pStyle w:val="2"/>
      </w:pPr>
      <w:ins w:id="226" w:author="Claude" w:date="2026-05-04T00:00:00Z">
        <w:r>
          <w:rPr>
            <w:color w:val="000000"/>
            <w:sz w:val="22"/>
            <w:szCs w:val="22"/>
          </w:rPr>
          <w:t>15.13 配信履歴 (本番コミット系列)</w:t>
        </w:r>
      </w:ins>
    </w:p>
    <w:p w14:paraId="0D2A7E8E" w14:textId="77777777" w:rsidR="006D638C" w:rsidRDefault="00000000">
      <w:ins w:id="227" w:author="Claude" w:date="2026-05-04T00:00:00Z">
        <w:r>
          <w:rPr>
            <w:color w:val="000000"/>
          </w:rPr>
          <w:t>4de054c — feat(v2): editorial redesign — Next.js 14 + TS scaffold + GH Pages deploy</w:t>
        </w:r>
      </w:ins>
    </w:p>
    <w:p w14:paraId="3245CF13" w14:textId="77777777" w:rsidR="006D638C" w:rsidRDefault="00000000">
      <w:ins w:id="228" w:author="Claude" w:date="2026-05-04T00:00:00Z">
        <w:r>
          <w:rPr>
            <w:color w:val="000000"/>
          </w:rPr>
          <w:t>cb2d36a — feat(footer): replace SiteFooter with BOLGHERI LIMITED minimal black</w:t>
        </w:r>
      </w:ins>
    </w:p>
    <w:p w14:paraId="3B25DC4D" w14:textId="77777777" w:rsidR="006D638C" w:rsidRDefault="00000000">
      <w:ins w:id="229" w:author="Claude" w:date="2026-05-04T00:00:00Z">
        <w:r>
          <w:rPr>
            <w:color w:val="000000"/>
          </w:rPr>
          <w:t>830768f — feat(v2): WIRED.jp-style redesign — 4-col card grid + Article 2-col with Archive sidebar</w:t>
        </w:r>
      </w:ins>
    </w:p>
    <w:p w14:paraId="36814BFE" w14:textId="77777777" w:rsidR="006D638C" w:rsidRDefault="00000000">
      <w:ins w:id="230" w:author="Claude" w:date="2026-05-04T00:00:00Z">
        <w:r>
          <w:rPr>
            <w:color w:val="000000"/>
          </w:rPr>
          <w:t>8d61575 — feat(v2): archive/section pages — card grid w/ image+title+date+summary</w:t>
        </w:r>
      </w:ins>
    </w:p>
    <w:p w14:paraId="194D16D5" w14:textId="77777777" w:rsidR="006D638C" w:rsidRDefault="00000000">
      <w:ins w:id="231" w:author="Claude" w:date="2026-05-04T00:00:00Z">
        <w:r>
          <w:rPr>
            <w:color w:val="000000"/>
          </w:rPr>
          <w:t>29fcc47 — feat(v2): adopt WIRED.jp font stack — Helvetica Neue + Yu Gothic + Hiragino</w:t>
        </w:r>
      </w:ins>
    </w:p>
    <w:p w14:paraId="3D71AEC3" w14:textId="77777777" w:rsidR="006D638C" w:rsidRDefault="00000000">
      <w:ins w:id="232" w:author="Claude" w:date="2026-05-04T00:00:00Z">
        <w:r>
          <w:rPr>
            <w:color w:val="000000"/>
          </w:rPr>
          <w:t>825fedf — feat(v2): rebrand tagline — Explored · Curated · Briefed / Explore the World</w:t>
        </w:r>
      </w:ins>
    </w:p>
    <w:p w14:paraId="4D4A5052" w14:textId="77777777" w:rsidR="006D638C" w:rsidRDefault="00000000">
      <w:ins w:id="233" w:author="Claude" w:date="2026-05-04T00:00:00Z">
        <w:r>
          <w:rPr>
            <w:color w:val="000000"/>
          </w:rPr>
          <w:t>b4b92b9 — fix(v2): SectionNav layout — single-line, scrollable, shorter labels</w:t>
        </w:r>
      </w:ins>
    </w:p>
    <w:p w14:paraId="36F83FB1" w14:textId="77777777" w:rsidR="006D638C" w:rsidRDefault="00000000">
      <w:ins w:id="234" w:author="Claude" w:date="2026-05-04T00:00:00Z">
        <w:r>
          <w:rPr>
            <w:color w:val="000000"/>
          </w:rPr>
          <w:t>5ab4a13 — feat(v2): hamburger menu — right-side drawer (replaces overlay)</w:t>
        </w:r>
      </w:ins>
    </w:p>
    <w:p w14:paraId="6CB04456" w14:textId="77777777" w:rsidR="006D638C" w:rsidRDefault="00000000">
      <w:r>
        <w:br w:type="page"/>
      </w:r>
    </w:p>
    <w:p w14:paraId="413A8BAE" w14:textId="77777777" w:rsidR="006D638C" w:rsidRDefault="00000000">
      <w:pPr>
        <w:pStyle w:val="1"/>
      </w:pPr>
      <w:ins w:id="235" w:author="Claude" w:date="2026-05-04T00:00:00Z">
        <w:r>
          <w:rPr>
            <w:color w:val="000000"/>
            <w:sz w:val="22"/>
            <w:szCs w:val="22"/>
          </w:rPr>
          <w:t>§16. 法的リスク評価メモ (2026-05-04 追記)</w:t>
        </w:r>
      </w:ins>
    </w:p>
    <w:p w14:paraId="7E0D7663" w14:textId="77777777" w:rsidR="006D638C" w:rsidRDefault="00000000">
      <w:pPr>
        <w:pStyle w:val="2"/>
      </w:pPr>
      <w:ins w:id="236" w:author="Claude" w:date="2026-05-04T00:00:00Z">
        <w:r>
          <w:rPr>
            <w:color w:val="000000"/>
            <w:sz w:val="22"/>
            <w:szCs w:val="22"/>
          </w:rPr>
          <w:t>16.1 著作権法上の評価対象</w:t>
        </w:r>
      </w:ins>
    </w:p>
    <w:p w14:paraId="6583AE8C" w14:textId="77777777" w:rsidR="006D638C" w:rsidRDefault="00000000">
      <w:ins w:id="237" w:author="Claude" w:date="2026-05-04T00:00:00Z">
        <w:r>
          <w:rPr>
            <w:color w:val="000000"/>
          </w:rPr>
          <w:t>Bolgheri Daily Brief は外部メディア (WSJ The 10-Point / NYT Breaking News / NYT Opinion Today / The Economist / Skift Daily / Buysiders OWS / Short Squeez OWS / Business Insider) の配信ニュースレターを Gemini 2.5-flash により日本語訳し、本文をほぼ全訳の形でサイトに公開している。これは以下の権利と接触する:</w:t>
        </w:r>
      </w:ins>
    </w:p>
    <w:p w14:paraId="07CC10FF" w14:textId="77777777" w:rsidR="006D638C" w:rsidRDefault="00000000">
      <w:ins w:id="238" w:author="Claude" w:date="2026-05-04T00:00:00Z">
        <w:r>
          <w:rPr>
            <w:color w:val="000000"/>
          </w:rPr>
          <w:t>• 著作権法 第27条 (翻訳権・翻案権): 翻訳は二次的著作物の作成行為で、原著作者の専属権。</w:t>
        </w:r>
      </w:ins>
    </w:p>
    <w:p w14:paraId="3AB4BBD6" w14:textId="77777777" w:rsidR="006D638C" w:rsidRDefault="00000000">
      <w:ins w:id="239" w:author="Claude" w:date="2026-05-04T00:00:00Z">
        <w:r>
          <w:rPr>
            <w:color w:val="000000"/>
          </w:rPr>
          <w:t>• 著作権法 第28条 (二次的著作物の利用): 翻訳物の公衆送信 (Web 公開) も同様に許諾必要。</w:t>
        </w:r>
      </w:ins>
    </w:p>
    <w:p w14:paraId="4296D93C" w14:textId="77777777" w:rsidR="006D638C" w:rsidRDefault="00000000">
      <w:ins w:id="240" w:author="Claude" w:date="2026-05-04T00:00:00Z">
        <w:r>
          <w:rPr>
            <w:color w:val="000000"/>
          </w:rPr>
          <w:t>• 米著作権法 17 U.S.C. §106(2): 派生著作物の作成権は原著作者に専属。</w:t>
        </w:r>
      </w:ins>
    </w:p>
    <w:p w14:paraId="30189A21" w14:textId="77777777" w:rsidR="006D638C" w:rsidRDefault="00000000">
      <w:pPr>
        <w:pStyle w:val="2"/>
      </w:pPr>
      <w:ins w:id="241" w:author="Claude" w:date="2026-05-04T00:00:00Z">
        <w:r>
          <w:rPr>
            <w:color w:val="000000"/>
            <w:sz w:val="22"/>
            <w:szCs w:val="22"/>
          </w:rPr>
          <w:t>16.2 引用要件への適合性</w:t>
        </w:r>
      </w:ins>
    </w:p>
    <w:p w14:paraId="3ADDBAD5" w14:textId="77777777" w:rsidR="006D638C" w:rsidRDefault="00000000">
      <w:ins w:id="242" w:author="Claude" w:date="2026-05-04T00:00:00Z">
        <w:r>
          <w:rPr>
            <w:color w:val="000000"/>
          </w:rPr>
          <w:t>第32条 (引用) の要件 (主従関係・明瞭区別性・必然性・公正な慣行) は、訳文を本体としているため満たさない。第41条 (時事の事件の報道) も該当しない (報道ではなく翻訳配信)。第30条 (私的使用) も非該当 (公開サイト)。</w:t>
        </w:r>
      </w:ins>
    </w:p>
    <w:p w14:paraId="675544DC" w14:textId="77777777" w:rsidR="006D638C" w:rsidRDefault="00000000">
      <w:pPr>
        <w:pStyle w:val="2"/>
      </w:pPr>
      <w:ins w:id="243" w:author="Claude" w:date="2026-05-04T00:00:00Z">
        <w:r>
          <w:rPr>
            <w:color w:val="000000"/>
            <w:sz w:val="22"/>
            <w:szCs w:val="22"/>
          </w:rPr>
          <w:t>16.3 v3.0 で実施した対応 (タグライン整理)</w:t>
        </w:r>
      </w:ins>
    </w:p>
    <w:p w14:paraId="4D3F90B3" w14:textId="77777777" w:rsidR="006D638C" w:rsidRDefault="00000000">
      <w:ins w:id="244" w:author="Claude" w:date="2026-05-04T00:00:00Z">
        <w:r>
          <w:rPr>
            <w:color w:val="000000"/>
          </w:rPr>
          <w:t>サイト目立つ箇所からの『Translated』語を排除し、警告書を受けた際の故意性立証材料を縮減。これは対症療法であり、本文側のリスクは未解消。</w:t>
        </w:r>
      </w:ins>
    </w:p>
    <w:p w14:paraId="1A9F08A2" w14:textId="77777777" w:rsidR="006D638C" w:rsidRDefault="00000000">
      <w:pPr>
        <w:pStyle w:val="2"/>
      </w:pPr>
      <w:ins w:id="245" w:author="Claude" w:date="2026-05-04T00:00:00Z">
        <w:r>
          <w:rPr>
            <w:color w:val="000000"/>
            <w:sz w:val="22"/>
            <w:szCs w:val="22"/>
          </w:rPr>
          <w:t>16.4 残存リスクと推奨対応</w:t>
        </w:r>
      </w:ins>
    </w:p>
    <w:p w14:paraId="621AEE04" w14:textId="77777777" w:rsidR="006D638C" w:rsidRDefault="00000000">
      <w:ins w:id="246" w:author="Claude" w:date="2026-05-04T00:00:00Z">
        <w:r>
          <w:rPr>
            <w:color w:val="000000"/>
          </w:rPr>
          <w:t>【残存】本文の全訳掲載が継続中。Dow Jones / NYT / Economist は特に配信物の無断翻訳に厳しいことで知られる (米国判例集に複数の和解事例あり)。</w:t>
        </w:r>
      </w:ins>
    </w:p>
    <w:p w14:paraId="3E29EE03" w14:textId="77777777" w:rsidR="006D638C" w:rsidRDefault="00000000">
      <w:ins w:id="247" w:author="Claude" w:date="2026-05-04T00:00:00Z">
        <w:r>
          <w:rPr>
            <w:color w:val="000000"/>
          </w:rPr>
          <w:t>【推奨】(a) 各記事を 100-300 字の独自要約 + キーポイント箇条書き + 原文 URL リンクのモデルに縮小、(b) 機関投資家への配布や B2B 商用化を行う場合は、出版法務に強い知財弁護士への事前照会、(c) 規約 (Terms) ページ追加で『個人検証用』『教育目的』の位置づけを明示。</w:t>
        </w:r>
      </w:ins>
    </w:p>
    <w:p w14:paraId="699CCBC5" w14:textId="77777777" w:rsidR="006D638C" w:rsidRDefault="00000000">
      <w:pPr>
        <w:pStyle w:val="2"/>
      </w:pPr>
      <w:ins w:id="248" w:author="Claude" w:date="2026-05-04T00:00:00Z">
        <w:r>
          <w:rPr>
            <w:color w:val="000000"/>
            <w:sz w:val="22"/>
            <w:szCs w:val="22"/>
          </w:rPr>
          <w:t>16.5 留意事項</w:t>
        </w:r>
      </w:ins>
    </w:p>
    <w:p w14:paraId="3F4226DF" w14:textId="77777777" w:rsidR="006D638C" w:rsidRDefault="00000000">
      <w:ins w:id="249" w:author="Claude" w:date="2026-05-04T00:00:00Z">
        <w:r>
          <w:rPr>
            <w:color w:val="000000"/>
          </w:rPr>
          <w:t>本評価は法的助言ではなく、コード/コンテンツ側の所感記録。最終判断は知財専門弁護士に相談の上で行うこと。</w:t>
        </w:r>
      </w:ins>
    </w:p>
    <w:sectPr w:rsidR="006D638C">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A28A6" w14:textId="77777777" w:rsidR="00065F44" w:rsidRDefault="00065F44">
      <w:r>
        <w:separator/>
      </w:r>
    </w:p>
  </w:endnote>
  <w:endnote w:type="continuationSeparator" w:id="0">
    <w:p w14:paraId="3524CF3E" w14:textId="77777777" w:rsidR="00065F44" w:rsidRDefault="00065F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03763" w14:textId="77777777" w:rsidR="00FF2FC6" w:rsidRDefault="00000000">
    <w:pPr>
      <w:jc w:val="center"/>
    </w:pPr>
    <w:r>
      <w:rPr>
        <w:rFonts w:eastAsia="Helvetica Neue"/>
        <w:color w:val="6A6D74"/>
        <w:sz w:val="16"/>
        <w:szCs w:val="16"/>
      </w:rPr>
      <w:t xml:space="preserve">— Page </w:t>
    </w:r>
    <w:r>
      <w:rPr>
        <w:color w:val="6A6D74"/>
        <w:sz w:val="16"/>
        <w:szCs w:val="16"/>
      </w:rPr>
      <w:fldChar w:fldCharType="begin"/>
    </w:r>
    <w:r>
      <w:rPr>
        <w:rFonts w:eastAsia="Helvetica Neue"/>
        <w:color w:val="6A6D74"/>
        <w:sz w:val="16"/>
        <w:szCs w:val="16"/>
      </w:rPr>
      <w:instrText>PAGE</w:instrText>
    </w:r>
    <w:r>
      <w:rPr>
        <w:color w:val="6A6D74"/>
        <w:sz w:val="16"/>
        <w:szCs w:val="16"/>
      </w:rPr>
      <w:fldChar w:fldCharType="separate"/>
    </w:r>
    <w:r w:rsidR="009B400D">
      <w:rPr>
        <w:rFonts w:eastAsia="Helvetica Neue"/>
        <w:noProof/>
        <w:color w:val="6A6D74"/>
        <w:sz w:val="16"/>
        <w:szCs w:val="16"/>
      </w:rPr>
      <w:t>1</w:t>
    </w:r>
    <w:r>
      <w:rPr>
        <w:color w:val="6A6D74"/>
        <w:sz w:val="16"/>
        <w:szCs w:val="16"/>
      </w:rPr>
      <w:fldChar w:fldCharType="end"/>
    </w:r>
    <w:r>
      <w:rPr>
        <w:rFonts w:eastAsia="Helvetica Neue"/>
        <w:color w:val="6A6D74"/>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F7D87" w14:textId="77777777" w:rsidR="00065F44" w:rsidRDefault="00065F44">
      <w:r>
        <w:separator/>
      </w:r>
    </w:p>
  </w:footnote>
  <w:footnote w:type="continuationSeparator" w:id="0">
    <w:p w14:paraId="25ADFCBA" w14:textId="77777777" w:rsidR="00065F44" w:rsidRDefault="00065F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C543" w14:textId="77777777" w:rsidR="00FF2FC6" w:rsidRDefault="00000000">
    <w:pPr>
      <w:jc w:val="right"/>
    </w:pPr>
    <w:r>
      <w:rPr>
        <w:rFonts w:eastAsia="Helvetica Neue"/>
        <w:color w:val="6A6D74"/>
        <w:sz w:val="16"/>
        <w:szCs w:val="16"/>
      </w:rPr>
      <w:t>Bolgheri Daily Brief Dashboard 仕様書 v1.4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90CF3"/>
    <w:multiLevelType w:val="hybridMultilevel"/>
    <w:tmpl w:val="D56E7A56"/>
    <w:lvl w:ilvl="0" w:tplc="AC62D24A">
      <w:start w:val="1"/>
      <w:numFmt w:val="bullet"/>
      <w:lvlText w:val="•"/>
      <w:lvlJc w:val="left"/>
      <w:pPr>
        <w:ind w:left="720" w:hanging="360"/>
      </w:pPr>
    </w:lvl>
    <w:lvl w:ilvl="1" w:tplc="E71492DE">
      <w:start w:val="1"/>
      <w:numFmt w:val="bullet"/>
      <w:lvlText w:val="◦"/>
      <w:lvlJc w:val="left"/>
      <w:pPr>
        <w:ind w:left="1440" w:hanging="360"/>
      </w:pPr>
    </w:lvl>
    <w:lvl w:ilvl="2" w:tplc="BEE842EE">
      <w:numFmt w:val="decimal"/>
      <w:lvlText w:val=""/>
      <w:lvlJc w:val="left"/>
    </w:lvl>
    <w:lvl w:ilvl="3" w:tplc="2BA00008">
      <w:numFmt w:val="decimal"/>
      <w:lvlText w:val=""/>
      <w:lvlJc w:val="left"/>
    </w:lvl>
    <w:lvl w:ilvl="4" w:tplc="9614FACC">
      <w:numFmt w:val="decimal"/>
      <w:lvlText w:val=""/>
      <w:lvlJc w:val="left"/>
    </w:lvl>
    <w:lvl w:ilvl="5" w:tplc="0C709046">
      <w:numFmt w:val="decimal"/>
      <w:lvlText w:val=""/>
      <w:lvlJc w:val="left"/>
    </w:lvl>
    <w:lvl w:ilvl="6" w:tplc="50CAE860">
      <w:numFmt w:val="decimal"/>
      <w:lvlText w:val=""/>
      <w:lvlJc w:val="left"/>
    </w:lvl>
    <w:lvl w:ilvl="7" w:tplc="4336D058">
      <w:numFmt w:val="decimal"/>
      <w:lvlText w:val=""/>
      <w:lvlJc w:val="left"/>
    </w:lvl>
    <w:lvl w:ilvl="8" w:tplc="369C9112">
      <w:numFmt w:val="decimal"/>
      <w:lvlText w:val=""/>
      <w:lvlJc w:val="left"/>
    </w:lvl>
  </w:abstractNum>
  <w:abstractNum w:abstractNumId="1" w15:restartNumberingAfterBreak="0">
    <w:nsid w:val="4636404E"/>
    <w:multiLevelType w:val="hybridMultilevel"/>
    <w:tmpl w:val="7A2C5CBE"/>
    <w:lvl w:ilvl="0" w:tplc="7DB286AA">
      <w:start w:val="1"/>
      <w:numFmt w:val="bullet"/>
      <w:lvlText w:val="●"/>
      <w:lvlJc w:val="left"/>
      <w:pPr>
        <w:ind w:left="720" w:hanging="360"/>
      </w:pPr>
    </w:lvl>
    <w:lvl w:ilvl="1" w:tplc="ACDE5B00">
      <w:start w:val="1"/>
      <w:numFmt w:val="bullet"/>
      <w:lvlText w:val="○"/>
      <w:lvlJc w:val="left"/>
      <w:pPr>
        <w:ind w:left="1440" w:hanging="360"/>
      </w:pPr>
    </w:lvl>
    <w:lvl w:ilvl="2" w:tplc="7E06244A">
      <w:start w:val="1"/>
      <w:numFmt w:val="bullet"/>
      <w:lvlText w:val="■"/>
      <w:lvlJc w:val="left"/>
      <w:pPr>
        <w:ind w:left="2160" w:hanging="360"/>
      </w:pPr>
    </w:lvl>
    <w:lvl w:ilvl="3" w:tplc="92EE284E">
      <w:start w:val="1"/>
      <w:numFmt w:val="bullet"/>
      <w:lvlText w:val="●"/>
      <w:lvlJc w:val="left"/>
      <w:pPr>
        <w:ind w:left="2880" w:hanging="360"/>
      </w:pPr>
    </w:lvl>
    <w:lvl w:ilvl="4" w:tplc="ACA27946">
      <w:start w:val="1"/>
      <w:numFmt w:val="bullet"/>
      <w:lvlText w:val="○"/>
      <w:lvlJc w:val="left"/>
      <w:pPr>
        <w:ind w:left="3600" w:hanging="360"/>
      </w:pPr>
    </w:lvl>
    <w:lvl w:ilvl="5" w:tplc="DE6A3F4E">
      <w:start w:val="1"/>
      <w:numFmt w:val="bullet"/>
      <w:lvlText w:val="■"/>
      <w:lvlJc w:val="left"/>
      <w:pPr>
        <w:ind w:left="4320" w:hanging="360"/>
      </w:pPr>
    </w:lvl>
    <w:lvl w:ilvl="6" w:tplc="0EB8F0E0">
      <w:start w:val="1"/>
      <w:numFmt w:val="bullet"/>
      <w:lvlText w:val="●"/>
      <w:lvlJc w:val="left"/>
      <w:pPr>
        <w:ind w:left="5040" w:hanging="360"/>
      </w:pPr>
    </w:lvl>
    <w:lvl w:ilvl="7" w:tplc="4A8EBC7C">
      <w:start w:val="1"/>
      <w:numFmt w:val="bullet"/>
      <w:lvlText w:val="●"/>
      <w:lvlJc w:val="left"/>
      <w:pPr>
        <w:ind w:left="5760" w:hanging="360"/>
      </w:pPr>
    </w:lvl>
    <w:lvl w:ilvl="8" w:tplc="670A55EA">
      <w:start w:val="1"/>
      <w:numFmt w:val="bullet"/>
      <w:lvlText w:val="●"/>
      <w:lvlJc w:val="left"/>
      <w:pPr>
        <w:ind w:left="6480" w:hanging="360"/>
      </w:pPr>
    </w:lvl>
  </w:abstractNum>
  <w:num w:numId="1" w16cid:durableId="2031294737">
    <w:abstractNumId w:val="1"/>
    <w:lvlOverride w:ilvl="0">
      <w:startOverride w:val="1"/>
    </w:lvlOverride>
  </w:num>
  <w:num w:numId="2" w16cid:durableId="103600122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FC6"/>
    <w:rsid w:val="00065F44"/>
    <w:rsid w:val="00227568"/>
    <w:rsid w:val="00354763"/>
    <w:rsid w:val="003A264B"/>
    <w:rsid w:val="004D48F3"/>
    <w:rsid w:val="006D638C"/>
    <w:rsid w:val="00837DAD"/>
    <w:rsid w:val="009B400D"/>
    <w:rsid w:val="00A27A35"/>
    <w:rsid w:val="00AB6E4E"/>
    <w:rsid w:val="00E4369E"/>
    <w:rsid w:val="00EC7408"/>
    <w:rsid w:val="00FF2F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3F0604CE"/>
  <w15:docId w15:val="{0AE01F33-A385-DB48-9538-9A9B318BC9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elvetica Neue" w:eastAsiaTheme="minorEastAsia" w:hAnsi="Helvetica Neue" w:cs="Helvetica Neue"/>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eastAsia="Helvetica Neue"/>
      <w:b/>
      <w:bCs/>
      <w:sz w:val="32"/>
      <w:szCs w:val="32"/>
    </w:rPr>
  </w:style>
  <w:style w:type="paragraph" w:styleId="2">
    <w:name w:val="heading 2"/>
    <w:uiPriority w:val="9"/>
    <w:unhideWhenUsed/>
    <w:qFormat/>
    <w:pPr>
      <w:spacing w:before="240" w:after="140"/>
      <w:outlineLvl w:val="1"/>
    </w:pPr>
    <w:rPr>
      <w:rFonts w:eastAsia="Helvetica Neue"/>
      <w:b/>
      <w:bCs/>
      <w:sz w:val="28"/>
      <w:szCs w:val="28"/>
    </w:rPr>
  </w:style>
  <w:style w:type="paragraph" w:styleId="3">
    <w:name w:val="heading 3"/>
    <w:uiPriority w:val="9"/>
    <w:unhideWhenUsed/>
    <w:qFormat/>
    <w:pPr>
      <w:spacing w:before="180" w:after="100"/>
      <w:outlineLvl w:val="2"/>
    </w:pPr>
    <w:rPr>
      <w:rFonts w:eastAsia="Helvetica Neue"/>
      <w:b/>
      <w:bCs/>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30</Pages>
  <Words>22783</Words>
  <Characters>64286</Characters>
  <Application>Microsoft Office Word</Application>
  <DocSecurity>0</DocSecurity>
  <Lines>2461</Lines>
  <Paragraphs>1809</Paragraphs>
  <ScaleCrop>false</ScaleCrop>
  <Company/>
  <LinksUpToDate>false</LinksUpToDate>
  <CharactersWithSpaces>76134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2</cp:revision>
  <dcterms:created xsi:type="dcterms:W3CDTF">2026-05-06T06:55:00Z</dcterms:created>
  <dcterms:modified xsi:type="dcterms:W3CDTF">2026-05-06T06:55:00Z</dcterms:modified>
</cp:coreProperties>
</file>